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7.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7D12" w:rsidRPr="00EA272E" w:rsidRDefault="00490086">
      <w:pPr>
        <w:spacing w:line="360" w:lineRule="auto"/>
        <w:jc w:val="center"/>
        <w:rPr>
          <w:rFonts w:eastAsia="標楷體"/>
          <w:b/>
          <w:bCs/>
          <w:sz w:val="28"/>
        </w:rPr>
      </w:pPr>
      <w:bookmarkStart w:id="0" w:name="_Toc129593079"/>
      <w:bookmarkStart w:id="1" w:name="_Toc129631000"/>
      <w:bookmarkStart w:id="2" w:name="_Toc137897624"/>
      <w:bookmarkStart w:id="3" w:name="_Toc152467764"/>
      <w:r>
        <w:rPr>
          <w:rFonts w:eastAsia="標楷體" w:hint="eastAsia"/>
          <w:b/>
          <w:bCs/>
          <w:sz w:val="28"/>
        </w:rPr>
        <w:t xml:space="preserve"> </w:t>
      </w:r>
    </w:p>
    <w:p w:rsidR="00307D12" w:rsidRPr="00BF1978" w:rsidRDefault="00307D12">
      <w:pPr>
        <w:spacing w:line="360" w:lineRule="auto"/>
        <w:jc w:val="center"/>
        <w:rPr>
          <w:rFonts w:ascii="新細明體" w:hAnsi="新細明體"/>
          <w:b/>
          <w:bCs/>
          <w:sz w:val="28"/>
        </w:rPr>
      </w:pPr>
    </w:p>
    <w:p w:rsidR="00307D12" w:rsidRPr="00EA272E" w:rsidRDefault="00307D12">
      <w:pPr>
        <w:spacing w:line="360" w:lineRule="auto"/>
        <w:jc w:val="center"/>
        <w:rPr>
          <w:rFonts w:eastAsia="標楷體"/>
          <w:b/>
          <w:bCs/>
          <w:sz w:val="52"/>
          <w:szCs w:val="52"/>
        </w:rPr>
      </w:pPr>
    </w:p>
    <w:p w:rsidR="00307D12" w:rsidRPr="00EA272E" w:rsidRDefault="00307D12">
      <w:pPr>
        <w:spacing w:line="360" w:lineRule="auto"/>
        <w:jc w:val="center"/>
        <w:rPr>
          <w:rFonts w:eastAsia="標楷體"/>
          <w:b/>
          <w:bCs/>
          <w:sz w:val="52"/>
          <w:szCs w:val="52"/>
        </w:rPr>
      </w:pPr>
    </w:p>
    <w:p w:rsidR="00307D12" w:rsidRPr="00EA272E" w:rsidRDefault="00CE7E1F">
      <w:pPr>
        <w:spacing w:line="360" w:lineRule="auto"/>
        <w:jc w:val="center"/>
        <w:rPr>
          <w:rFonts w:eastAsia="標楷體"/>
          <w:b/>
          <w:bCs/>
          <w:sz w:val="52"/>
          <w:szCs w:val="52"/>
        </w:rPr>
      </w:pPr>
      <w:r>
        <w:rPr>
          <w:rFonts w:eastAsia="標楷體"/>
          <w:noProof/>
        </w:rPr>
        <mc:AlternateContent>
          <mc:Choice Requires="wps">
            <w:drawing>
              <wp:anchor distT="0" distB="0" distL="114300" distR="114300" simplePos="0" relativeHeight="251650048" behindDoc="0" locked="0" layoutInCell="1" allowOverlap="1" wp14:anchorId="4D922275" wp14:editId="7A40CDDF">
                <wp:simplePos x="0" y="0"/>
                <wp:positionH relativeFrom="column">
                  <wp:posOffset>-76200</wp:posOffset>
                </wp:positionH>
                <wp:positionV relativeFrom="paragraph">
                  <wp:posOffset>607695</wp:posOffset>
                </wp:positionV>
                <wp:extent cx="5354955" cy="1543050"/>
                <wp:effectExtent l="0" t="0" r="0" b="1905"/>
                <wp:wrapSquare wrapText="bothSides"/>
                <wp:docPr id="594"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4955"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B00219" w:rsidRDefault="00822279">
                            <w:pPr>
                              <w:spacing w:line="360" w:lineRule="auto"/>
                              <w:jc w:val="center"/>
                              <w:rPr>
                                <w:rFonts w:eastAsia="標楷體"/>
                                <w:b/>
                                <w:bCs/>
                                <w:sz w:val="40"/>
                                <w:szCs w:val="40"/>
                              </w:rPr>
                            </w:pPr>
                            <w:r w:rsidRPr="00B00219">
                              <w:rPr>
                                <w:rFonts w:eastAsia="標楷體" w:hint="eastAsia"/>
                                <w:b/>
                                <w:bCs/>
                                <w:sz w:val="40"/>
                                <w:szCs w:val="40"/>
                              </w:rPr>
                              <w:t>矽成積體電路股份有限公司</w:t>
                            </w:r>
                          </w:p>
                          <w:p w:rsidR="00822279" w:rsidRPr="00B00219" w:rsidRDefault="00822279" w:rsidP="0007209D">
                            <w:pPr>
                              <w:spacing w:line="360" w:lineRule="auto"/>
                              <w:jc w:val="center"/>
                              <w:rPr>
                                <w:rFonts w:eastAsia="標楷體"/>
                                <w:b/>
                                <w:bCs/>
                                <w:sz w:val="40"/>
                                <w:szCs w:val="40"/>
                              </w:rPr>
                            </w:pPr>
                            <w:r w:rsidRPr="00B00219">
                              <w:rPr>
                                <w:rFonts w:eastAsia="標楷體" w:hint="eastAsia"/>
                                <w:b/>
                                <w:bCs/>
                                <w:sz w:val="40"/>
                                <w:szCs w:val="40"/>
                              </w:rPr>
                              <w:t>10</w:t>
                            </w:r>
                            <w:r>
                              <w:rPr>
                                <w:rFonts w:eastAsia="標楷體" w:hint="eastAsia"/>
                                <w:b/>
                                <w:bCs/>
                                <w:sz w:val="40"/>
                                <w:szCs w:val="40"/>
                              </w:rPr>
                              <w:t>5</w:t>
                            </w:r>
                            <w:r w:rsidRPr="00B00219">
                              <w:rPr>
                                <w:rFonts w:eastAsia="標楷體" w:hint="eastAsia"/>
                                <w:b/>
                                <w:bCs/>
                                <w:sz w:val="40"/>
                                <w:szCs w:val="40"/>
                              </w:rPr>
                              <w:t>會計</w:t>
                            </w:r>
                            <w:r w:rsidRPr="00B00219">
                              <w:rPr>
                                <w:rFonts w:eastAsia="標楷體"/>
                                <w:b/>
                                <w:bCs/>
                                <w:sz w:val="40"/>
                                <w:szCs w:val="40"/>
                              </w:rPr>
                              <w:t>年度移轉訂價報告</w:t>
                            </w:r>
                          </w:p>
                          <w:p w:rsidR="00822279" w:rsidRPr="00F405FC" w:rsidRDefault="00822279" w:rsidP="00BD6D02">
                            <w:pPr>
                              <w:spacing w:beforeLines="100" w:before="240"/>
                              <w:jc w:val="center"/>
                              <w:rPr>
                                <w:rFonts w:eastAsia="微軟正黑體"/>
                                <w:sz w:val="36"/>
                                <w:szCs w:val="36"/>
                              </w:rPr>
                            </w:pPr>
                            <w:r w:rsidRPr="00B00219">
                              <w:rPr>
                                <w:rFonts w:eastAsia="標楷體" w:hint="eastAsia"/>
                              </w:rPr>
                              <w:t>報告涵蓋期間：民國</w:t>
                            </w:r>
                            <w:r w:rsidRPr="00B00219">
                              <w:rPr>
                                <w:rFonts w:eastAsia="標楷體" w:hint="eastAsia"/>
                              </w:rPr>
                              <w:t>10</w:t>
                            </w:r>
                            <w:r>
                              <w:rPr>
                                <w:rFonts w:eastAsia="標楷體" w:hint="eastAsia"/>
                              </w:rPr>
                              <w:t>5</w:t>
                            </w:r>
                            <w:r w:rsidRPr="00B00219">
                              <w:rPr>
                                <w:rFonts w:eastAsia="標楷體" w:hint="eastAsia"/>
                              </w:rPr>
                              <w:t>年</w:t>
                            </w:r>
                            <w:r w:rsidRPr="00B00219">
                              <w:rPr>
                                <w:rFonts w:eastAsia="標楷體" w:hint="eastAsia"/>
                              </w:rPr>
                              <w:t>1</w:t>
                            </w:r>
                            <w:r w:rsidRPr="00B00219">
                              <w:rPr>
                                <w:rFonts w:eastAsia="標楷體" w:hint="eastAsia"/>
                              </w:rPr>
                              <w:t>月</w:t>
                            </w:r>
                            <w:r w:rsidRPr="00B00219">
                              <w:rPr>
                                <w:rFonts w:eastAsia="標楷體" w:hint="eastAsia"/>
                              </w:rPr>
                              <w:t>1</w:t>
                            </w:r>
                            <w:r w:rsidRPr="00B00219">
                              <w:rPr>
                                <w:rFonts w:eastAsia="標楷體" w:hint="eastAsia"/>
                              </w:rPr>
                              <w:t>日至</w:t>
                            </w:r>
                            <w:r w:rsidRPr="00B00219">
                              <w:rPr>
                                <w:rFonts w:eastAsia="標楷體" w:hint="eastAsia"/>
                              </w:rPr>
                              <w:t>10</w:t>
                            </w:r>
                            <w:r>
                              <w:rPr>
                                <w:rFonts w:eastAsia="標楷體" w:hint="eastAsia"/>
                              </w:rPr>
                              <w:t>5</w:t>
                            </w:r>
                            <w:r w:rsidRPr="00B00219">
                              <w:rPr>
                                <w:rFonts w:eastAsia="標楷體" w:hint="eastAsia"/>
                              </w:rPr>
                              <w:t>年</w:t>
                            </w:r>
                            <w:r>
                              <w:rPr>
                                <w:rFonts w:eastAsia="標楷體" w:hint="eastAsia"/>
                              </w:rPr>
                              <w:t>12</w:t>
                            </w:r>
                            <w:r w:rsidRPr="00B00219">
                              <w:rPr>
                                <w:rFonts w:eastAsia="標楷體" w:hint="eastAsia"/>
                              </w:rPr>
                              <w:t>月</w:t>
                            </w:r>
                            <w:r w:rsidRPr="00B00219">
                              <w:rPr>
                                <w:rFonts w:eastAsia="標楷體" w:hint="eastAsia"/>
                              </w:rPr>
                              <w:t>3</w:t>
                            </w:r>
                            <w:r>
                              <w:rPr>
                                <w:rFonts w:eastAsia="標楷體" w:hint="eastAsia"/>
                              </w:rPr>
                              <w:t>1</w:t>
                            </w:r>
                            <w:r w:rsidRPr="00B00219">
                              <w:rPr>
                                <w:rFonts w:eastAsia="標楷體" w:hint="eastAsia"/>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3" o:spid="_x0000_s1026" type="#_x0000_t202" style="position:absolute;left:0;text-align:left;margin-left:-6pt;margin-top:47.85pt;width:421.65pt;height:121.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" filled="f" stroked="f">
                <v:textbox>
                  <w:txbxContent>
                    <w:p w:rsidR="00822279" w:rsidRPr="00B00219" w:rsidRDefault="00822279">
                      <w:pPr>
                        <w:spacing w:line="360" w:lineRule="auto"/>
                        <w:jc w:val="center"/>
                        <w:rPr>
                          <w:rFonts w:eastAsia="標楷體"/>
                          <w:b/>
                          <w:bCs/>
                          <w:sz w:val="40"/>
                          <w:szCs w:val="40"/>
                        </w:rPr>
                      </w:pPr>
                      <w:r w:rsidRPr="00B00219">
                        <w:rPr>
                          <w:rFonts w:eastAsia="標楷體" w:hint="eastAsia"/>
                          <w:b/>
                          <w:bCs/>
                          <w:sz w:val="40"/>
                          <w:szCs w:val="40"/>
                        </w:rPr>
                        <w:t>矽成積體電路股份有限公司</w:t>
                      </w:r>
                    </w:p>
                    <w:p w:rsidR="00822279" w:rsidRPr="00B00219" w:rsidRDefault="00822279" w:rsidP="0007209D">
                      <w:pPr>
                        <w:spacing w:line="360" w:lineRule="auto"/>
                        <w:jc w:val="center"/>
                        <w:rPr>
                          <w:rFonts w:eastAsia="標楷體"/>
                          <w:b/>
                          <w:bCs/>
                          <w:sz w:val="40"/>
                          <w:szCs w:val="40"/>
                        </w:rPr>
                      </w:pPr>
                      <w:r w:rsidRPr="00B00219">
                        <w:rPr>
                          <w:rFonts w:eastAsia="標楷體" w:hint="eastAsia"/>
                          <w:b/>
                          <w:bCs/>
                          <w:sz w:val="40"/>
                          <w:szCs w:val="40"/>
                        </w:rPr>
                        <w:t>10</w:t>
                      </w:r>
                      <w:r>
                        <w:rPr>
                          <w:rFonts w:eastAsia="標楷體" w:hint="eastAsia"/>
                          <w:b/>
                          <w:bCs/>
                          <w:sz w:val="40"/>
                          <w:szCs w:val="40"/>
                        </w:rPr>
                        <w:t>5</w:t>
                      </w:r>
                      <w:r w:rsidRPr="00B00219">
                        <w:rPr>
                          <w:rFonts w:eastAsia="標楷體" w:hint="eastAsia"/>
                          <w:b/>
                          <w:bCs/>
                          <w:sz w:val="40"/>
                          <w:szCs w:val="40"/>
                        </w:rPr>
                        <w:t>會計</w:t>
                      </w:r>
                      <w:r w:rsidRPr="00B00219">
                        <w:rPr>
                          <w:rFonts w:eastAsia="標楷體"/>
                          <w:b/>
                          <w:bCs/>
                          <w:sz w:val="40"/>
                          <w:szCs w:val="40"/>
                        </w:rPr>
                        <w:t>年度移轉訂價報告</w:t>
                      </w:r>
                    </w:p>
                    <w:p w:rsidR="00822279" w:rsidRPr="00F405FC" w:rsidRDefault="00822279" w:rsidP="00BD6D02">
                      <w:pPr>
                        <w:spacing w:beforeLines="100" w:before="240"/>
                        <w:jc w:val="center"/>
                        <w:rPr>
                          <w:rFonts w:eastAsia="微軟正黑體"/>
                          <w:sz w:val="36"/>
                          <w:szCs w:val="36"/>
                        </w:rPr>
                      </w:pPr>
                      <w:r w:rsidRPr="00B00219">
                        <w:rPr>
                          <w:rFonts w:eastAsia="標楷體" w:hint="eastAsia"/>
                        </w:rPr>
                        <w:t>報告涵蓋期間：民國</w:t>
                      </w:r>
                      <w:r w:rsidRPr="00B00219">
                        <w:rPr>
                          <w:rFonts w:eastAsia="標楷體" w:hint="eastAsia"/>
                        </w:rPr>
                        <w:t>10</w:t>
                      </w:r>
                      <w:r>
                        <w:rPr>
                          <w:rFonts w:eastAsia="標楷體" w:hint="eastAsia"/>
                        </w:rPr>
                        <w:t>5</w:t>
                      </w:r>
                      <w:r w:rsidRPr="00B00219">
                        <w:rPr>
                          <w:rFonts w:eastAsia="標楷體" w:hint="eastAsia"/>
                        </w:rPr>
                        <w:t>年</w:t>
                      </w:r>
                      <w:r w:rsidRPr="00B00219">
                        <w:rPr>
                          <w:rFonts w:eastAsia="標楷體" w:hint="eastAsia"/>
                        </w:rPr>
                        <w:t>1</w:t>
                      </w:r>
                      <w:r w:rsidRPr="00B00219">
                        <w:rPr>
                          <w:rFonts w:eastAsia="標楷體" w:hint="eastAsia"/>
                        </w:rPr>
                        <w:t>月</w:t>
                      </w:r>
                      <w:r w:rsidRPr="00B00219">
                        <w:rPr>
                          <w:rFonts w:eastAsia="標楷體" w:hint="eastAsia"/>
                        </w:rPr>
                        <w:t>1</w:t>
                      </w:r>
                      <w:r w:rsidRPr="00B00219">
                        <w:rPr>
                          <w:rFonts w:eastAsia="標楷體" w:hint="eastAsia"/>
                        </w:rPr>
                        <w:t>日至</w:t>
                      </w:r>
                      <w:r w:rsidRPr="00B00219">
                        <w:rPr>
                          <w:rFonts w:eastAsia="標楷體" w:hint="eastAsia"/>
                        </w:rPr>
                        <w:t>10</w:t>
                      </w:r>
                      <w:r>
                        <w:rPr>
                          <w:rFonts w:eastAsia="標楷體" w:hint="eastAsia"/>
                        </w:rPr>
                        <w:t>5</w:t>
                      </w:r>
                      <w:r w:rsidRPr="00B00219">
                        <w:rPr>
                          <w:rFonts w:eastAsia="標楷體" w:hint="eastAsia"/>
                        </w:rPr>
                        <w:t>年</w:t>
                      </w:r>
                      <w:r>
                        <w:rPr>
                          <w:rFonts w:eastAsia="標楷體" w:hint="eastAsia"/>
                        </w:rPr>
                        <w:t>12</w:t>
                      </w:r>
                      <w:r w:rsidRPr="00B00219">
                        <w:rPr>
                          <w:rFonts w:eastAsia="標楷體" w:hint="eastAsia"/>
                        </w:rPr>
                        <w:t>月</w:t>
                      </w:r>
                      <w:r w:rsidRPr="00B00219">
                        <w:rPr>
                          <w:rFonts w:eastAsia="標楷體" w:hint="eastAsia"/>
                        </w:rPr>
                        <w:t>3</w:t>
                      </w:r>
                      <w:r>
                        <w:rPr>
                          <w:rFonts w:eastAsia="標楷體" w:hint="eastAsia"/>
                        </w:rPr>
                        <w:t>1</w:t>
                      </w:r>
                      <w:r w:rsidRPr="00B00219">
                        <w:rPr>
                          <w:rFonts w:eastAsia="標楷體" w:hint="eastAsia"/>
                        </w:rPr>
                        <w:t>日</w:t>
                      </w:r>
                    </w:p>
                  </w:txbxContent>
                </v:textbox>
                <w10:wrap type="square"/>
              </v:shape>
            </w:pict>
          </mc:Fallback>
        </mc:AlternateContent>
      </w: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669B1" w:rsidRPr="00EA272E" w:rsidRDefault="003669B1">
      <w:pPr>
        <w:spacing w:line="360" w:lineRule="auto"/>
        <w:jc w:val="center"/>
        <w:rPr>
          <w:rFonts w:eastAsia="標楷體"/>
          <w:b/>
          <w:bCs/>
          <w:sz w:val="52"/>
          <w:szCs w:val="52"/>
        </w:rPr>
      </w:pPr>
    </w:p>
    <w:p w:rsidR="00307D12" w:rsidRPr="00EA272E" w:rsidRDefault="00CE7E1F">
      <w:pPr>
        <w:spacing w:line="360" w:lineRule="auto"/>
        <w:jc w:val="center"/>
        <w:rPr>
          <w:rFonts w:eastAsia="標楷體"/>
          <w:b/>
          <w:bCs/>
          <w:sz w:val="32"/>
          <w:szCs w:val="32"/>
        </w:rPr>
        <w:sectPr w:rsidR="00307D12" w:rsidRPr="00EA272E" w:rsidSect="00B00219">
          <w:footerReference w:type="default" r:id="rId9"/>
          <w:type w:val="oddPage"/>
          <w:pgSz w:w="11906" w:h="16838" w:code="9"/>
          <w:pgMar w:top="2160" w:right="1440" w:bottom="1814" w:left="1440" w:header="851" w:footer="567" w:gutter="567"/>
          <w:pgNumType w:start="1"/>
          <w:cols w:space="425"/>
          <w:docGrid w:linePitch="360"/>
        </w:sectPr>
      </w:pPr>
      <w:r>
        <w:rPr>
          <w:rFonts w:eastAsia="標楷體"/>
          <w:b/>
          <w:bCs/>
          <w:noProof/>
          <w:sz w:val="52"/>
          <w:szCs w:val="52"/>
        </w:rPr>
        <mc:AlternateContent>
          <mc:Choice Requires="wps">
            <w:drawing>
              <wp:anchor distT="0" distB="0" distL="114300" distR="114300" simplePos="0" relativeHeight="251660288" behindDoc="0" locked="0" layoutInCell="1" allowOverlap="1" wp14:anchorId="2326EF61" wp14:editId="27BA3062">
                <wp:simplePos x="0" y="0"/>
                <wp:positionH relativeFrom="column">
                  <wp:posOffset>1066800</wp:posOffset>
                </wp:positionH>
                <wp:positionV relativeFrom="paragraph">
                  <wp:posOffset>1593850</wp:posOffset>
                </wp:positionV>
                <wp:extent cx="3581400" cy="869315"/>
                <wp:effectExtent l="0" t="3175" r="0" b="3810"/>
                <wp:wrapNone/>
                <wp:docPr id="593"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0" cy="869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F405FC" w:rsidRDefault="00822279" w:rsidP="00B00219">
                            <w:pPr>
                              <w:jc w:val="center"/>
                              <w:rPr>
                                <w:rFonts w:eastAsia="標楷體"/>
                                <w:b/>
                                <w:sz w:val="28"/>
                              </w:rPr>
                            </w:pPr>
                            <w:r w:rsidRPr="00F405FC">
                              <w:rPr>
                                <w:rFonts w:eastAsia="標楷體" w:hint="eastAsia"/>
                                <w:b/>
                                <w:sz w:val="28"/>
                              </w:rPr>
                              <w:t>報告出具人：羅裕傑　會計師</w:t>
                            </w:r>
                          </w:p>
                          <w:p w:rsidR="00822279" w:rsidRPr="00F405FC" w:rsidRDefault="00822279" w:rsidP="00B00219">
                            <w:pPr>
                              <w:jc w:val="center"/>
                              <w:rPr>
                                <w:rFonts w:eastAsia="標楷體"/>
                                <w:b/>
                                <w:sz w:val="28"/>
                              </w:rPr>
                            </w:pPr>
                          </w:p>
                          <w:p w:rsidR="00822279" w:rsidRPr="00646DF4" w:rsidRDefault="00822279" w:rsidP="00B00219">
                            <w:pPr>
                              <w:jc w:val="center"/>
                              <w:rPr>
                                <w:rFonts w:eastAsia="標楷體"/>
                                <w:b/>
                                <w:sz w:val="28"/>
                              </w:rPr>
                            </w:pPr>
                            <w:r w:rsidRPr="00646DF4">
                              <w:rPr>
                                <w:rFonts w:eastAsia="標楷體" w:hint="eastAsia"/>
                                <w:b/>
                                <w:sz w:val="28"/>
                              </w:rPr>
                              <w:t>報告製作日期：民國</w:t>
                            </w:r>
                            <w:r w:rsidRPr="00646DF4">
                              <w:rPr>
                                <w:rFonts w:eastAsia="標楷體" w:hint="eastAsia"/>
                                <w:b/>
                                <w:sz w:val="28"/>
                              </w:rPr>
                              <w:t>10</w:t>
                            </w:r>
                            <w:r>
                              <w:rPr>
                                <w:rFonts w:eastAsia="標楷體" w:hint="eastAsia"/>
                                <w:b/>
                                <w:sz w:val="28"/>
                              </w:rPr>
                              <w:t>6</w:t>
                            </w:r>
                            <w:r w:rsidRPr="00646DF4">
                              <w:rPr>
                                <w:rFonts w:eastAsia="標楷體" w:hint="eastAsia"/>
                                <w:b/>
                                <w:sz w:val="28"/>
                              </w:rPr>
                              <w:t>年</w:t>
                            </w:r>
                            <w:r>
                              <w:rPr>
                                <w:rFonts w:eastAsia="標楷體" w:hint="eastAsia"/>
                                <w:b/>
                                <w:sz w:val="28"/>
                              </w:rPr>
                              <w:t>4</w:t>
                            </w:r>
                            <w:r w:rsidRPr="00646DF4">
                              <w:rPr>
                                <w:rFonts w:eastAsia="標楷體" w:hint="eastAsia"/>
                                <w:b/>
                                <w:sz w:val="28"/>
                              </w:rPr>
                              <w:t>月</w:t>
                            </w:r>
                            <w:r>
                              <w:rPr>
                                <w:rFonts w:eastAsia="標楷體" w:hint="eastAsia"/>
                                <w:b/>
                                <w:sz w:val="28"/>
                              </w:rPr>
                              <w:t>1</w:t>
                            </w:r>
                            <w:r>
                              <w:rPr>
                                <w:rFonts w:eastAsia="標楷體" w:hint="eastAsia"/>
                                <w:b/>
                                <w:sz w:val="28"/>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4" o:spid="_x0000_s1027" type="#_x0000_t202" style="position:absolute;left:0;text-align:left;margin-left:84pt;margin-top:125.5pt;width:282pt;height:68.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" filled="f" stroked="f">
                <v:textbox>
                  <w:txbxContent>
                    <w:p w:rsidR="00822279" w:rsidRPr="00F405FC" w:rsidRDefault="00822279" w:rsidP="00B00219">
                      <w:pPr>
                        <w:jc w:val="center"/>
                        <w:rPr>
                          <w:rFonts w:eastAsia="標楷體"/>
                          <w:b/>
                          <w:sz w:val="28"/>
                        </w:rPr>
                      </w:pPr>
                      <w:r w:rsidRPr="00F405FC">
                        <w:rPr>
                          <w:rFonts w:eastAsia="標楷體" w:hint="eastAsia"/>
                          <w:b/>
                          <w:sz w:val="28"/>
                        </w:rPr>
                        <w:t>報告出具人：羅裕傑　會計師</w:t>
                      </w:r>
                    </w:p>
                    <w:p w:rsidR="00822279" w:rsidRPr="00F405FC" w:rsidRDefault="00822279" w:rsidP="00B00219">
                      <w:pPr>
                        <w:jc w:val="center"/>
                        <w:rPr>
                          <w:rFonts w:eastAsia="標楷體"/>
                          <w:b/>
                          <w:sz w:val="28"/>
                        </w:rPr>
                      </w:pPr>
                    </w:p>
                    <w:p w:rsidR="00822279" w:rsidRPr="00646DF4" w:rsidRDefault="00822279" w:rsidP="00B00219">
                      <w:pPr>
                        <w:jc w:val="center"/>
                        <w:rPr>
                          <w:rFonts w:eastAsia="標楷體"/>
                          <w:b/>
                          <w:sz w:val="28"/>
                        </w:rPr>
                      </w:pPr>
                      <w:r w:rsidRPr="00646DF4">
                        <w:rPr>
                          <w:rFonts w:eastAsia="標楷體" w:hint="eastAsia"/>
                          <w:b/>
                          <w:sz w:val="28"/>
                        </w:rPr>
                        <w:t>報告製作日期：民國</w:t>
                      </w:r>
                      <w:r w:rsidRPr="00646DF4">
                        <w:rPr>
                          <w:rFonts w:eastAsia="標楷體" w:hint="eastAsia"/>
                          <w:b/>
                          <w:sz w:val="28"/>
                        </w:rPr>
                        <w:t>10</w:t>
                      </w:r>
                      <w:r>
                        <w:rPr>
                          <w:rFonts w:eastAsia="標楷體" w:hint="eastAsia"/>
                          <w:b/>
                          <w:sz w:val="28"/>
                        </w:rPr>
                        <w:t>6</w:t>
                      </w:r>
                      <w:r w:rsidRPr="00646DF4">
                        <w:rPr>
                          <w:rFonts w:eastAsia="標楷體" w:hint="eastAsia"/>
                          <w:b/>
                          <w:sz w:val="28"/>
                        </w:rPr>
                        <w:t>年</w:t>
                      </w:r>
                      <w:r>
                        <w:rPr>
                          <w:rFonts w:eastAsia="標楷體" w:hint="eastAsia"/>
                          <w:b/>
                          <w:sz w:val="28"/>
                        </w:rPr>
                        <w:t>4</w:t>
                      </w:r>
                      <w:r w:rsidRPr="00646DF4">
                        <w:rPr>
                          <w:rFonts w:eastAsia="標楷體" w:hint="eastAsia"/>
                          <w:b/>
                          <w:sz w:val="28"/>
                        </w:rPr>
                        <w:t>月</w:t>
                      </w:r>
                      <w:r>
                        <w:rPr>
                          <w:rFonts w:eastAsia="標楷體" w:hint="eastAsia"/>
                          <w:b/>
                          <w:sz w:val="28"/>
                        </w:rPr>
                        <w:t>1</w:t>
                      </w:r>
                      <w:r>
                        <w:rPr>
                          <w:rFonts w:eastAsia="標楷體" w:hint="eastAsia"/>
                          <w:b/>
                          <w:sz w:val="28"/>
                        </w:rPr>
                        <w:t>日</w:t>
                      </w:r>
                    </w:p>
                  </w:txbxContent>
                </v:textbox>
              </v:shape>
            </w:pict>
          </mc:Fallback>
        </mc:AlternateContent>
      </w:r>
      <w:r w:rsidR="00307D12" w:rsidRPr="00EA272E">
        <w:rPr>
          <w:rFonts w:eastAsia="標楷體"/>
          <w:b/>
          <w:bCs/>
          <w:sz w:val="32"/>
          <w:szCs w:val="32"/>
        </w:rPr>
        <w:br w:type="page"/>
      </w:r>
    </w:p>
    <w:p w:rsidR="006736AD" w:rsidRPr="00EA272E" w:rsidRDefault="006736AD" w:rsidP="00BD6D02">
      <w:pPr>
        <w:spacing w:beforeLines="50" w:before="120" w:afterLines="100" w:after="240" w:line="360" w:lineRule="auto"/>
        <w:jc w:val="center"/>
        <w:rPr>
          <w:rFonts w:eastAsia="標楷體"/>
          <w:b/>
          <w:bCs/>
          <w:sz w:val="52"/>
          <w:szCs w:val="48"/>
        </w:rPr>
      </w:pPr>
      <w:r w:rsidRPr="00EA272E">
        <w:rPr>
          <w:rFonts w:eastAsia="標楷體"/>
          <w:b/>
          <w:sz w:val="52"/>
          <w:szCs w:val="48"/>
        </w:rPr>
        <w:lastRenderedPageBreak/>
        <w:t>本報告之涵蓋範圍及使用方式</w:t>
      </w:r>
    </w:p>
    <w:p w:rsidR="00270528" w:rsidRPr="00EA272E" w:rsidRDefault="00AC1411" w:rsidP="00BD6D02">
      <w:pPr>
        <w:spacing w:beforeLines="50" w:before="120" w:afterLines="50" w:after="120" w:line="360" w:lineRule="auto"/>
        <w:ind w:firstLineChars="200" w:firstLine="520"/>
        <w:jc w:val="both"/>
        <w:rPr>
          <w:rFonts w:eastAsia="標楷體"/>
          <w:i/>
          <w:color w:val="7F7F7F"/>
          <w:sz w:val="26"/>
          <w:szCs w:val="26"/>
        </w:rPr>
      </w:pPr>
      <w:r w:rsidRPr="009A36B0">
        <w:rPr>
          <w:rFonts w:eastAsia="標楷體"/>
          <w:sz w:val="26"/>
          <w:szCs w:val="26"/>
        </w:rPr>
        <w:t>正大聯合</w:t>
      </w:r>
      <w:r w:rsidRPr="009A36B0">
        <w:rPr>
          <w:rFonts w:ascii="標楷體" w:eastAsia="標楷體" w:hAnsi="標楷體"/>
          <w:sz w:val="26"/>
          <w:szCs w:val="26"/>
        </w:rPr>
        <w:t>會</w:t>
      </w:r>
      <w:r w:rsidRPr="009A36B0">
        <w:rPr>
          <w:rFonts w:eastAsia="標楷體"/>
          <w:sz w:val="26"/>
          <w:szCs w:val="26"/>
        </w:rPr>
        <w:t>計師事務所（以下簡稱『本所』</w:t>
      </w:r>
      <w:r w:rsidR="00566722" w:rsidRPr="009A36B0">
        <w:rPr>
          <w:rFonts w:eastAsia="標楷體" w:hint="eastAsia"/>
          <w:sz w:val="26"/>
          <w:szCs w:val="26"/>
        </w:rPr>
        <w:t>）</w:t>
      </w:r>
      <w:proofErr w:type="gramStart"/>
      <w:r w:rsidRPr="009A36B0">
        <w:rPr>
          <w:rFonts w:eastAsia="標楷體"/>
          <w:sz w:val="26"/>
          <w:szCs w:val="26"/>
        </w:rPr>
        <w:t>受</w:t>
      </w:r>
      <w:r w:rsidR="00DE25E8" w:rsidRPr="009A36B0">
        <w:rPr>
          <w:rFonts w:eastAsia="標楷體" w:hint="eastAsia"/>
          <w:sz w:val="26"/>
          <w:szCs w:val="26"/>
        </w:rPr>
        <w:t>矽成</w:t>
      </w:r>
      <w:proofErr w:type="gramEnd"/>
      <w:r w:rsidR="00DE25E8" w:rsidRPr="009A36B0">
        <w:rPr>
          <w:rFonts w:eastAsia="標楷體" w:hint="eastAsia"/>
          <w:sz w:val="26"/>
          <w:szCs w:val="26"/>
        </w:rPr>
        <w:t>積體電路股份有限公司</w:t>
      </w:r>
      <w:proofErr w:type="gramStart"/>
      <w:r w:rsidR="00566722" w:rsidRPr="009A36B0">
        <w:rPr>
          <w:rFonts w:eastAsia="標楷體" w:hint="eastAsia"/>
          <w:sz w:val="26"/>
          <w:szCs w:val="26"/>
        </w:rPr>
        <w:t>（</w:t>
      </w:r>
      <w:proofErr w:type="gramEnd"/>
      <w:r w:rsidR="006736AD" w:rsidRPr="009A36B0">
        <w:rPr>
          <w:rFonts w:eastAsia="標楷體"/>
          <w:sz w:val="26"/>
          <w:szCs w:val="26"/>
        </w:rPr>
        <w:t>以下簡稱</w:t>
      </w:r>
      <w:r w:rsidR="006736AD" w:rsidRPr="00362B43">
        <w:rPr>
          <w:rFonts w:eastAsia="標楷體"/>
          <w:sz w:val="26"/>
          <w:szCs w:val="26"/>
        </w:rPr>
        <w:t>『</w:t>
      </w:r>
      <w:r w:rsidR="00DE25E8" w:rsidRPr="00362B43">
        <w:rPr>
          <w:rFonts w:eastAsia="標楷體" w:hint="eastAsia"/>
          <w:sz w:val="26"/>
          <w:szCs w:val="26"/>
        </w:rPr>
        <w:t>矽成</w:t>
      </w:r>
      <w:r w:rsidR="006736AD" w:rsidRPr="00362B43">
        <w:rPr>
          <w:rFonts w:eastAsia="標楷體"/>
          <w:sz w:val="26"/>
          <w:szCs w:val="26"/>
        </w:rPr>
        <w:t>』</w:t>
      </w:r>
      <w:r w:rsidR="006736AD" w:rsidRPr="00362B43">
        <w:rPr>
          <w:rFonts w:eastAsia="標楷體"/>
          <w:sz w:val="26"/>
          <w:szCs w:val="26"/>
        </w:rPr>
        <w:t>)</w:t>
      </w:r>
      <w:r w:rsidR="006736AD" w:rsidRPr="00362B43">
        <w:rPr>
          <w:rFonts w:eastAsia="標楷體"/>
          <w:sz w:val="26"/>
          <w:szCs w:val="26"/>
        </w:rPr>
        <w:t>委託，對該公司</w:t>
      </w:r>
      <w:r w:rsidR="00D57BD3">
        <w:rPr>
          <w:rFonts w:eastAsia="標楷體" w:hint="eastAsia"/>
          <w:sz w:val="26"/>
          <w:szCs w:val="26"/>
        </w:rPr>
        <w:t>10</w:t>
      </w:r>
      <w:r w:rsidR="00803C72">
        <w:rPr>
          <w:rFonts w:eastAsia="標楷體" w:hint="eastAsia"/>
          <w:sz w:val="26"/>
          <w:szCs w:val="26"/>
        </w:rPr>
        <w:t>5</w:t>
      </w:r>
      <w:r w:rsidR="008F0678" w:rsidRPr="00362B43">
        <w:rPr>
          <w:rFonts w:eastAsia="標楷體" w:hint="eastAsia"/>
          <w:sz w:val="26"/>
          <w:szCs w:val="26"/>
        </w:rPr>
        <w:t>會計</w:t>
      </w:r>
      <w:r w:rsidR="006736AD" w:rsidRPr="00362B43">
        <w:rPr>
          <w:rFonts w:eastAsia="標楷體"/>
          <w:sz w:val="26"/>
          <w:szCs w:val="26"/>
        </w:rPr>
        <w:t>年</w:t>
      </w:r>
      <w:r w:rsidR="008F0678" w:rsidRPr="00362B43">
        <w:rPr>
          <w:rFonts w:eastAsia="標楷體" w:hint="eastAsia"/>
          <w:sz w:val="26"/>
          <w:szCs w:val="26"/>
        </w:rPr>
        <w:t>度</w:t>
      </w:r>
      <w:r w:rsidR="006736AD" w:rsidRPr="00362B43">
        <w:rPr>
          <w:rFonts w:eastAsia="標楷體"/>
          <w:sz w:val="26"/>
          <w:szCs w:val="26"/>
        </w:rPr>
        <w:t>與關係</w:t>
      </w:r>
      <w:r w:rsidR="006736AD" w:rsidRPr="009A36B0">
        <w:rPr>
          <w:rFonts w:eastAsia="標楷體"/>
          <w:sz w:val="26"/>
          <w:szCs w:val="26"/>
        </w:rPr>
        <w:t>企業之往來</w:t>
      </w:r>
      <w:r w:rsidR="006736AD" w:rsidRPr="00EA272E">
        <w:rPr>
          <w:rFonts w:eastAsia="標楷體"/>
          <w:sz w:val="26"/>
          <w:szCs w:val="26"/>
        </w:rPr>
        <w:t>交易</w:t>
      </w:r>
      <w:proofErr w:type="gramStart"/>
      <w:r w:rsidR="001E7194" w:rsidRPr="00EA272E">
        <w:rPr>
          <w:rFonts w:eastAsia="標楷體" w:hint="eastAsia"/>
          <w:sz w:val="26"/>
          <w:szCs w:val="26"/>
        </w:rPr>
        <w:t>（</w:t>
      </w:r>
      <w:proofErr w:type="gramEnd"/>
      <w:r w:rsidR="001E7194" w:rsidRPr="00EA272E">
        <w:rPr>
          <w:rFonts w:eastAsia="標楷體" w:hint="eastAsia"/>
          <w:sz w:val="26"/>
          <w:szCs w:val="26"/>
        </w:rPr>
        <w:t>以下簡稱</w:t>
      </w:r>
      <w:r w:rsidR="001E7194" w:rsidRPr="00EA272E">
        <w:rPr>
          <w:rFonts w:eastAsia="標楷體"/>
          <w:sz w:val="26"/>
          <w:szCs w:val="26"/>
        </w:rPr>
        <w:t>『</w:t>
      </w:r>
      <w:r w:rsidR="001E7194" w:rsidRPr="00EA272E">
        <w:rPr>
          <w:rFonts w:eastAsia="標楷體" w:hint="eastAsia"/>
          <w:sz w:val="26"/>
          <w:szCs w:val="26"/>
        </w:rPr>
        <w:t>受控交易</w:t>
      </w:r>
      <w:r w:rsidR="001E7194" w:rsidRPr="00EA272E">
        <w:rPr>
          <w:rFonts w:eastAsia="標楷體"/>
          <w:sz w:val="26"/>
          <w:szCs w:val="26"/>
        </w:rPr>
        <w:t>』</w:t>
      </w:r>
      <w:proofErr w:type="gramStart"/>
      <w:r w:rsidR="001E7194" w:rsidRPr="00EA272E">
        <w:rPr>
          <w:rFonts w:eastAsia="標楷體" w:hint="eastAsia"/>
          <w:sz w:val="26"/>
          <w:szCs w:val="26"/>
        </w:rPr>
        <w:t>）</w:t>
      </w:r>
      <w:proofErr w:type="gramEnd"/>
      <w:r w:rsidR="006736AD" w:rsidRPr="00EA272E">
        <w:rPr>
          <w:rFonts w:eastAsia="標楷體"/>
          <w:sz w:val="26"/>
          <w:szCs w:val="26"/>
        </w:rPr>
        <w:t>進行分析，本報告即為</w:t>
      </w:r>
      <w:r w:rsidR="00CB265A" w:rsidRPr="00EA272E">
        <w:rPr>
          <w:rFonts w:eastAsia="標楷體" w:hint="eastAsia"/>
          <w:sz w:val="26"/>
          <w:szCs w:val="26"/>
        </w:rPr>
        <w:t>分析</w:t>
      </w:r>
      <w:r w:rsidR="006736AD" w:rsidRPr="00EA272E">
        <w:rPr>
          <w:rFonts w:eastAsia="標楷體"/>
          <w:sz w:val="26"/>
          <w:szCs w:val="26"/>
        </w:rPr>
        <w:t>結果。</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本報告採用之分析乃遵循所得稅法第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暨財政部於</w:t>
      </w:r>
      <w:smartTag w:uri="urn:schemas-microsoft-com:office:smarttags" w:element="chsdate">
        <w:smartTagPr>
          <w:attr w:name="IsROCDate" w:val="True"/>
          <w:attr w:name="IsLunarDate" w:val="False"/>
          <w:attr w:name="Day" w:val="28"/>
          <w:attr w:name="Month" w:val="12"/>
          <w:attr w:name="Year" w:val="2004"/>
        </w:smartTagPr>
        <w:r w:rsidRPr="00EA272E">
          <w:rPr>
            <w:rFonts w:eastAsia="標楷體"/>
            <w:sz w:val="26"/>
            <w:szCs w:val="26"/>
          </w:rPr>
          <w:t>民國</w:t>
        </w:r>
        <w:r w:rsidRPr="00EA272E">
          <w:rPr>
            <w:rFonts w:eastAsia="標楷體"/>
            <w:sz w:val="26"/>
            <w:szCs w:val="26"/>
          </w:rPr>
          <w:t>93</w:t>
        </w:r>
        <w:r w:rsidRPr="00EA272E">
          <w:rPr>
            <w:rFonts w:eastAsia="標楷體"/>
            <w:sz w:val="26"/>
            <w:szCs w:val="26"/>
          </w:rPr>
          <w:t>年</w:t>
        </w:r>
        <w:r w:rsidRPr="00EA272E">
          <w:rPr>
            <w:rFonts w:eastAsia="標楷體"/>
            <w:sz w:val="26"/>
            <w:szCs w:val="26"/>
          </w:rPr>
          <w:t>12</w:t>
        </w:r>
        <w:r w:rsidRPr="00EA272E">
          <w:rPr>
            <w:rFonts w:eastAsia="標楷體"/>
            <w:sz w:val="26"/>
            <w:szCs w:val="26"/>
          </w:rPr>
          <w:t>月</w:t>
        </w:r>
        <w:r w:rsidRPr="00EA272E">
          <w:rPr>
            <w:rFonts w:eastAsia="標楷體"/>
            <w:sz w:val="26"/>
            <w:szCs w:val="26"/>
          </w:rPr>
          <w:t>28</w:t>
        </w:r>
        <w:r w:rsidRPr="00EA272E">
          <w:rPr>
            <w:rFonts w:eastAsia="標楷體"/>
            <w:sz w:val="26"/>
            <w:szCs w:val="26"/>
          </w:rPr>
          <w:t>日</w:t>
        </w:r>
      </w:smartTag>
      <w:r w:rsidRPr="00EA272E">
        <w:rPr>
          <w:rFonts w:eastAsia="標楷體"/>
          <w:sz w:val="26"/>
          <w:szCs w:val="26"/>
        </w:rPr>
        <w:t>發布之營利事業所得稅不合常規移轉訂價查核準則</w:t>
      </w:r>
      <w:r w:rsidR="00566722" w:rsidRPr="00EA272E">
        <w:rPr>
          <w:rFonts w:eastAsia="標楷體" w:hint="eastAsia"/>
          <w:sz w:val="26"/>
          <w:szCs w:val="26"/>
        </w:rPr>
        <w:t>（</w:t>
      </w:r>
      <w:r w:rsidRPr="00EA272E">
        <w:rPr>
          <w:rFonts w:eastAsia="標楷體"/>
          <w:sz w:val="26"/>
          <w:szCs w:val="26"/>
        </w:rPr>
        <w:t>以下簡稱『移轉訂價查核準則』）規定之方法為之。</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9A36B0">
        <w:rPr>
          <w:rFonts w:eastAsia="標楷體"/>
          <w:sz w:val="26"/>
          <w:szCs w:val="26"/>
        </w:rPr>
        <w:t>本所於本報告中表示之意見完全基於</w:t>
      </w:r>
      <w:r w:rsidR="00D549DD" w:rsidRPr="009A36B0">
        <w:rPr>
          <w:rFonts w:eastAsia="標楷體" w:hint="eastAsia"/>
          <w:sz w:val="26"/>
          <w:szCs w:val="26"/>
        </w:rPr>
        <w:t>矽成</w:t>
      </w:r>
      <w:r w:rsidRPr="009A36B0">
        <w:rPr>
          <w:rFonts w:eastAsia="標楷體"/>
          <w:sz w:val="26"/>
          <w:szCs w:val="26"/>
        </w:rPr>
        <w:t>管理部門提供之資料，本所</w:t>
      </w:r>
      <w:proofErr w:type="gramStart"/>
      <w:r w:rsidRPr="009A36B0">
        <w:rPr>
          <w:rFonts w:eastAsia="標楷體"/>
          <w:sz w:val="26"/>
          <w:szCs w:val="26"/>
        </w:rPr>
        <w:t>並未</w:t>
      </w:r>
      <w:r w:rsidR="00270528" w:rsidRPr="009A36B0">
        <w:rPr>
          <w:rFonts w:eastAsia="標楷體" w:hint="eastAsia"/>
          <w:sz w:val="26"/>
          <w:szCs w:val="26"/>
        </w:rPr>
        <w:t>就</w:t>
      </w:r>
      <w:r w:rsidR="00D549DD" w:rsidRPr="009A36B0">
        <w:rPr>
          <w:rFonts w:eastAsia="標楷體" w:hint="eastAsia"/>
          <w:sz w:val="26"/>
          <w:szCs w:val="26"/>
        </w:rPr>
        <w:t>矽成</w:t>
      </w:r>
      <w:proofErr w:type="gramEnd"/>
      <w:r w:rsidR="00270528" w:rsidRPr="009A36B0">
        <w:rPr>
          <w:rFonts w:eastAsia="標楷體" w:hint="eastAsia"/>
          <w:sz w:val="26"/>
          <w:szCs w:val="26"/>
        </w:rPr>
        <w:t>提供之資料執行任何</w:t>
      </w:r>
      <w:r w:rsidRPr="009A36B0">
        <w:rPr>
          <w:rFonts w:eastAsia="標楷體"/>
          <w:sz w:val="26"/>
          <w:szCs w:val="26"/>
        </w:rPr>
        <w:t>查核</w:t>
      </w:r>
      <w:r w:rsidR="00270528" w:rsidRPr="009A36B0">
        <w:rPr>
          <w:rFonts w:eastAsia="標楷體" w:hint="eastAsia"/>
          <w:sz w:val="26"/>
          <w:szCs w:val="26"/>
        </w:rPr>
        <w:t>程序</w:t>
      </w:r>
      <w:r w:rsidRPr="009A36B0">
        <w:rPr>
          <w:rFonts w:eastAsia="標楷體"/>
          <w:sz w:val="26"/>
          <w:szCs w:val="26"/>
        </w:rPr>
        <w:t>。倘若提供給本所之資料有須更正情事，本報告之內容及結論亦可能會受影響。</w:t>
      </w:r>
    </w:p>
    <w:p w:rsidR="00733DC5" w:rsidRDefault="006736AD" w:rsidP="00BD6D02">
      <w:pPr>
        <w:spacing w:beforeLines="50" w:before="120" w:afterLines="50" w:after="120" w:line="360" w:lineRule="auto"/>
        <w:ind w:firstLineChars="200" w:firstLine="520"/>
        <w:jc w:val="both"/>
        <w:rPr>
          <w:rFonts w:eastAsia="標楷體"/>
          <w:sz w:val="26"/>
          <w:szCs w:val="26"/>
        </w:rPr>
      </w:pPr>
      <w:r w:rsidRPr="009A36B0">
        <w:rPr>
          <w:rFonts w:eastAsia="標楷體"/>
          <w:sz w:val="26"/>
          <w:szCs w:val="26"/>
        </w:rPr>
        <w:t>本報告內容</w:t>
      </w:r>
      <w:proofErr w:type="gramStart"/>
      <w:r w:rsidRPr="009A36B0">
        <w:rPr>
          <w:rFonts w:eastAsia="標楷體"/>
          <w:sz w:val="26"/>
          <w:szCs w:val="26"/>
        </w:rPr>
        <w:t>須隨</w:t>
      </w:r>
      <w:r w:rsidR="00D549DD" w:rsidRPr="009A36B0">
        <w:rPr>
          <w:rFonts w:eastAsia="標楷體" w:hint="eastAsia"/>
          <w:sz w:val="26"/>
          <w:szCs w:val="26"/>
        </w:rPr>
        <w:t>矽成</w:t>
      </w:r>
      <w:proofErr w:type="gramEnd"/>
      <w:r w:rsidR="00820FC9" w:rsidRPr="009A36B0">
        <w:rPr>
          <w:rFonts w:eastAsia="標楷體" w:hint="eastAsia"/>
          <w:sz w:val="26"/>
          <w:szCs w:val="26"/>
        </w:rPr>
        <w:t>每年</w:t>
      </w:r>
      <w:r w:rsidRPr="009A36B0">
        <w:rPr>
          <w:rFonts w:eastAsia="標楷體"/>
          <w:sz w:val="26"/>
          <w:szCs w:val="26"/>
        </w:rPr>
        <w:t>營業方式之變動而更新。本所出具報告後，對本報告交付</w:t>
      </w:r>
      <w:r w:rsidR="00D549DD" w:rsidRPr="009A36B0">
        <w:rPr>
          <w:rFonts w:eastAsia="標楷體" w:hint="eastAsia"/>
          <w:sz w:val="26"/>
          <w:szCs w:val="26"/>
        </w:rPr>
        <w:t>矽成</w:t>
      </w:r>
      <w:r w:rsidRPr="009A36B0">
        <w:rPr>
          <w:rFonts w:eastAsia="標楷體"/>
          <w:sz w:val="26"/>
          <w:szCs w:val="26"/>
        </w:rPr>
        <w:t>後所發生之任何變動、事件或情況，</w:t>
      </w:r>
      <w:proofErr w:type="gramStart"/>
      <w:r w:rsidR="00CB265A" w:rsidRPr="009A36B0">
        <w:rPr>
          <w:rFonts w:eastAsia="標楷體" w:hint="eastAsia"/>
          <w:sz w:val="26"/>
          <w:szCs w:val="26"/>
        </w:rPr>
        <w:t>均</w:t>
      </w:r>
      <w:r w:rsidRPr="009A36B0">
        <w:rPr>
          <w:rFonts w:eastAsia="標楷體"/>
          <w:sz w:val="26"/>
          <w:szCs w:val="26"/>
        </w:rPr>
        <w:t>不負</w:t>
      </w:r>
      <w:proofErr w:type="gramEnd"/>
      <w:r w:rsidRPr="009A36B0">
        <w:rPr>
          <w:rFonts w:eastAsia="標楷體"/>
          <w:sz w:val="26"/>
          <w:szCs w:val="26"/>
        </w:rPr>
        <w:t>任何修訂之義務。</w:t>
      </w:r>
    </w:p>
    <w:p w:rsidR="001E7194" w:rsidRPr="00EA272E" w:rsidRDefault="006736AD" w:rsidP="00BD6D02">
      <w:pPr>
        <w:spacing w:beforeLines="50" w:before="120" w:afterLines="50" w:after="120" w:line="360" w:lineRule="auto"/>
        <w:ind w:firstLineChars="200" w:firstLine="520"/>
        <w:jc w:val="both"/>
        <w:rPr>
          <w:rFonts w:eastAsia="標楷體"/>
          <w:sz w:val="26"/>
          <w:szCs w:val="26"/>
        </w:rPr>
        <w:sectPr w:rsidR="001E7194" w:rsidRPr="00EA272E" w:rsidSect="00B00219">
          <w:headerReference w:type="even" r:id="rId10"/>
          <w:headerReference w:type="default" r:id="rId11"/>
          <w:headerReference w:type="first" r:id="rId12"/>
          <w:type w:val="oddPage"/>
          <w:pgSz w:w="11906" w:h="16838" w:code="9"/>
          <w:pgMar w:top="2160" w:right="1440" w:bottom="1814" w:left="1440" w:header="851" w:footer="567" w:gutter="567"/>
          <w:pgNumType w:start="1"/>
          <w:cols w:space="425"/>
          <w:docGrid w:linePitch="360"/>
        </w:sectPr>
      </w:pPr>
      <w:r w:rsidRPr="009A36B0">
        <w:rPr>
          <w:rFonts w:eastAsia="標楷體"/>
          <w:sz w:val="26"/>
          <w:szCs w:val="26"/>
        </w:rPr>
        <w:t>本報告</w:t>
      </w:r>
      <w:proofErr w:type="gramStart"/>
      <w:r w:rsidRPr="009A36B0">
        <w:rPr>
          <w:rFonts w:eastAsia="標楷體"/>
          <w:sz w:val="26"/>
          <w:szCs w:val="26"/>
        </w:rPr>
        <w:t>僅供</w:t>
      </w:r>
      <w:r w:rsidR="00D549DD" w:rsidRPr="009A36B0">
        <w:rPr>
          <w:rFonts w:eastAsia="標楷體" w:hint="eastAsia"/>
          <w:sz w:val="26"/>
          <w:szCs w:val="26"/>
        </w:rPr>
        <w:t>矽成</w:t>
      </w:r>
      <w:proofErr w:type="gramEnd"/>
      <w:r w:rsidRPr="009A36B0">
        <w:rPr>
          <w:rFonts w:eastAsia="標楷體"/>
          <w:sz w:val="26"/>
          <w:szCs w:val="26"/>
        </w:rPr>
        <w:t>分析</w:t>
      </w:r>
      <w:r w:rsidR="001E7194" w:rsidRPr="009A36B0">
        <w:rPr>
          <w:rFonts w:eastAsia="標楷體" w:hint="eastAsia"/>
          <w:sz w:val="26"/>
          <w:szCs w:val="26"/>
        </w:rPr>
        <w:t>受控</w:t>
      </w:r>
      <w:r w:rsidRPr="009A36B0">
        <w:rPr>
          <w:rFonts w:eastAsia="標楷體"/>
          <w:sz w:val="26"/>
          <w:szCs w:val="26"/>
        </w:rPr>
        <w:t>交易</w:t>
      </w:r>
      <w:r w:rsidR="00906F2B" w:rsidRPr="009A36B0">
        <w:rPr>
          <w:rFonts w:eastAsia="標楷體"/>
          <w:sz w:val="26"/>
          <w:szCs w:val="26"/>
        </w:rPr>
        <w:t>是否</w:t>
      </w:r>
      <w:r w:rsidR="00906F2B" w:rsidRPr="009A36B0">
        <w:rPr>
          <w:rFonts w:eastAsia="標楷體" w:hint="eastAsia"/>
          <w:sz w:val="26"/>
          <w:szCs w:val="26"/>
        </w:rPr>
        <w:t>符合營業</w:t>
      </w:r>
      <w:r w:rsidRPr="009A36B0">
        <w:rPr>
          <w:rFonts w:eastAsia="標楷體"/>
          <w:sz w:val="26"/>
          <w:szCs w:val="26"/>
        </w:rPr>
        <w:t>常規使用，不得作為其他用途。本所於本報告製作完成並交付</w:t>
      </w:r>
      <w:r w:rsidR="00D549DD" w:rsidRPr="009A36B0">
        <w:rPr>
          <w:rFonts w:eastAsia="標楷體" w:hint="eastAsia"/>
          <w:sz w:val="26"/>
          <w:szCs w:val="26"/>
        </w:rPr>
        <w:t>矽成</w:t>
      </w:r>
      <w:r w:rsidRPr="009A36B0">
        <w:rPr>
          <w:rFonts w:eastAsia="標楷體"/>
          <w:sz w:val="26"/>
          <w:szCs w:val="26"/>
        </w:rPr>
        <w:t>後，即已完成編製移轉訂價報告之義</w:t>
      </w:r>
      <w:r w:rsidRPr="00EA272E">
        <w:rPr>
          <w:rFonts w:eastAsia="標楷體"/>
          <w:sz w:val="26"/>
          <w:szCs w:val="26"/>
        </w:rPr>
        <w:t>務，倘有必要，本所會盡力協助委託人向國稅局作必要說明，但此部分並非本所之義務，亦非委任契約之</w:t>
      </w:r>
      <w:proofErr w:type="gramStart"/>
      <w:r w:rsidRPr="00EA272E">
        <w:rPr>
          <w:rFonts w:eastAsia="標楷體"/>
          <w:sz w:val="26"/>
          <w:szCs w:val="26"/>
        </w:rPr>
        <w:t>一</w:t>
      </w:r>
      <w:proofErr w:type="gramEnd"/>
      <w:r w:rsidRPr="00EA272E">
        <w:rPr>
          <w:rFonts w:eastAsia="標楷體"/>
          <w:sz w:val="26"/>
          <w:szCs w:val="26"/>
        </w:rPr>
        <w:t>部份。除前開必要情形外，本所或其他與</w:t>
      </w:r>
      <w:proofErr w:type="gramStart"/>
      <w:r w:rsidRPr="00EA272E">
        <w:rPr>
          <w:rFonts w:eastAsia="標楷體"/>
          <w:sz w:val="26"/>
          <w:szCs w:val="26"/>
        </w:rPr>
        <w:t>編製本報告</w:t>
      </w:r>
      <w:proofErr w:type="gramEnd"/>
      <w:r w:rsidRPr="00EA272E">
        <w:rPr>
          <w:rFonts w:eastAsia="標楷體"/>
          <w:sz w:val="26"/>
          <w:szCs w:val="26"/>
        </w:rPr>
        <w:t>有關</w:t>
      </w:r>
      <w:r w:rsidR="00CB265A" w:rsidRPr="00EA272E">
        <w:rPr>
          <w:rFonts w:eastAsia="標楷體" w:hint="eastAsia"/>
          <w:sz w:val="26"/>
          <w:szCs w:val="26"/>
        </w:rPr>
        <w:t>之</w:t>
      </w:r>
      <w:r w:rsidRPr="00EA272E">
        <w:rPr>
          <w:rFonts w:eastAsia="標楷體"/>
          <w:sz w:val="26"/>
          <w:szCs w:val="26"/>
        </w:rPr>
        <w:t>人員若有因本報告而被要求作證、出庭或出席其他訴訟程序、或有行政救濟之需要，費用需另行計算。</w:t>
      </w:r>
    </w:p>
    <w:p w:rsidR="00733DC5" w:rsidRDefault="00C06E46" w:rsidP="00BD6D02">
      <w:pPr>
        <w:spacing w:beforeLines="100" w:before="240" w:afterLines="100" w:after="240" w:line="360" w:lineRule="auto"/>
        <w:jc w:val="center"/>
        <w:rPr>
          <w:rFonts w:eastAsia="標楷體"/>
          <w:b/>
          <w:bCs/>
          <w:sz w:val="52"/>
          <w:szCs w:val="48"/>
        </w:rPr>
      </w:pPr>
      <w:r w:rsidRPr="00EA272E">
        <w:rPr>
          <w:rFonts w:eastAsia="標楷體" w:hint="eastAsia"/>
          <w:b/>
          <w:bCs/>
          <w:sz w:val="52"/>
          <w:szCs w:val="48"/>
        </w:rPr>
        <w:lastRenderedPageBreak/>
        <w:t>章節</w:t>
      </w:r>
      <w:r w:rsidRPr="00EA272E">
        <w:rPr>
          <w:rFonts w:eastAsia="標楷體"/>
          <w:b/>
          <w:bCs/>
          <w:sz w:val="52"/>
          <w:szCs w:val="48"/>
        </w:rPr>
        <w:t>目</w:t>
      </w:r>
      <w:r w:rsidR="006736AD" w:rsidRPr="00EA272E">
        <w:rPr>
          <w:rFonts w:eastAsia="標楷體"/>
          <w:b/>
          <w:bCs/>
          <w:sz w:val="52"/>
          <w:szCs w:val="48"/>
        </w:rPr>
        <w:t>錄</w:t>
      </w:r>
    </w:p>
    <w:p w:rsidR="00CB376B" w:rsidRPr="003E0D0D" w:rsidRDefault="009C211F"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r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6736AD"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instrText xml:space="preserve"> TOC \o "1-1" \h \z \u </w:instrText>
      </w:r>
      <w:r w:rsidRPr="003E0D0D">
        <w:rPr>
          <w:bCs/>
          <w:noProof w:val="0"/>
          <w:szCs w:val="26"/>
          <w14:shadow w14:blurRad="0" w14:dist="0" w14:dir="0" w14:sx="0" w14:sy="0" w14:kx="0" w14:ky="0" w14:algn="none">
            <w14:srgbClr w14:val="000000"/>
          </w14:shadow>
          <w14:textOutline w14:w="0" w14:cap="rnd" w14:cmpd="sng" w14:algn="ctr">
            <w14:noFill/>
            <w14:prstDash w14:val="solid"/>
            <w14:bevel/>
          </w14:textOutline>
        </w:rPr>
        <w:fldChar w:fldCharType="separate"/>
      </w:r>
      <w:hyperlink w:anchor="_Toc355775824"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第壹章、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摘要</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_Toc355775824 \h </w:instrText>
        </w:r>
        <w:r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1</w:t>
        </w:r>
        <w:r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25"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第貳章、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背景資訊及產業經濟現況</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webHidden/>
            <w:szCs w:val="26"/>
            <w14:shadow w14:blurRad="0" w14:dist="0" w14:dir="0" w14:sx="0" w14:sy="0" w14:kx="0" w14:ky="0" w14:algn="none">
              <w14:srgbClr w14:val="000000"/>
            </w14:shadow>
            <w14:textOutline w14:w="0" w14:cap="rnd" w14:cmpd="sng" w14:algn="ctr">
              <w14:noFill/>
              <w14:prstDash w14:val="solid"/>
              <w14:bevel/>
            </w14:textOutline>
          </w:rPr>
          <w:t>7</w:t>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26"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第參章、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受控交易說明</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webHidden/>
            <w:szCs w:val="26"/>
            <w14:shadow w14:blurRad="0" w14:dist="0" w14:dir="0" w14:sx="0" w14:sy="0" w14:kx="0" w14:ky="0" w14:algn="none">
              <w14:srgbClr w14:val="000000"/>
            </w14:shadow>
            <w14:textOutline w14:w="0" w14:cap="rnd" w14:cmpd="sng" w14:algn="ctr">
              <w14:noFill/>
              <w14:prstDash w14:val="solid"/>
              <w14:bevel/>
            </w14:textOutline>
          </w:rPr>
          <w:t>1</w:t>
        </w:r>
        <w:r w:rsidR="008F3E59">
          <w:rPr>
            <w:rFonts w:hint="eastAsia"/>
            <w:bCs/>
            <w:webHidden/>
            <w:szCs w:val="26"/>
            <w14:shadow w14:blurRad="0" w14:dist="0" w14:dir="0" w14:sx="0" w14:sy="0" w14:kx="0" w14:ky="0" w14:algn="none">
              <w14:srgbClr w14:val="000000"/>
            </w14:shadow>
            <w14:textOutline w14:w="0" w14:cap="rnd" w14:cmpd="sng" w14:algn="ctr">
              <w14:noFill/>
              <w14:prstDash w14:val="solid"/>
              <w14:bevel/>
            </w14:textOutline>
          </w:rPr>
          <w:t>7</w:t>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27"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第肆章、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功能及風險分析</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_Toc355775827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23</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28"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第伍章、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常規交易原則辦理之情形</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_Toc355775828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39</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29"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第陸章、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可比較對象之選擇要件</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_Toc355775829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45</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30"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第柒章、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最適常規交易方法之決定</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_Toc355775830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49</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31"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第捌章、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可比較對象之找尋</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_Toc355775831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63</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32"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第玖章、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受控交易評估結果</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DE7628" w:rsidRPr="003E0D0D">
          <w:rPr>
            <w:rFonts w:hint="eastAsia"/>
            <w:bCs/>
            <w:webHidden/>
            <w:szCs w:val="26"/>
            <w14:shadow w14:blurRad="0" w14:dist="0" w14:dir="0" w14:sx="0" w14:sy="0" w14:kx="0" w14:ky="0" w14:algn="none">
              <w14:srgbClr w14:val="000000"/>
            </w14:shadow>
            <w14:textOutline w14:w="0" w14:cap="rnd" w14:cmpd="sng" w14:algn="ctr">
              <w14:noFill/>
              <w14:prstDash w14:val="solid"/>
              <w14:bevel/>
            </w14:textOutline>
          </w:rPr>
          <w:t>79</w:t>
        </w:r>
      </w:hyperlink>
    </w:p>
    <w:p w:rsidR="00CB376B" w:rsidRPr="003E0D0D" w:rsidRDefault="00F63615" w:rsidP="00FD49BF">
      <w:pPr>
        <w:pStyle w:val="10"/>
        <w:spacing w:before="120" w:after="120"/>
        <w:rPr>
          <w:bCs/>
          <w:szCs w:val="26"/>
          <w14:shadow w14:blurRad="0" w14:dist="0" w14:dir="0" w14:sx="0" w14:sy="0" w14:kx="0" w14:ky="0" w14:algn="none">
            <w14:srgbClr w14:val="000000"/>
          </w14:shadow>
          <w14:textOutline w14:w="0" w14:cap="rnd" w14:cmpd="sng" w14:algn="ctr">
            <w14:noFill/>
            <w14:prstDash w14:val="solid"/>
            <w14:bevel/>
          </w14:textOutline>
        </w:rPr>
      </w:pPr>
      <w:hyperlink w:anchor="_Toc355775833" w:history="1">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第壹拾章、</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 xml:space="preserve"> </w:t>
        </w:r>
        <w:r w:rsidR="00CB376B" w:rsidRPr="003E0D0D">
          <w:rPr>
            <w:rFonts w:hint="eastAsia"/>
            <w:bCs/>
            <w:szCs w:val="26"/>
            <w14:shadow w14:blurRad="0" w14:dist="0" w14:dir="0" w14:sx="0" w14:sy="0" w14:kx="0" w14:ky="0" w14:algn="none">
              <w14:srgbClr w14:val="000000"/>
            </w14:shadow>
            <w14:textOutline w14:w="0" w14:cap="rnd" w14:cmpd="sng" w14:algn="ctr">
              <w14:noFill/>
              <w14:prstDash w14:val="solid"/>
              <w14:bevel/>
            </w14:textOutline>
          </w:rPr>
          <w:t>結論</w:t>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tab/>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begin"/>
        </w:r>
        <w:r w:rsidR="00CB376B"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instrText xml:space="preserve"> PAGEREF _Toc355775833 \h </w:instrTex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separate"/>
        </w:r>
        <w:r w:rsidR="008F3E59">
          <w:rPr>
            <w:bCs/>
            <w:webHidden/>
            <w:szCs w:val="26"/>
            <w14:shadow w14:blurRad="0" w14:dist="0" w14:dir="0" w14:sx="0" w14:sy="0" w14:kx="0" w14:ky="0" w14:algn="none">
              <w14:srgbClr w14:val="000000"/>
            </w14:shadow>
            <w14:textOutline w14:w="0" w14:cap="rnd" w14:cmpd="sng" w14:algn="ctr">
              <w14:noFill/>
              <w14:prstDash w14:val="solid"/>
              <w14:bevel/>
            </w14:textOutline>
          </w:rPr>
          <w:t>95</w:t>
        </w:r>
        <w:r w:rsidR="009C211F" w:rsidRPr="003E0D0D">
          <w:rPr>
            <w:bCs/>
            <w:webHidden/>
            <w:szCs w:val="26"/>
            <w14:shadow w14:blurRad="0" w14:dist="0" w14:dir="0" w14:sx="0" w14:sy="0" w14:kx="0" w14:ky="0" w14:algn="none">
              <w14:srgbClr w14:val="000000"/>
            </w14:shadow>
            <w14:textOutline w14:w="0" w14:cap="rnd" w14:cmpd="sng" w14:algn="ctr">
              <w14:noFill/>
              <w14:prstDash w14:val="solid"/>
              <w14:bevel/>
            </w14:textOutline>
          </w:rPr>
          <w:fldChar w:fldCharType="end"/>
        </w:r>
      </w:hyperlink>
    </w:p>
    <w:p w:rsidR="00ED670D" w:rsidRPr="00EA272E" w:rsidRDefault="009C211F" w:rsidP="00BD6D02">
      <w:pPr>
        <w:spacing w:beforeLines="50" w:before="120" w:afterLines="50" w:after="120"/>
        <w:jc w:val="center"/>
        <w:rPr>
          <w:rFonts w:eastAsia="標楷體"/>
          <w:sz w:val="26"/>
          <w:szCs w:val="26"/>
        </w:rPr>
        <w:sectPr w:rsidR="00ED670D" w:rsidRPr="00EA272E" w:rsidSect="00B00219">
          <w:headerReference w:type="even" r:id="rId13"/>
          <w:headerReference w:type="default" r:id="rId14"/>
          <w:footerReference w:type="default" r:id="rId15"/>
          <w:headerReference w:type="first" r:id="rId16"/>
          <w:type w:val="oddPage"/>
          <w:pgSz w:w="11906" w:h="16838" w:code="9"/>
          <w:pgMar w:top="2160" w:right="1440" w:bottom="1814" w:left="1440" w:header="851" w:footer="567" w:gutter="567"/>
          <w:pgNumType w:start="1"/>
          <w:cols w:space="425"/>
          <w:docGrid w:linePitch="360"/>
        </w:sectPr>
      </w:pPr>
      <w:r w:rsidRPr="003E0D0D">
        <w:rPr>
          <w:rFonts w:eastAsia="標楷體"/>
          <w:bCs/>
          <w:sz w:val="26"/>
          <w:szCs w:val="26"/>
        </w:rPr>
        <w:fldChar w:fldCharType="end"/>
      </w:r>
      <w:r w:rsidR="00ED670D" w:rsidRPr="00EA272E">
        <w:rPr>
          <w:rFonts w:eastAsia="標楷體"/>
          <w:sz w:val="26"/>
          <w:szCs w:val="26"/>
        </w:rPr>
        <w:br w:type="page"/>
      </w:r>
    </w:p>
    <w:p w:rsidR="006736AD" w:rsidRPr="00AD2CE0" w:rsidRDefault="00C06E46" w:rsidP="00BD6D02">
      <w:pPr>
        <w:spacing w:beforeLines="100" w:before="240" w:afterLines="100" w:after="240" w:line="360" w:lineRule="auto"/>
        <w:jc w:val="center"/>
        <w:rPr>
          <w:rFonts w:eastAsia="標楷體"/>
          <w:b/>
          <w:bCs/>
          <w:sz w:val="52"/>
          <w:szCs w:val="48"/>
        </w:rPr>
      </w:pPr>
      <w:r w:rsidRPr="00AD2CE0">
        <w:rPr>
          <w:rFonts w:eastAsia="標楷體"/>
          <w:b/>
          <w:bCs/>
          <w:sz w:val="52"/>
          <w:szCs w:val="48"/>
        </w:rPr>
        <w:lastRenderedPageBreak/>
        <w:t>附</w:t>
      </w:r>
      <w:r w:rsidR="006736AD" w:rsidRPr="00AD2CE0">
        <w:rPr>
          <w:rFonts w:eastAsia="標楷體"/>
          <w:b/>
          <w:bCs/>
          <w:sz w:val="52"/>
          <w:szCs w:val="48"/>
        </w:rPr>
        <w:t>件</w:t>
      </w:r>
      <w:r w:rsidRPr="00AD2CE0">
        <w:rPr>
          <w:rFonts w:eastAsia="標楷體" w:hint="eastAsia"/>
          <w:b/>
          <w:bCs/>
          <w:sz w:val="52"/>
          <w:szCs w:val="48"/>
        </w:rPr>
        <w:t>目錄</w:t>
      </w:r>
    </w:p>
    <w:tbl>
      <w:tblPr>
        <w:tblW w:w="8513" w:type="dxa"/>
        <w:jc w:val="center"/>
        <w:tblInd w:w="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36"/>
        <w:gridCol w:w="7057"/>
        <w:gridCol w:w="720"/>
      </w:tblGrid>
      <w:tr w:rsidR="00F00C77" w:rsidRPr="00AD2CE0"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A</w:t>
            </w:r>
          </w:p>
        </w:tc>
        <w:tc>
          <w:tcPr>
            <w:tcW w:w="7057" w:type="dxa"/>
            <w:vAlign w:val="center"/>
          </w:tcPr>
          <w:p w:rsidR="00F00C77" w:rsidRPr="006B4051" w:rsidRDefault="00F00C77" w:rsidP="008F0F0D">
            <w:pPr>
              <w:tabs>
                <w:tab w:val="left" w:pos="3315"/>
              </w:tabs>
              <w:rPr>
                <w:sz w:val="26"/>
                <w:szCs w:val="26"/>
              </w:rPr>
            </w:pPr>
            <w:r w:rsidRPr="001E2574">
              <w:rPr>
                <w:rFonts w:eastAsia="標楷體"/>
                <w:bCs/>
                <w:sz w:val="26"/>
                <w:szCs w:val="26"/>
              </w:rPr>
              <w:t>『有形資產之移轉』</w:t>
            </w:r>
            <w:r w:rsidRPr="001E2574">
              <w:rPr>
                <w:rFonts w:eastAsia="標楷體" w:hint="eastAsia"/>
                <w:bCs/>
                <w:sz w:val="26"/>
                <w:szCs w:val="26"/>
              </w:rPr>
              <w:t>進貨</w:t>
            </w:r>
            <w:r w:rsidRPr="001E2574">
              <w:rPr>
                <w:rFonts w:eastAsia="標楷體"/>
                <w:bCs/>
                <w:sz w:val="26"/>
                <w:szCs w:val="26"/>
              </w:rPr>
              <w:t>受控交易</w:t>
            </w:r>
            <w:r w:rsidRPr="001E2574">
              <w:rPr>
                <w:rFonts w:eastAsia="標楷體"/>
                <w:bCs/>
                <w:sz w:val="26"/>
                <w:szCs w:val="26"/>
              </w:rPr>
              <w:t>(</w:t>
            </w:r>
            <w:r w:rsidR="008A48EB" w:rsidRPr="00DF020D">
              <w:rPr>
                <w:rFonts w:eastAsia="標楷體" w:hint="eastAsia"/>
                <w:sz w:val="26"/>
                <w:szCs w:val="26"/>
              </w:rPr>
              <w:t>矽成</w:t>
            </w:r>
            <w:r w:rsidRPr="001E2574">
              <w:rPr>
                <w:rFonts w:eastAsia="標楷體"/>
                <w:bCs/>
                <w:sz w:val="26"/>
                <w:szCs w:val="26"/>
              </w:rPr>
              <w:t>)</w:t>
            </w:r>
            <w:r>
              <w:rPr>
                <w:rFonts w:eastAsia="標楷體" w:hint="eastAsia"/>
                <w:bCs/>
                <w:sz w:val="26"/>
                <w:szCs w:val="26"/>
              </w:rPr>
              <w:t xml:space="preserve"> </w:t>
            </w:r>
            <w:r>
              <w:rPr>
                <w:rFonts w:eastAsia="標楷體"/>
                <w:bCs/>
                <w:sz w:val="26"/>
                <w:szCs w:val="26"/>
              </w:rPr>
              <w:t>ONESOURCE</w:t>
            </w:r>
            <w:r w:rsidRPr="001E2574">
              <w:rPr>
                <w:rFonts w:eastAsia="標楷體"/>
                <w:bCs/>
                <w:sz w:val="26"/>
                <w:szCs w:val="26"/>
              </w:rPr>
              <w:t>資料庫篩選過程</w:t>
            </w:r>
          </w:p>
        </w:tc>
        <w:tc>
          <w:tcPr>
            <w:tcW w:w="720" w:type="dxa"/>
            <w:vAlign w:val="center"/>
          </w:tcPr>
          <w:p w:rsidR="00F00C77" w:rsidRPr="00AD2CE0" w:rsidRDefault="00AC5094" w:rsidP="0028488D">
            <w:pPr>
              <w:spacing w:line="360" w:lineRule="auto"/>
              <w:jc w:val="center"/>
              <w:rPr>
                <w:rFonts w:eastAsia="標楷體"/>
                <w:sz w:val="26"/>
                <w:szCs w:val="26"/>
              </w:rPr>
            </w:pPr>
            <w:r>
              <w:rPr>
                <w:rFonts w:eastAsia="標楷體" w:hint="eastAsia"/>
                <w:sz w:val="26"/>
                <w:szCs w:val="26"/>
              </w:rPr>
              <w:t>1</w:t>
            </w:r>
          </w:p>
        </w:tc>
      </w:tr>
      <w:tr w:rsidR="00F00C77" w:rsidRPr="000A0EA7"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B</w:t>
            </w:r>
          </w:p>
        </w:tc>
        <w:tc>
          <w:tcPr>
            <w:tcW w:w="7057" w:type="dxa"/>
            <w:vAlign w:val="center"/>
          </w:tcPr>
          <w:p w:rsidR="00F00C77" w:rsidRPr="006B4051" w:rsidRDefault="00F00C77" w:rsidP="008F0F0D">
            <w:pPr>
              <w:tabs>
                <w:tab w:val="left" w:pos="3315"/>
              </w:tabs>
              <w:rPr>
                <w:rFonts w:eastAsia="標楷體"/>
                <w:bCs/>
                <w:sz w:val="26"/>
                <w:szCs w:val="26"/>
              </w:rPr>
            </w:pPr>
            <w:r w:rsidRPr="006B4051">
              <w:rPr>
                <w:rFonts w:eastAsia="標楷體" w:hint="eastAsia"/>
                <w:bCs/>
                <w:sz w:val="26"/>
                <w:szCs w:val="26"/>
              </w:rPr>
              <w:t>『</w:t>
            </w:r>
            <w:r w:rsidRPr="006B4051">
              <w:rPr>
                <w:rFonts w:eastAsia="標楷體" w:hAnsi="標楷體"/>
                <w:sz w:val="26"/>
                <w:szCs w:val="26"/>
              </w:rPr>
              <w:t>有形資產之移轉</w:t>
            </w:r>
            <w:r w:rsidRPr="006B4051">
              <w:rPr>
                <w:rFonts w:eastAsia="標楷體" w:hint="eastAsia"/>
                <w:bCs/>
                <w:sz w:val="26"/>
                <w:szCs w:val="26"/>
              </w:rPr>
              <w:t>』</w:t>
            </w:r>
            <w:r w:rsidRPr="006B4051">
              <w:rPr>
                <w:rFonts w:eastAsia="標楷體" w:hAnsi="標楷體" w:hint="eastAsia"/>
                <w:sz w:val="26"/>
                <w:szCs w:val="26"/>
              </w:rPr>
              <w:t>進貨</w:t>
            </w:r>
            <w:r w:rsidRPr="006B4051">
              <w:rPr>
                <w:rFonts w:eastAsia="標楷體" w:hAnsi="標楷體"/>
                <w:sz w:val="26"/>
                <w:szCs w:val="26"/>
              </w:rPr>
              <w:t>受控交易</w:t>
            </w:r>
            <w:r w:rsidRPr="006B4051">
              <w:rPr>
                <w:rFonts w:eastAsia="標楷體"/>
                <w:sz w:val="26"/>
                <w:szCs w:val="26"/>
              </w:rPr>
              <w:t>(</w:t>
            </w:r>
            <w:r w:rsidR="008A48EB" w:rsidRPr="00DF020D">
              <w:rPr>
                <w:rFonts w:eastAsia="標楷體" w:hint="eastAsia"/>
                <w:sz w:val="26"/>
                <w:szCs w:val="26"/>
              </w:rPr>
              <w:t>矽成</w:t>
            </w:r>
            <w:r w:rsidRPr="006B4051">
              <w:rPr>
                <w:rFonts w:eastAsia="標楷體"/>
                <w:sz w:val="26"/>
                <w:szCs w:val="26"/>
              </w:rPr>
              <w:t>)</w:t>
            </w:r>
            <w:r w:rsidRPr="006B4051">
              <w:rPr>
                <w:rFonts w:eastAsia="標楷體"/>
                <w:bCs/>
                <w:sz w:val="26"/>
                <w:szCs w:val="26"/>
              </w:rPr>
              <w:t>可比較對象拒絕原因列表</w:t>
            </w:r>
          </w:p>
        </w:tc>
        <w:tc>
          <w:tcPr>
            <w:tcW w:w="720" w:type="dxa"/>
            <w:vAlign w:val="center"/>
          </w:tcPr>
          <w:p w:rsidR="00F00C77" w:rsidRPr="000A0EA7" w:rsidRDefault="00AC5094" w:rsidP="0028488D">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11</w:t>
            </w:r>
          </w:p>
        </w:tc>
      </w:tr>
      <w:tr w:rsidR="00F00C77" w:rsidRPr="00AD2CE0" w:rsidTr="001527DC">
        <w:trPr>
          <w:jc w:val="center"/>
        </w:trPr>
        <w:tc>
          <w:tcPr>
            <w:tcW w:w="736" w:type="dxa"/>
            <w:vAlign w:val="center"/>
          </w:tcPr>
          <w:p w:rsidR="00F00C77" w:rsidRPr="00AD2CE0" w:rsidRDefault="00F00C77" w:rsidP="0028488D">
            <w:pPr>
              <w:spacing w:line="360" w:lineRule="auto"/>
              <w:jc w:val="center"/>
              <w:rPr>
                <w:rFonts w:eastAsia="標楷體"/>
                <w:b/>
                <w:sz w:val="26"/>
                <w:szCs w:val="26"/>
              </w:rPr>
            </w:pPr>
            <w:r w:rsidRPr="00AD2CE0">
              <w:rPr>
                <w:rFonts w:eastAsia="標楷體"/>
                <w:b/>
                <w:sz w:val="26"/>
                <w:szCs w:val="26"/>
              </w:rPr>
              <w:t>C</w:t>
            </w:r>
          </w:p>
        </w:tc>
        <w:tc>
          <w:tcPr>
            <w:tcW w:w="7057" w:type="dxa"/>
            <w:vAlign w:val="center"/>
          </w:tcPr>
          <w:p w:rsidR="00F00C77" w:rsidRPr="006B4051" w:rsidRDefault="00F00C77" w:rsidP="008F0F0D">
            <w:pPr>
              <w:tabs>
                <w:tab w:val="left" w:pos="3315"/>
              </w:tabs>
              <w:rPr>
                <w:rFonts w:eastAsia="標楷體"/>
                <w:bCs/>
                <w:sz w:val="26"/>
                <w:szCs w:val="26"/>
              </w:rPr>
            </w:pPr>
            <w:r w:rsidRPr="006B4051">
              <w:rPr>
                <w:rFonts w:eastAsia="標楷體" w:hint="eastAsia"/>
                <w:bCs/>
                <w:sz w:val="26"/>
                <w:szCs w:val="26"/>
              </w:rPr>
              <w:t>『</w:t>
            </w:r>
            <w:r w:rsidRPr="006B4051">
              <w:rPr>
                <w:rFonts w:eastAsia="標楷體" w:hAnsi="標楷體"/>
                <w:sz w:val="26"/>
                <w:szCs w:val="26"/>
              </w:rPr>
              <w:t>有形資產之移轉</w:t>
            </w:r>
            <w:r w:rsidRPr="006B4051">
              <w:rPr>
                <w:rFonts w:eastAsia="標楷體" w:hint="eastAsia"/>
                <w:bCs/>
                <w:sz w:val="26"/>
                <w:szCs w:val="26"/>
              </w:rPr>
              <w:t>』</w:t>
            </w:r>
            <w:r w:rsidRPr="006B4051">
              <w:rPr>
                <w:rFonts w:eastAsia="標楷體" w:hAnsi="標楷體" w:hint="eastAsia"/>
                <w:sz w:val="26"/>
                <w:szCs w:val="26"/>
              </w:rPr>
              <w:t>進貨</w:t>
            </w:r>
            <w:r w:rsidRPr="006B4051">
              <w:rPr>
                <w:rFonts w:eastAsia="標楷體" w:hAnsi="標楷體"/>
                <w:sz w:val="26"/>
                <w:szCs w:val="26"/>
              </w:rPr>
              <w:t>受控交易</w:t>
            </w:r>
            <w:r w:rsidRPr="006B4051">
              <w:rPr>
                <w:rFonts w:eastAsia="標楷體"/>
                <w:sz w:val="26"/>
                <w:szCs w:val="26"/>
              </w:rPr>
              <w:t>(</w:t>
            </w:r>
            <w:r w:rsidR="008A48EB" w:rsidRPr="00DF020D">
              <w:rPr>
                <w:rFonts w:eastAsia="標楷體" w:hint="eastAsia"/>
                <w:sz w:val="26"/>
                <w:szCs w:val="26"/>
              </w:rPr>
              <w:t>矽成</w:t>
            </w:r>
            <w:r w:rsidRPr="006B4051">
              <w:rPr>
                <w:rFonts w:eastAsia="標楷體"/>
                <w:sz w:val="26"/>
                <w:szCs w:val="26"/>
              </w:rPr>
              <w:t>)</w:t>
            </w:r>
            <w:r w:rsidRPr="006B4051">
              <w:rPr>
                <w:rFonts w:eastAsia="標楷體" w:hint="eastAsia"/>
                <w:bCs/>
                <w:sz w:val="26"/>
                <w:szCs w:val="26"/>
              </w:rPr>
              <w:t>可比較對象之企業敘述</w:t>
            </w:r>
          </w:p>
        </w:tc>
        <w:tc>
          <w:tcPr>
            <w:tcW w:w="720" w:type="dxa"/>
            <w:vAlign w:val="center"/>
          </w:tcPr>
          <w:p w:rsidR="00F00C77" w:rsidRPr="00AD2CE0" w:rsidRDefault="00AC5094" w:rsidP="006B7B02">
            <w:pPr>
              <w:spacing w:line="360" w:lineRule="auto"/>
              <w:jc w:val="center"/>
              <w:rPr>
                <w:rFonts w:eastAsia="標楷體"/>
                <w:sz w:val="26"/>
                <w:szCs w:val="26"/>
              </w:rPr>
            </w:pPr>
            <w:r>
              <w:rPr>
                <w:rFonts w:eastAsia="標楷體" w:hint="eastAsia"/>
                <w:sz w:val="26"/>
                <w:szCs w:val="26"/>
              </w:rPr>
              <w:t>1-</w:t>
            </w:r>
            <w:r w:rsidR="006B7B02">
              <w:rPr>
                <w:rFonts w:eastAsia="標楷體" w:hint="eastAsia"/>
                <w:sz w:val="26"/>
                <w:szCs w:val="26"/>
              </w:rPr>
              <w:t>5</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D</w:t>
            </w:r>
          </w:p>
        </w:tc>
        <w:tc>
          <w:tcPr>
            <w:tcW w:w="7057" w:type="dxa"/>
            <w:vAlign w:val="center"/>
          </w:tcPr>
          <w:p w:rsidR="008D71F9" w:rsidRPr="006B4051" w:rsidRDefault="008D71F9" w:rsidP="00BA615D">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Pr>
                <w:rFonts w:eastAsia="標楷體" w:hint="eastAsia"/>
                <w:bCs/>
                <w:sz w:val="26"/>
                <w:szCs w:val="26"/>
              </w:rPr>
              <w:t xml:space="preserve"> </w:t>
            </w:r>
            <w:r>
              <w:rPr>
                <w:rFonts w:eastAsia="標楷體"/>
                <w:bCs/>
                <w:sz w:val="26"/>
                <w:szCs w:val="26"/>
              </w:rPr>
              <w:t>ONESOURCE</w:t>
            </w:r>
            <w:r w:rsidRPr="006B4051">
              <w:rPr>
                <w:rFonts w:eastAsia="標楷體"/>
                <w:bCs/>
                <w:sz w:val="26"/>
                <w:szCs w:val="26"/>
              </w:rPr>
              <w:t>資料庫篩選過程</w:t>
            </w:r>
          </w:p>
        </w:tc>
        <w:tc>
          <w:tcPr>
            <w:tcW w:w="720" w:type="dxa"/>
            <w:vAlign w:val="center"/>
          </w:tcPr>
          <w:p w:rsidR="008D71F9" w:rsidRPr="00F2023B" w:rsidRDefault="008D71F9" w:rsidP="005831C5">
            <w:pPr>
              <w:spacing w:line="360" w:lineRule="auto"/>
              <w:jc w:val="center"/>
              <w:rPr>
                <w:rFonts w:eastAsia="標楷體"/>
                <w:sz w:val="26"/>
                <w:szCs w:val="26"/>
              </w:rPr>
            </w:pPr>
            <w:r>
              <w:rPr>
                <w:rFonts w:eastAsia="標楷體" w:hint="eastAsia"/>
                <w:sz w:val="26"/>
                <w:szCs w:val="26"/>
              </w:rPr>
              <w:t>1</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E</w:t>
            </w:r>
          </w:p>
        </w:tc>
        <w:tc>
          <w:tcPr>
            <w:tcW w:w="7057" w:type="dxa"/>
            <w:vAlign w:val="center"/>
          </w:tcPr>
          <w:p w:rsidR="008D71F9" w:rsidRPr="006B4051" w:rsidRDefault="008D71F9" w:rsidP="00BA615D">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sidRPr="006B4051">
              <w:rPr>
                <w:rFonts w:eastAsia="標楷體" w:hint="eastAsia"/>
                <w:bCs/>
                <w:sz w:val="26"/>
                <w:szCs w:val="26"/>
              </w:rPr>
              <w:t>可比較對象拒絕原因列表</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61770B">
              <w:rPr>
                <w:rFonts w:eastAsia="標楷體" w:hint="eastAsia"/>
                <w:sz w:val="26"/>
                <w:szCs w:val="26"/>
              </w:rPr>
              <w:t>9</w:t>
            </w:r>
          </w:p>
        </w:tc>
      </w:tr>
      <w:tr w:rsidR="008D71F9" w:rsidRPr="00AD2CE0" w:rsidTr="001527DC">
        <w:trPr>
          <w:jc w:val="center"/>
        </w:trPr>
        <w:tc>
          <w:tcPr>
            <w:tcW w:w="736" w:type="dxa"/>
            <w:vAlign w:val="center"/>
          </w:tcPr>
          <w:p w:rsidR="008D71F9" w:rsidRPr="00AD2CE0" w:rsidRDefault="008D71F9" w:rsidP="0028488D">
            <w:pPr>
              <w:spacing w:line="360" w:lineRule="auto"/>
              <w:jc w:val="center"/>
              <w:rPr>
                <w:rFonts w:eastAsia="標楷體"/>
                <w:b/>
                <w:sz w:val="26"/>
                <w:szCs w:val="26"/>
              </w:rPr>
            </w:pPr>
            <w:r w:rsidRPr="00AD2CE0">
              <w:rPr>
                <w:rFonts w:eastAsia="標楷體"/>
                <w:b/>
                <w:sz w:val="26"/>
                <w:szCs w:val="26"/>
              </w:rPr>
              <w:t>F</w:t>
            </w:r>
          </w:p>
        </w:tc>
        <w:tc>
          <w:tcPr>
            <w:tcW w:w="7057" w:type="dxa"/>
            <w:vAlign w:val="center"/>
          </w:tcPr>
          <w:p w:rsidR="008D71F9" w:rsidRPr="006B4051" w:rsidRDefault="008D71F9" w:rsidP="00BA615D">
            <w:pPr>
              <w:rPr>
                <w:rFonts w:eastAsia="標楷體"/>
                <w:bCs/>
                <w:sz w:val="26"/>
                <w:szCs w:val="26"/>
              </w:rPr>
            </w:pPr>
            <w:r w:rsidRPr="006B4051">
              <w:rPr>
                <w:rFonts w:eastAsia="標楷體"/>
                <w:bCs/>
                <w:sz w:val="26"/>
                <w:szCs w:val="26"/>
              </w:rPr>
              <w:t>『服務之提供』</w:t>
            </w:r>
            <w:r w:rsidRPr="006B4051">
              <w:rPr>
                <w:rFonts w:eastAsia="標楷體" w:hint="eastAsia"/>
                <w:bCs/>
                <w:sz w:val="26"/>
                <w:szCs w:val="26"/>
              </w:rPr>
              <w:t>提供營運支援服務</w:t>
            </w:r>
            <w:r w:rsidRPr="006B4051">
              <w:rPr>
                <w:rFonts w:eastAsia="標楷體" w:hint="eastAsia"/>
                <w:bCs/>
                <w:sz w:val="26"/>
                <w:szCs w:val="26"/>
              </w:rPr>
              <w:t>(</w:t>
            </w:r>
            <w:r>
              <w:rPr>
                <w:rFonts w:eastAsia="標楷體" w:hint="eastAsia"/>
                <w:color w:val="000000"/>
                <w:sz w:val="26"/>
                <w:szCs w:val="26"/>
              </w:rPr>
              <w:t>矽成</w:t>
            </w:r>
            <w:r w:rsidRPr="006B4051">
              <w:rPr>
                <w:rFonts w:eastAsia="標楷體" w:hint="eastAsia"/>
                <w:bCs/>
                <w:sz w:val="26"/>
                <w:szCs w:val="26"/>
              </w:rPr>
              <w:t>)</w:t>
            </w:r>
            <w:r w:rsidRPr="006B4051">
              <w:rPr>
                <w:rFonts w:eastAsia="標楷體" w:hint="eastAsia"/>
                <w:bCs/>
                <w:sz w:val="26"/>
                <w:szCs w:val="26"/>
              </w:rPr>
              <w:t>可比較對象之企業敘述</w:t>
            </w:r>
          </w:p>
        </w:tc>
        <w:tc>
          <w:tcPr>
            <w:tcW w:w="720" w:type="dxa"/>
            <w:vAlign w:val="center"/>
          </w:tcPr>
          <w:p w:rsidR="008D71F9" w:rsidRPr="00AD2CE0" w:rsidRDefault="008D71F9" w:rsidP="006B7B02">
            <w:pPr>
              <w:spacing w:line="360" w:lineRule="auto"/>
              <w:jc w:val="center"/>
              <w:rPr>
                <w:rFonts w:eastAsia="標楷體"/>
                <w:sz w:val="26"/>
                <w:szCs w:val="26"/>
              </w:rPr>
            </w:pPr>
            <w:r>
              <w:rPr>
                <w:rFonts w:eastAsia="標楷體" w:hint="eastAsia"/>
                <w:sz w:val="26"/>
                <w:szCs w:val="26"/>
              </w:rPr>
              <w:t>1-</w:t>
            </w:r>
            <w:r w:rsidR="0061770B">
              <w:rPr>
                <w:rFonts w:eastAsia="標楷體" w:hint="eastAsia"/>
                <w:sz w:val="26"/>
                <w:szCs w:val="26"/>
              </w:rPr>
              <w:t>4</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b/>
                <w:sz w:val="26"/>
                <w:szCs w:val="26"/>
              </w:rPr>
              <w:t>G</w:t>
            </w:r>
          </w:p>
        </w:tc>
        <w:tc>
          <w:tcPr>
            <w:tcW w:w="7057" w:type="dxa"/>
            <w:vAlign w:val="center"/>
          </w:tcPr>
          <w:p w:rsidR="008D71F9" w:rsidRPr="006B4051" w:rsidRDefault="008D71F9" w:rsidP="008D71F9">
            <w:pPr>
              <w:rPr>
                <w:rFonts w:eastAsia="標楷體"/>
                <w:sz w:val="26"/>
                <w:szCs w:val="26"/>
              </w:rPr>
            </w:pPr>
            <w:r w:rsidRPr="006B4051">
              <w:rPr>
                <w:rFonts w:eastAsia="標楷體"/>
                <w:bCs/>
                <w:sz w:val="26"/>
                <w:szCs w:val="26"/>
              </w:rPr>
              <w:t>『</w:t>
            </w:r>
            <w:r w:rsidRPr="006B4051">
              <w:rPr>
                <w:rFonts w:eastAsia="標楷體" w:hint="eastAsia"/>
                <w:bCs/>
                <w:sz w:val="26"/>
                <w:szCs w:val="26"/>
              </w:rPr>
              <w:t>有形資產之移轉</w:t>
            </w:r>
            <w:r w:rsidRPr="006B4051">
              <w:rPr>
                <w:rFonts w:eastAsia="標楷體"/>
                <w:bCs/>
                <w:sz w:val="26"/>
                <w:szCs w:val="26"/>
              </w:rPr>
              <w:t>』</w:t>
            </w:r>
            <w:r w:rsidRPr="006B4051">
              <w:rPr>
                <w:rFonts w:eastAsia="標楷體" w:hint="eastAsia"/>
                <w:bCs/>
                <w:sz w:val="26"/>
                <w:szCs w:val="26"/>
              </w:rPr>
              <w:t>進貨受控交易可比較對象損</w:t>
            </w:r>
            <w:r w:rsidR="00AB77C0" w:rsidRPr="006B4051">
              <w:rPr>
                <w:rFonts w:eastAsia="標楷體"/>
                <w:bCs/>
                <w:sz w:val="26"/>
                <w:szCs w:val="26"/>
              </w:rPr>
              <w:t>益表</w:t>
            </w:r>
          </w:p>
        </w:tc>
        <w:tc>
          <w:tcPr>
            <w:tcW w:w="720" w:type="dxa"/>
            <w:vAlign w:val="center"/>
          </w:tcPr>
          <w:p w:rsidR="008D71F9" w:rsidRPr="00AB1B04"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-15</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b/>
                <w:sz w:val="26"/>
                <w:szCs w:val="26"/>
              </w:rPr>
              <w:t>H</w:t>
            </w:r>
          </w:p>
        </w:tc>
        <w:tc>
          <w:tcPr>
            <w:tcW w:w="7057" w:type="dxa"/>
            <w:vAlign w:val="center"/>
          </w:tcPr>
          <w:p w:rsidR="008D71F9" w:rsidRPr="006B4051" w:rsidRDefault="008D71F9" w:rsidP="001E2574">
            <w:pPr>
              <w:rPr>
                <w:rFonts w:eastAsia="標楷體"/>
                <w:sz w:val="26"/>
                <w:szCs w:val="26"/>
              </w:rPr>
            </w:pPr>
            <w:r w:rsidRPr="006B4051">
              <w:rPr>
                <w:rFonts w:eastAsia="標楷體"/>
                <w:bCs/>
                <w:sz w:val="26"/>
                <w:szCs w:val="26"/>
              </w:rPr>
              <w:t>『服務之提供』</w:t>
            </w:r>
            <w:r w:rsidRPr="006B4051">
              <w:rPr>
                <w:rFonts w:eastAsia="標楷體" w:hint="eastAsia"/>
                <w:bCs/>
                <w:sz w:val="26"/>
                <w:szCs w:val="26"/>
              </w:rPr>
              <w:t>提供營運支援</w:t>
            </w:r>
            <w:r w:rsidRPr="006B4051">
              <w:rPr>
                <w:rFonts w:eastAsia="標楷體"/>
                <w:bCs/>
                <w:sz w:val="26"/>
                <w:szCs w:val="26"/>
              </w:rPr>
              <w:t>服務</w:t>
            </w:r>
            <w:r w:rsidRPr="006B4051">
              <w:rPr>
                <w:rFonts w:eastAsia="標楷體" w:hint="eastAsia"/>
                <w:bCs/>
                <w:sz w:val="26"/>
                <w:szCs w:val="26"/>
              </w:rPr>
              <w:t>受</w:t>
            </w:r>
            <w:r w:rsidRPr="006B4051">
              <w:rPr>
                <w:rFonts w:eastAsia="標楷體"/>
                <w:bCs/>
                <w:sz w:val="26"/>
                <w:szCs w:val="26"/>
              </w:rPr>
              <w:t>控交易可比較對象損益表</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1</w:t>
            </w:r>
            <w:r w:rsidR="0061770B">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I</w:t>
            </w:r>
          </w:p>
        </w:tc>
        <w:tc>
          <w:tcPr>
            <w:tcW w:w="7057" w:type="dxa"/>
            <w:vAlign w:val="center"/>
          </w:tcPr>
          <w:p w:rsidR="008D71F9" w:rsidRPr="006B4051" w:rsidRDefault="008D71F9" w:rsidP="00BA615D">
            <w:pPr>
              <w:rPr>
                <w:rFonts w:eastAsia="標楷體"/>
                <w:bCs/>
                <w:sz w:val="26"/>
                <w:szCs w:val="26"/>
              </w:rPr>
            </w:pPr>
            <w:r w:rsidRPr="006B4051">
              <w:rPr>
                <w:rFonts w:eastAsia="標楷體" w:hint="eastAsia"/>
                <w:bCs/>
                <w:sz w:val="26"/>
                <w:szCs w:val="26"/>
              </w:rPr>
              <w:t>矽成</w:t>
            </w:r>
            <w:r>
              <w:rPr>
                <w:rFonts w:eastAsia="標楷體" w:hint="eastAsia"/>
                <w:bCs/>
                <w:sz w:val="26"/>
                <w:szCs w:val="26"/>
              </w:rPr>
              <w:t>進貨轉售</w:t>
            </w:r>
            <w:r w:rsidRPr="006B4051">
              <w:rPr>
                <w:rFonts w:eastAsia="標楷體" w:hint="eastAsia"/>
                <w:bCs/>
                <w:sz w:val="26"/>
                <w:szCs w:val="26"/>
              </w:rPr>
              <w:t>之相關損益資料</w:t>
            </w:r>
          </w:p>
        </w:tc>
        <w:tc>
          <w:tcPr>
            <w:tcW w:w="720" w:type="dxa"/>
            <w:vAlign w:val="center"/>
          </w:tcPr>
          <w:p w:rsidR="008D71F9" w:rsidRPr="0087120C" w:rsidRDefault="008D71F9" w:rsidP="005831C5">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J</w:t>
            </w:r>
          </w:p>
        </w:tc>
        <w:tc>
          <w:tcPr>
            <w:tcW w:w="7057" w:type="dxa"/>
            <w:vAlign w:val="center"/>
          </w:tcPr>
          <w:p w:rsidR="008D71F9" w:rsidRPr="006B4051" w:rsidRDefault="008D71F9" w:rsidP="00BA615D">
            <w:pPr>
              <w:rPr>
                <w:rFonts w:eastAsia="標楷體"/>
                <w:sz w:val="26"/>
                <w:szCs w:val="26"/>
              </w:rPr>
            </w:pPr>
            <w:r w:rsidRPr="006B4051">
              <w:rPr>
                <w:rFonts w:ascii="標楷體" w:eastAsia="標楷體" w:hAnsi="標楷體" w:hint="eastAsia"/>
                <w:sz w:val="26"/>
                <w:szCs w:val="26"/>
              </w:rPr>
              <w:t>矽成提供</w:t>
            </w:r>
            <w:r w:rsidRPr="00972C6D">
              <w:rPr>
                <w:rFonts w:eastAsia="標楷體"/>
                <w:sz w:val="26"/>
                <w:szCs w:val="26"/>
              </w:rPr>
              <w:t>ISSI-Cayman</w:t>
            </w:r>
            <w:r w:rsidRPr="006B4051">
              <w:rPr>
                <w:rFonts w:ascii="標楷體" w:eastAsia="標楷體" w:hAnsi="標楷體" w:hint="eastAsia"/>
                <w:sz w:val="26"/>
                <w:szCs w:val="26"/>
              </w:rPr>
              <w:t>營運支援</w:t>
            </w:r>
            <w:r>
              <w:rPr>
                <w:rFonts w:eastAsia="標楷體" w:hint="eastAsia"/>
                <w:sz w:val="26"/>
                <w:szCs w:val="26"/>
              </w:rPr>
              <w:t>相</w:t>
            </w:r>
            <w:r w:rsidRPr="006B4051">
              <w:rPr>
                <w:rFonts w:ascii="標楷體" w:eastAsia="標楷體" w:hAnsi="標楷體" w:hint="eastAsia"/>
                <w:sz w:val="26"/>
                <w:szCs w:val="26"/>
              </w:rPr>
              <w:t>關之損益資料</w:t>
            </w:r>
          </w:p>
        </w:tc>
        <w:tc>
          <w:tcPr>
            <w:tcW w:w="720" w:type="dxa"/>
            <w:vAlign w:val="center"/>
          </w:tcPr>
          <w:p w:rsidR="008D71F9" w:rsidRPr="00AD2CE0" w:rsidRDefault="008D71F9" w:rsidP="00CC195F">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K</w:t>
            </w:r>
          </w:p>
        </w:tc>
        <w:tc>
          <w:tcPr>
            <w:tcW w:w="7057" w:type="dxa"/>
            <w:vAlign w:val="center"/>
          </w:tcPr>
          <w:p w:rsidR="008D71F9" w:rsidRPr="006B4051" w:rsidRDefault="008D71F9" w:rsidP="00BA615D">
            <w:pPr>
              <w:rPr>
                <w:rFonts w:eastAsia="標楷體"/>
                <w:bCs/>
                <w:sz w:val="26"/>
                <w:szCs w:val="26"/>
              </w:rPr>
            </w:pPr>
            <w:r w:rsidRPr="006B4051">
              <w:rPr>
                <w:rFonts w:ascii="標楷體" w:eastAsia="標楷體" w:hAnsi="標楷體" w:hint="eastAsia"/>
                <w:sz w:val="26"/>
                <w:szCs w:val="26"/>
              </w:rPr>
              <w:t>矽成提供開</w:t>
            </w:r>
            <w:proofErr w:type="gramStart"/>
            <w:r w:rsidRPr="006B4051">
              <w:rPr>
                <w:rFonts w:ascii="標楷體" w:eastAsia="標楷體" w:hAnsi="標楷體" w:hint="eastAsia"/>
                <w:sz w:val="26"/>
                <w:szCs w:val="26"/>
              </w:rPr>
              <w:t>曼</w:t>
            </w:r>
            <w:proofErr w:type="gramEnd"/>
            <w:r w:rsidRPr="006B4051">
              <w:rPr>
                <w:rFonts w:ascii="標楷體" w:eastAsia="標楷體" w:hAnsi="標楷體" w:hint="eastAsia"/>
                <w:sz w:val="26"/>
                <w:szCs w:val="26"/>
              </w:rPr>
              <w:t>矽成台灣分公司營運支援</w:t>
            </w:r>
            <w:r>
              <w:rPr>
                <w:rFonts w:eastAsia="標楷體" w:hint="eastAsia"/>
                <w:sz w:val="26"/>
                <w:szCs w:val="26"/>
              </w:rPr>
              <w:t>相</w:t>
            </w:r>
            <w:r w:rsidRPr="006B4051">
              <w:rPr>
                <w:rFonts w:ascii="標楷體" w:eastAsia="標楷體" w:hAnsi="標楷體" w:hint="eastAsia"/>
                <w:sz w:val="26"/>
                <w:szCs w:val="26"/>
              </w:rPr>
              <w:t>關之損益資料</w:t>
            </w:r>
          </w:p>
        </w:tc>
        <w:tc>
          <w:tcPr>
            <w:tcW w:w="720" w:type="dxa"/>
            <w:vAlign w:val="center"/>
          </w:tcPr>
          <w:p w:rsidR="008D71F9" w:rsidRPr="00AD2CE0" w:rsidRDefault="008D71F9" w:rsidP="00F2461A">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D71F9" w:rsidP="00822279">
            <w:pPr>
              <w:jc w:val="center"/>
              <w:rPr>
                <w:rFonts w:eastAsia="標楷體"/>
                <w:b/>
                <w:sz w:val="26"/>
                <w:szCs w:val="26"/>
              </w:rPr>
            </w:pPr>
            <w:r w:rsidRPr="00AD2CE0">
              <w:rPr>
                <w:rFonts w:eastAsia="標楷體" w:hint="eastAsia"/>
                <w:b/>
                <w:sz w:val="26"/>
                <w:szCs w:val="26"/>
              </w:rPr>
              <w:t>L</w:t>
            </w:r>
          </w:p>
        </w:tc>
        <w:tc>
          <w:tcPr>
            <w:tcW w:w="7057" w:type="dxa"/>
            <w:vAlign w:val="center"/>
          </w:tcPr>
          <w:p w:rsidR="008D71F9" w:rsidRPr="006B4051" w:rsidRDefault="008D71F9" w:rsidP="00BA615D">
            <w:pPr>
              <w:rPr>
                <w:rFonts w:eastAsia="標楷體"/>
                <w:bCs/>
                <w:sz w:val="26"/>
                <w:szCs w:val="26"/>
              </w:rPr>
            </w:pPr>
            <w:r w:rsidRPr="009E6A8E">
              <w:rPr>
                <w:rFonts w:eastAsia="標楷體" w:hint="eastAsia"/>
                <w:sz w:val="26"/>
                <w:szCs w:val="26"/>
              </w:rPr>
              <w:t>LIBOR</w:t>
            </w:r>
            <w:r w:rsidRPr="001F72B4">
              <w:rPr>
                <w:rFonts w:eastAsia="標楷體" w:hint="eastAsia"/>
                <w:sz w:val="26"/>
                <w:szCs w:val="26"/>
              </w:rPr>
              <w:t>資金拆放</w:t>
            </w:r>
            <w:r w:rsidRPr="008D5CB3">
              <w:rPr>
                <w:rFonts w:eastAsia="標楷體" w:hint="eastAsia"/>
                <w:sz w:val="26"/>
                <w:szCs w:val="26"/>
              </w:rPr>
              <w:t>利率區間</w:t>
            </w:r>
          </w:p>
        </w:tc>
        <w:tc>
          <w:tcPr>
            <w:tcW w:w="720" w:type="dxa"/>
            <w:vAlign w:val="center"/>
          </w:tcPr>
          <w:p w:rsidR="008D71F9" w:rsidRPr="00AD2CE0" w:rsidRDefault="008D71F9" w:rsidP="00F2461A">
            <w:pPr>
              <w:spacing w:line="360" w:lineRule="auto"/>
              <w:jc w:val="center"/>
              <w:rPr>
                <w:rFonts w:eastAsia="標楷體"/>
                <w:sz w:val="26"/>
                <w:szCs w:val="26"/>
              </w:rPr>
            </w:pPr>
            <w:r>
              <w:rPr>
                <w:rFonts w:eastAsia="標楷體" w:hint="eastAsia"/>
                <w:sz w:val="26"/>
                <w:szCs w:val="26"/>
              </w:rPr>
              <w:t>1</w:t>
            </w:r>
          </w:p>
        </w:tc>
      </w:tr>
      <w:tr w:rsidR="00822279" w:rsidRPr="00AD2CE0" w:rsidTr="00822279">
        <w:trPr>
          <w:jc w:val="center"/>
        </w:trPr>
        <w:tc>
          <w:tcPr>
            <w:tcW w:w="736" w:type="dxa"/>
            <w:vAlign w:val="center"/>
          </w:tcPr>
          <w:p w:rsidR="00822279" w:rsidRPr="00AD2CE0" w:rsidRDefault="00822279" w:rsidP="00822279">
            <w:pPr>
              <w:jc w:val="center"/>
              <w:rPr>
                <w:rFonts w:eastAsia="標楷體"/>
                <w:b/>
                <w:sz w:val="26"/>
                <w:szCs w:val="26"/>
              </w:rPr>
            </w:pPr>
            <w:r w:rsidRPr="00AD2CE0">
              <w:rPr>
                <w:rFonts w:eastAsia="標楷體" w:hint="eastAsia"/>
                <w:b/>
                <w:sz w:val="26"/>
                <w:szCs w:val="26"/>
              </w:rPr>
              <w:t>M</w:t>
            </w:r>
          </w:p>
        </w:tc>
        <w:tc>
          <w:tcPr>
            <w:tcW w:w="7057" w:type="dxa"/>
            <w:vAlign w:val="center"/>
          </w:tcPr>
          <w:p w:rsidR="00822279" w:rsidRPr="009E6A8E" w:rsidRDefault="00822279" w:rsidP="00822279">
            <w:pPr>
              <w:rPr>
                <w:rFonts w:eastAsia="標楷體"/>
                <w:sz w:val="26"/>
                <w:szCs w:val="26"/>
              </w:rPr>
            </w:pPr>
            <w:r w:rsidRPr="00644FEE">
              <w:rPr>
                <w:rFonts w:eastAsia="標楷體" w:hint="eastAsia"/>
                <w:sz w:val="26"/>
                <w:szCs w:val="26"/>
              </w:rPr>
              <w:t>中央銀行所發佈之五大銀行新承做放款利率</w:t>
            </w:r>
          </w:p>
        </w:tc>
        <w:tc>
          <w:tcPr>
            <w:tcW w:w="720" w:type="dxa"/>
            <w:vAlign w:val="center"/>
          </w:tcPr>
          <w:p w:rsidR="00822279" w:rsidRDefault="00822279" w:rsidP="00F2461A">
            <w:pPr>
              <w:spacing w:line="360" w:lineRule="auto"/>
              <w:jc w:val="center"/>
              <w:rPr>
                <w:rFonts w:eastAsia="標楷體"/>
                <w:sz w:val="26"/>
                <w:szCs w:val="26"/>
              </w:rPr>
            </w:pPr>
            <w:r>
              <w:rPr>
                <w:rFonts w:eastAsia="標楷體" w:hint="eastAsia"/>
                <w:sz w:val="26"/>
                <w:szCs w:val="26"/>
              </w:rPr>
              <w:t>1</w:t>
            </w:r>
          </w:p>
        </w:tc>
      </w:tr>
      <w:tr w:rsidR="008D71F9" w:rsidRPr="00AD2CE0" w:rsidTr="00822279">
        <w:trPr>
          <w:jc w:val="center"/>
        </w:trPr>
        <w:tc>
          <w:tcPr>
            <w:tcW w:w="736" w:type="dxa"/>
            <w:vAlign w:val="center"/>
          </w:tcPr>
          <w:p w:rsidR="008D71F9" w:rsidRPr="00AD2CE0" w:rsidRDefault="00822279" w:rsidP="00822279">
            <w:pPr>
              <w:jc w:val="center"/>
              <w:rPr>
                <w:rFonts w:eastAsia="標楷體"/>
                <w:b/>
                <w:sz w:val="26"/>
                <w:szCs w:val="26"/>
              </w:rPr>
            </w:pPr>
            <w:r>
              <w:rPr>
                <w:rFonts w:eastAsia="標楷體" w:hint="eastAsia"/>
                <w:b/>
                <w:sz w:val="26"/>
                <w:szCs w:val="26"/>
              </w:rPr>
              <w:t>N</w:t>
            </w:r>
          </w:p>
        </w:tc>
        <w:tc>
          <w:tcPr>
            <w:tcW w:w="7057" w:type="dxa"/>
            <w:vAlign w:val="center"/>
          </w:tcPr>
          <w:p w:rsidR="008D71F9" w:rsidRPr="006B4051" w:rsidRDefault="008D71F9" w:rsidP="00D366B6">
            <w:pPr>
              <w:rPr>
                <w:rFonts w:eastAsia="標楷體"/>
                <w:bCs/>
                <w:sz w:val="26"/>
                <w:szCs w:val="26"/>
              </w:rPr>
            </w:pPr>
            <w:r w:rsidRPr="006B4051">
              <w:rPr>
                <w:rFonts w:eastAsia="標楷體" w:hint="eastAsia"/>
                <w:bCs/>
                <w:sz w:val="26"/>
                <w:szCs w:val="26"/>
              </w:rPr>
              <w:t>中華民國營利事業所得稅不合常規移訂價查核準則</w:t>
            </w:r>
          </w:p>
        </w:tc>
        <w:tc>
          <w:tcPr>
            <w:tcW w:w="720" w:type="dxa"/>
            <w:vAlign w:val="center"/>
          </w:tcPr>
          <w:p w:rsidR="008D71F9" w:rsidRPr="00AD2CE0" w:rsidRDefault="008D71F9" w:rsidP="005831C5">
            <w:pPr>
              <w:spacing w:line="360" w:lineRule="auto"/>
              <w:jc w:val="center"/>
              <w:rPr>
                <w:rFonts w:eastAsia="標楷體"/>
                <w:sz w:val="26"/>
                <w:szCs w:val="26"/>
              </w:rPr>
            </w:pPr>
            <w:r>
              <w:rPr>
                <w:rFonts w:eastAsia="標楷體" w:hint="eastAsia"/>
                <w:sz w:val="26"/>
                <w:szCs w:val="26"/>
              </w:rPr>
              <w:t>1</w:t>
            </w:r>
            <w:r w:rsidR="00D344C9">
              <w:rPr>
                <w:rFonts w:eastAsia="標楷體" w:hint="eastAsia"/>
                <w:sz w:val="26"/>
                <w:szCs w:val="26"/>
              </w:rPr>
              <w:t>-21</w:t>
            </w:r>
          </w:p>
        </w:tc>
      </w:tr>
      <w:bookmarkEnd w:id="0"/>
      <w:bookmarkEnd w:id="1"/>
      <w:bookmarkEnd w:id="2"/>
      <w:bookmarkEnd w:id="3"/>
    </w:tbl>
    <w:p w:rsidR="00BD6D02" w:rsidRDefault="00ED670D" w:rsidP="00B00219">
      <w:pPr>
        <w:spacing w:line="0" w:lineRule="atLeast"/>
        <w:rPr>
          <w:rFonts w:eastAsia="標楷體"/>
          <w:sz w:val="26"/>
          <w:szCs w:val="26"/>
        </w:rPr>
        <w:sectPr w:rsidR="00BD6D02" w:rsidSect="006B4840">
          <w:headerReference w:type="even" r:id="rId17"/>
          <w:headerReference w:type="default" r:id="rId18"/>
          <w:footerReference w:type="even" r:id="rId19"/>
          <w:footerReference w:type="default" r:id="rId20"/>
          <w:headerReference w:type="first" r:id="rId21"/>
          <w:type w:val="oddPage"/>
          <w:pgSz w:w="11906" w:h="16838" w:code="9"/>
          <w:pgMar w:top="2160" w:right="1440" w:bottom="1814" w:left="1440" w:header="851" w:footer="567" w:gutter="567"/>
          <w:pgNumType w:start="1"/>
          <w:cols w:space="425"/>
          <w:docGrid w:linePitch="360"/>
        </w:sectPr>
      </w:pPr>
      <w:r w:rsidRPr="00EA272E">
        <w:rPr>
          <w:rFonts w:eastAsia="標楷體"/>
          <w:sz w:val="26"/>
          <w:szCs w:val="26"/>
        </w:rPr>
        <w:br w:type="page"/>
      </w:r>
      <w:bookmarkStart w:id="4" w:name="_Toc253154505"/>
      <w:bookmarkStart w:id="5" w:name="_Toc253154573"/>
      <w:bookmarkStart w:id="6" w:name="_Toc272326004"/>
      <w:bookmarkStart w:id="7" w:name="_Toc272326632"/>
      <w:bookmarkStart w:id="8" w:name="_Toc272326811"/>
      <w:bookmarkStart w:id="9" w:name="_Toc275960644"/>
    </w:p>
    <w:p w:rsidR="00FD49BF" w:rsidRDefault="00CE7E1F" w:rsidP="00B00219">
      <w:pPr>
        <w:spacing w:line="0" w:lineRule="atLeast"/>
        <w:rPr>
          <w:rFonts w:eastAsia="標楷體"/>
          <w:sz w:val="26"/>
          <w:szCs w:val="26"/>
        </w:rPr>
      </w:pPr>
      <w:r>
        <w:rPr>
          <w:rFonts w:eastAsia="標楷體"/>
          <w:noProof/>
          <w:sz w:val="48"/>
          <w:szCs w:val="48"/>
        </w:rPr>
        <w:lastRenderedPageBreak/>
        <mc:AlternateContent>
          <mc:Choice Requires="wps">
            <w:drawing>
              <wp:anchor distT="0" distB="0" distL="114300" distR="114300" simplePos="0" relativeHeight="251651072" behindDoc="0" locked="0" layoutInCell="1" allowOverlap="1" wp14:anchorId="59040AAE" wp14:editId="0B1A9280">
                <wp:simplePos x="0" y="0"/>
                <wp:positionH relativeFrom="column">
                  <wp:posOffset>4655185</wp:posOffset>
                </wp:positionH>
                <wp:positionV relativeFrom="paragraph">
                  <wp:posOffset>-3175</wp:posOffset>
                </wp:positionV>
                <wp:extent cx="720090" cy="720090"/>
                <wp:effectExtent l="6985" t="6350" r="6350" b="6985"/>
                <wp:wrapNone/>
                <wp:docPr id="592"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7B7597" w:rsidRDefault="00822279"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9" o:spid="_x0000_s1028" type="#_x0000_t202" style="position:absolute;margin-left:366.55pt;margin-top:-.25pt;width:56.7pt;height:56.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">
                <v:textbox>
                  <w:txbxContent>
                    <w:p w:rsidR="00822279" w:rsidRPr="007B7597" w:rsidRDefault="00822279" w:rsidP="007B7597">
                      <w:pPr>
                        <w:jc w:val="center"/>
                        <w:rPr>
                          <w:rFonts w:ascii="微軟正黑體" w:eastAsia="微軟正黑體" w:hAnsi="微軟正黑體"/>
                          <w:b/>
                          <w:sz w:val="56"/>
                          <w:szCs w:val="52"/>
                        </w:rPr>
                      </w:pPr>
                      <w:r w:rsidRPr="007B7597">
                        <w:rPr>
                          <w:rFonts w:ascii="微軟正黑體" w:eastAsia="微軟正黑體" w:hAnsi="微軟正黑體"/>
                          <w:b/>
                          <w:sz w:val="56"/>
                          <w:szCs w:val="52"/>
                        </w:rPr>
                        <w:t>Ⅰ</w:t>
                      </w:r>
                    </w:p>
                  </w:txbxContent>
                </v:textbox>
              </v:shape>
            </w:pict>
          </mc:Fallback>
        </mc:AlternateContent>
      </w:r>
    </w:p>
    <w:bookmarkEnd w:id="4"/>
    <w:bookmarkEnd w:id="5"/>
    <w:bookmarkEnd w:id="6"/>
    <w:bookmarkEnd w:id="7"/>
    <w:bookmarkEnd w:id="8"/>
    <w:bookmarkEnd w:id="9"/>
    <w:p w:rsidR="007F3EF4" w:rsidRPr="00EA272E" w:rsidRDefault="007F3EF4" w:rsidP="00B00219">
      <w:pPr>
        <w:spacing w:line="0" w:lineRule="atLeast"/>
        <w:rPr>
          <w:rFonts w:eastAsia="標楷體"/>
          <w:sz w:val="48"/>
          <w:szCs w:val="48"/>
        </w:rPr>
      </w:pPr>
    </w:p>
    <w:p w:rsidR="007F3EF4" w:rsidRPr="00EA272E" w:rsidRDefault="007F3EF4" w:rsidP="00995F8B">
      <w:pPr>
        <w:pStyle w:val="1"/>
        <w:numPr>
          <w:ilvl w:val="0"/>
          <w:numId w:val="0"/>
        </w:numPr>
        <w:spacing w:before="0" w:after="0" w:line="240" w:lineRule="auto"/>
        <w:jc w:val="right"/>
        <w:rPr>
          <w:rFonts w:ascii="Times New Roman" w:eastAsia="標楷體" w:hAnsi="Times New Roman"/>
          <w:sz w:val="48"/>
          <w:szCs w:val="48"/>
        </w:rPr>
      </w:pPr>
    </w:p>
    <w:p w:rsidR="00567251" w:rsidRPr="00261AE7" w:rsidRDefault="006736AD" w:rsidP="007821E9">
      <w:pPr>
        <w:pStyle w:val="1"/>
        <w:spacing w:before="100" w:beforeAutospacing="1" w:after="100" w:afterAutospacing="1" w:line="360" w:lineRule="auto"/>
        <w:ind w:left="0" w:firstLine="0"/>
        <w:jc w:val="right"/>
        <w:rPr>
          <w:rFonts w:ascii="Times New Roman" w:eastAsia="標楷體" w:hAnsi="Times New Roman"/>
          <w:szCs w:val="56"/>
        </w:rPr>
      </w:pPr>
      <w:bookmarkStart w:id="10" w:name="_Toc355775824"/>
      <w:r w:rsidRPr="00261AE7">
        <w:rPr>
          <w:rFonts w:ascii="Times New Roman" w:eastAsia="標楷體" w:hAnsi="標楷體"/>
          <w:szCs w:val="56"/>
        </w:rPr>
        <w:t>摘要</w:t>
      </w:r>
      <w:bookmarkEnd w:id="10"/>
    </w:p>
    <w:p w:rsidR="006240E2" w:rsidRDefault="00567251" w:rsidP="00BD6D02">
      <w:pPr>
        <w:spacing w:beforeLines="50" w:before="120" w:afterLines="50" w:after="120" w:line="360" w:lineRule="auto"/>
        <w:ind w:firstLineChars="200" w:firstLine="520"/>
        <w:jc w:val="both"/>
        <w:rPr>
          <w:rFonts w:eastAsia="標楷體"/>
          <w:sz w:val="26"/>
          <w:szCs w:val="26"/>
        </w:rPr>
      </w:pPr>
      <w:r w:rsidRPr="00362B43">
        <w:rPr>
          <w:rFonts w:eastAsia="標楷體"/>
          <w:sz w:val="26"/>
          <w:szCs w:val="26"/>
        </w:rPr>
        <w:t>本報告乃遵循移轉訂價查核準則規定之方法為之，</w:t>
      </w:r>
      <w:r w:rsidR="00CB265A" w:rsidRPr="00362B43">
        <w:rPr>
          <w:rFonts w:eastAsia="標楷體" w:hint="eastAsia"/>
          <w:sz w:val="26"/>
          <w:szCs w:val="26"/>
        </w:rPr>
        <w:t>分析之</w:t>
      </w:r>
      <w:r w:rsidRPr="00362B43">
        <w:rPr>
          <w:rFonts w:eastAsia="標楷體"/>
          <w:sz w:val="26"/>
          <w:szCs w:val="26"/>
        </w:rPr>
        <w:t>目的在</w:t>
      </w:r>
      <w:r w:rsidR="009C2F09" w:rsidRPr="00362B43">
        <w:rPr>
          <w:rFonts w:eastAsia="標楷體" w:hint="eastAsia"/>
          <w:sz w:val="26"/>
          <w:szCs w:val="26"/>
        </w:rPr>
        <w:t>為</w:t>
      </w:r>
      <w:r w:rsidR="00D549DD" w:rsidRPr="00362B43">
        <w:rPr>
          <w:rFonts w:eastAsia="標楷體" w:hint="eastAsia"/>
          <w:sz w:val="26"/>
          <w:szCs w:val="26"/>
        </w:rPr>
        <w:t>矽成</w:t>
      </w:r>
      <w:r w:rsidR="00D57BD3">
        <w:rPr>
          <w:rFonts w:eastAsia="標楷體" w:hint="eastAsia"/>
          <w:sz w:val="26"/>
          <w:szCs w:val="26"/>
        </w:rPr>
        <w:t>10</w:t>
      </w:r>
      <w:r w:rsidR="00803C72">
        <w:rPr>
          <w:rFonts w:eastAsia="標楷體" w:hint="eastAsia"/>
          <w:sz w:val="26"/>
          <w:szCs w:val="26"/>
        </w:rPr>
        <w:t>5</w:t>
      </w:r>
      <w:r w:rsidR="009C2F09" w:rsidRPr="00362B43">
        <w:rPr>
          <w:rFonts w:eastAsia="標楷體" w:hint="eastAsia"/>
          <w:sz w:val="26"/>
          <w:szCs w:val="26"/>
        </w:rPr>
        <w:t>會計年度與</w:t>
      </w:r>
      <w:r w:rsidRPr="00362B43">
        <w:rPr>
          <w:rFonts w:eastAsia="標楷體"/>
          <w:sz w:val="26"/>
          <w:szCs w:val="26"/>
        </w:rPr>
        <w:t>關係企業間之</w:t>
      </w:r>
      <w:r w:rsidR="009C2F09" w:rsidRPr="00362B43">
        <w:rPr>
          <w:rFonts w:eastAsia="標楷體" w:hint="eastAsia"/>
          <w:sz w:val="26"/>
          <w:szCs w:val="26"/>
        </w:rPr>
        <w:t>受控</w:t>
      </w:r>
      <w:r w:rsidRPr="00362B43">
        <w:rPr>
          <w:rFonts w:eastAsia="標楷體"/>
          <w:sz w:val="26"/>
          <w:szCs w:val="26"/>
        </w:rPr>
        <w:t>交易建立分析架構，以評估交易結果是否符合常規。</w:t>
      </w:r>
    </w:p>
    <w:p w:rsidR="006240E2" w:rsidRDefault="00567251" w:rsidP="00BD6D02">
      <w:pPr>
        <w:spacing w:beforeLines="50" w:before="120" w:afterLines="50" w:after="120" w:line="360" w:lineRule="auto"/>
        <w:ind w:firstLineChars="200" w:firstLine="520"/>
        <w:rPr>
          <w:rFonts w:eastAsia="標楷體"/>
          <w:sz w:val="26"/>
          <w:szCs w:val="26"/>
        </w:rPr>
      </w:pPr>
      <w:r w:rsidRPr="00261AE7">
        <w:rPr>
          <w:rFonts w:eastAsia="標楷體"/>
          <w:sz w:val="26"/>
          <w:szCs w:val="26"/>
        </w:rPr>
        <w:t>為進行分析，本所</w:t>
      </w:r>
      <w:proofErr w:type="gramStart"/>
      <w:r w:rsidRPr="00261AE7">
        <w:rPr>
          <w:rFonts w:eastAsia="標楷體"/>
          <w:sz w:val="26"/>
          <w:szCs w:val="26"/>
        </w:rPr>
        <w:t>採</w:t>
      </w:r>
      <w:proofErr w:type="gramEnd"/>
      <w:r w:rsidRPr="00261AE7">
        <w:rPr>
          <w:rFonts w:eastAsia="標楷體"/>
          <w:sz w:val="26"/>
          <w:szCs w:val="26"/>
        </w:rPr>
        <w:t>行之步驟如下：</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261AE7">
        <w:rPr>
          <w:rFonts w:eastAsia="標楷體"/>
          <w:sz w:val="26"/>
          <w:szCs w:val="26"/>
        </w:rPr>
        <w:t>對受控交易之型態進行分析；</w:t>
      </w:r>
    </w:p>
    <w:p w:rsidR="006240E2" w:rsidRDefault="001C1F2D"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261AE7">
        <w:rPr>
          <w:rFonts w:eastAsia="標楷體"/>
          <w:sz w:val="26"/>
          <w:szCs w:val="26"/>
        </w:rPr>
        <w:t>對</w:t>
      </w:r>
      <w:r w:rsidR="00D549DD" w:rsidRPr="00261AE7">
        <w:rPr>
          <w:rFonts w:eastAsia="標楷體" w:hint="eastAsia"/>
          <w:sz w:val="26"/>
          <w:szCs w:val="26"/>
        </w:rPr>
        <w:t>矽成</w:t>
      </w:r>
      <w:r w:rsidRPr="00261AE7">
        <w:rPr>
          <w:rFonts w:eastAsia="標楷體"/>
          <w:sz w:val="26"/>
          <w:szCs w:val="26"/>
        </w:rPr>
        <w:t>及各受控交易參與人之功能及風險進行分析；</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對其他可能影響價格或利潤之因素進行分析；</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適常規交易方法；</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建立常規交易範圍；</w:t>
      </w:r>
    </w:p>
    <w:p w:rsidR="006240E2" w:rsidRDefault="00567251" w:rsidP="00BD6D02">
      <w:pPr>
        <w:numPr>
          <w:ilvl w:val="2"/>
          <w:numId w:val="1"/>
        </w:numPr>
        <w:tabs>
          <w:tab w:val="clear" w:pos="1320"/>
          <w:tab w:val="num" w:pos="540"/>
        </w:tabs>
        <w:spacing w:beforeLines="50" w:before="120" w:afterLines="50" w:after="120" w:line="360" w:lineRule="auto"/>
        <w:ind w:left="540"/>
        <w:rPr>
          <w:rFonts w:eastAsia="標楷體"/>
          <w:sz w:val="26"/>
          <w:szCs w:val="26"/>
        </w:rPr>
      </w:pPr>
      <w:r w:rsidRPr="00EA272E">
        <w:rPr>
          <w:rFonts w:eastAsia="標楷體"/>
          <w:sz w:val="26"/>
          <w:szCs w:val="26"/>
        </w:rPr>
        <w:t>評估受控交易之結果是否符合常規</w:t>
      </w:r>
      <w:r w:rsidR="00357C54" w:rsidRPr="00EA272E">
        <w:rPr>
          <w:rFonts w:eastAsia="標楷體" w:hint="eastAsia"/>
          <w:sz w:val="26"/>
          <w:szCs w:val="26"/>
        </w:rPr>
        <w:t>。</w:t>
      </w:r>
    </w:p>
    <w:p w:rsidR="006240E2" w:rsidRDefault="00486EA8"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73373C">
        <w:rPr>
          <w:rFonts w:ascii="Times New Roman" w:eastAsia="標楷體" w:hAnsi="Times New Roman" w:hint="eastAsia"/>
          <w:sz w:val="36"/>
          <w:szCs w:val="40"/>
        </w:rPr>
        <w:t>分析方法及結論</w:t>
      </w:r>
    </w:p>
    <w:p w:rsidR="006240E2" w:rsidRDefault="00610322"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sidRPr="00610322">
        <w:rPr>
          <w:rFonts w:ascii="Times New Roman" w:eastAsia="標楷體" w:hAnsi="Times New Roman" w:hint="eastAsia"/>
          <w:sz w:val="32"/>
          <w:szCs w:val="26"/>
        </w:rPr>
        <w:t>有形資產之移轉</w:t>
      </w:r>
      <w:proofErr w:type="gramStart"/>
      <w:r w:rsidRPr="00610322">
        <w:rPr>
          <w:rFonts w:ascii="Times New Roman" w:eastAsia="標楷體" w:hAnsi="Times New Roman"/>
          <w:sz w:val="32"/>
          <w:szCs w:val="26"/>
        </w:rPr>
        <w:t>—</w:t>
      </w:r>
      <w:proofErr w:type="gramEnd"/>
      <w:r w:rsidRPr="00610322">
        <w:rPr>
          <w:rFonts w:ascii="Times New Roman" w:eastAsia="標楷體" w:hAnsi="Times New Roman" w:hint="eastAsia"/>
          <w:sz w:val="32"/>
          <w:szCs w:val="26"/>
        </w:rPr>
        <w:t>進貨</w:t>
      </w:r>
    </w:p>
    <w:p w:rsidR="00BB0D75" w:rsidRDefault="00610322">
      <w:pPr>
        <w:pStyle w:val="afa"/>
        <w:widowControl w:val="0"/>
        <w:numPr>
          <w:ilvl w:val="0"/>
          <w:numId w:val="82"/>
        </w:numPr>
        <w:tabs>
          <w:tab w:val="left" w:pos="993"/>
        </w:tabs>
        <w:spacing w:before="120" w:after="120" w:line="360" w:lineRule="auto"/>
        <w:ind w:leftChars="0" w:left="960"/>
        <w:jc w:val="both"/>
        <w:rPr>
          <w:rFonts w:eastAsia="標楷體"/>
          <w:b/>
          <w:sz w:val="28"/>
          <w:szCs w:val="28"/>
        </w:rPr>
      </w:pPr>
      <w:r w:rsidRPr="00610322">
        <w:rPr>
          <w:rFonts w:eastAsia="標楷體" w:hint="eastAsia"/>
          <w:b/>
          <w:sz w:val="28"/>
          <w:szCs w:val="28"/>
        </w:rPr>
        <w:t>矽成向關係企業購買記憶體晶片</w:t>
      </w:r>
    </w:p>
    <w:p w:rsidR="00350530" w:rsidRPr="00350530" w:rsidRDefault="00350530" w:rsidP="002135C7">
      <w:pPr>
        <w:spacing w:beforeLines="50" w:before="120" w:afterLines="50" w:after="120" w:line="360" w:lineRule="auto"/>
        <w:ind w:leftChars="300" w:left="720" w:firstLineChars="200" w:firstLine="520"/>
        <w:jc w:val="both"/>
        <w:rPr>
          <w:rFonts w:eastAsia="標楷體"/>
          <w:sz w:val="26"/>
          <w:szCs w:val="26"/>
        </w:rPr>
      </w:pPr>
      <w:r w:rsidRPr="00350530">
        <w:rPr>
          <w:rFonts w:eastAsia="標楷體" w:hint="eastAsia"/>
          <w:sz w:val="26"/>
          <w:szCs w:val="26"/>
        </w:rPr>
        <w:t>經由本報告第柒章分析，決定『可比較利潤法』為矽</w:t>
      </w:r>
      <w:proofErr w:type="gramStart"/>
      <w:r w:rsidRPr="00350530">
        <w:rPr>
          <w:rFonts w:eastAsia="標楷體" w:hint="eastAsia"/>
          <w:sz w:val="26"/>
          <w:szCs w:val="26"/>
        </w:rPr>
        <w:t>成此受控</w:t>
      </w:r>
      <w:proofErr w:type="gramEnd"/>
      <w:r w:rsidRPr="00350530">
        <w:rPr>
          <w:rFonts w:eastAsia="標楷體" w:hint="eastAsia"/>
          <w:sz w:val="26"/>
          <w:szCs w:val="26"/>
        </w:rPr>
        <w:t>交易移轉訂價分析之</w:t>
      </w:r>
      <w:proofErr w:type="gramStart"/>
      <w:r w:rsidRPr="00350530">
        <w:rPr>
          <w:rFonts w:eastAsia="標楷體" w:hint="eastAsia"/>
          <w:sz w:val="26"/>
          <w:szCs w:val="26"/>
        </w:rPr>
        <w:t>最</w:t>
      </w:r>
      <w:proofErr w:type="gramEnd"/>
      <w:r w:rsidRPr="00350530">
        <w:rPr>
          <w:rFonts w:eastAsia="標楷體" w:hint="eastAsia"/>
          <w:sz w:val="26"/>
          <w:szCs w:val="26"/>
        </w:rPr>
        <w:t>適常規交易方法。</w:t>
      </w:r>
    </w:p>
    <w:p w:rsidR="00350530" w:rsidRPr="00E60098" w:rsidRDefault="00350530" w:rsidP="002135C7">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lastRenderedPageBreak/>
        <w:t>根據本報告第肆章功能及風險分析結果，矽成定位介於「有限功能配銷商」與</w:t>
      </w:r>
      <w:r w:rsidRPr="00E60098">
        <w:rPr>
          <w:rFonts w:eastAsia="標楷體"/>
          <w:sz w:val="26"/>
          <w:szCs w:val="26"/>
        </w:rPr>
        <w:t>「</w:t>
      </w:r>
      <w:r w:rsidRPr="00E60098">
        <w:rPr>
          <w:rFonts w:eastAsia="標楷體" w:hint="eastAsia"/>
          <w:sz w:val="26"/>
          <w:szCs w:val="26"/>
        </w:rPr>
        <w:t>配銷商</w:t>
      </w:r>
      <w:r w:rsidRPr="00E60098">
        <w:rPr>
          <w:rFonts w:eastAsia="標楷體"/>
          <w:sz w:val="26"/>
          <w:szCs w:val="26"/>
        </w:rPr>
        <w:t>」</w:t>
      </w:r>
      <w:r w:rsidRPr="00E60098">
        <w:rPr>
          <w:rFonts w:eastAsia="標楷體" w:hint="eastAsia"/>
          <w:sz w:val="26"/>
          <w:szCs w:val="26"/>
        </w:rPr>
        <w:t>間，其所執行之功能及承擔之風險較關係企業不複雜，故以矽成為受測個體。</w:t>
      </w:r>
    </w:p>
    <w:p w:rsidR="00350530" w:rsidRPr="00E60098" w:rsidRDefault="00350530" w:rsidP="002135C7">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t>另本</w:t>
      </w:r>
      <w:proofErr w:type="gramStart"/>
      <w:r w:rsidRPr="00E60098">
        <w:rPr>
          <w:rFonts w:eastAsia="標楷體" w:hint="eastAsia"/>
          <w:sz w:val="26"/>
          <w:szCs w:val="26"/>
        </w:rPr>
        <w:t>報告依矽成</w:t>
      </w:r>
      <w:proofErr w:type="gramEnd"/>
      <w:r w:rsidRPr="00E60098">
        <w:rPr>
          <w:rFonts w:eastAsia="標楷體" w:hint="eastAsia"/>
          <w:sz w:val="26"/>
          <w:szCs w:val="26"/>
        </w:rPr>
        <w:t>執行之功能、承擔之風險及所擁有之無形資產進行可比較對象搜尋，並以可比較對象之營業淨利率建立常規交易範圍。經分析，矽成</w:t>
      </w:r>
      <w:r w:rsidRPr="00E60098">
        <w:rPr>
          <w:rFonts w:eastAsia="標楷體" w:hint="eastAsia"/>
          <w:sz w:val="26"/>
          <w:szCs w:val="26"/>
        </w:rPr>
        <w:t>10</w:t>
      </w:r>
      <w:r>
        <w:rPr>
          <w:rFonts w:eastAsia="標楷體" w:hint="eastAsia"/>
          <w:sz w:val="26"/>
          <w:szCs w:val="26"/>
        </w:rPr>
        <w:t>3</w:t>
      </w:r>
      <w:r w:rsidRPr="00E60098">
        <w:rPr>
          <w:rFonts w:eastAsia="標楷體" w:hint="eastAsia"/>
          <w:sz w:val="26"/>
          <w:szCs w:val="26"/>
        </w:rPr>
        <w:t>~10</w:t>
      </w:r>
      <w:r>
        <w:rPr>
          <w:rFonts w:eastAsia="標楷體" w:hint="eastAsia"/>
          <w:sz w:val="26"/>
          <w:szCs w:val="26"/>
        </w:rPr>
        <w:t>5</w:t>
      </w:r>
      <w:r w:rsidRPr="00E60098">
        <w:rPr>
          <w:rFonts w:eastAsia="標楷體" w:hint="eastAsia"/>
          <w:sz w:val="26"/>
          <w:szCs w:val="26"/>
        </w:rPr>
        <w:t>會計年度自關係企業進貨轉售記憶體產品。平均賺得營業淨利率</w:t>
      </w:r>
      <w:r w:rsidR="008D20C0">
        <w:rPr>
          <w:rFonts w:eastAsia="標楷體" w:hint="eastAsia"/>
          <w:sz w:val="26"/>
          <w:szCs w:val="26"/>
        </w:rPr>
        <w:t>9.29%</w:t>
      </w:r>
      <w:r w:rsidRPr="006A4A2E">
        <w:rPr>
          <w:rFonts w:eastAsia="標楷體" w:hint="eastAsia"/>
          <w:sz w:val="26"/>
          <w:szCs w:val="26"/>
        </w:rPr>
        <w:t>，高</w:t>
      </w:r>
      <w:r w:rsidRPr="006A4A2E">
        <w:rPr>
          <w:rFonts w:eastAsia="標楷體"/>
          <w:sz w:val="26"/>
          <w:szCs w:val="26"/>
        </w:rPr>
        <w:t>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w:t>
      </w:r>
      <w:r w:rsidRPr="006A4A2E">
        <w:rPr>
          <w:rFonts w:eastAsia="標楷體"/>
          <w:sz w:val="26"/>
          <w:szCs w:val="26"/>
        </w:rPr>
        <w:t>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sz w:val="26"/>
          <w:szCs w:val="26"/>
        </w:rPr>
        <w:t>上分位數，</w:t>
      </w:r>
      <w:r w:rsidRPr="00E60098">
        <w:rPr>
          <w:rFonts w:eastAsia="標楷體" w:hint="eastAsia"/>
          <w:sz w:val="26"/>
          <w:szCs w:val="26"/>
        </w:rPr>
        <w:t>因互相調整結果，對中華民國稅收不生影響，故不予調整。</w:t>
      </w:r>
    </w:p>
    <w:p w:rsidR="006240E2" w:rsidRDefault="009F2671"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BB0D75" w:rsidRDefault="00610322">
      <w:pPr>
        <w:pStyle w:val="afa"/>
        <w:widowControl w:val="0"/>
        <w:numPr>
          <w:ilvl w:val="0"/>
          <w:numId w:val="82"/>
        </w:numPr>
        <w:tabs>
          <w:tab w:val="left" w:pos="993"/>
        </w:tabs>
        <w:spacing w:before="120" w:after="120" w:line="360" w:lineRule="auto"/>
        <w:ind w:leftChars="0" w:left="960"/>
        <w:jc w:val="both"/>
        <w:rPr>
          <w:rFonts w:eastAsia="標楷體"/>
          <w:b/>
          <w:sz w:val="28"/>
          <w:szCs w:val="28"/>
        </w:rPr>
      </w:pPr>
      <w:r w:rsidRPr="00610322">
        <w:rPr>
          <w:rFonts w:eastAsia="標楷體" w:hint="eastAsia"/>
          <w:b/>
          <w:sz w:val="28"/>
          <w:szCs w:val="28"/>
        </w:rPr>
        <w:t>矽成提供關係企業營運支援服務</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sidRPr="000D07E4">
        <w:rPr>
          <w:rFonts w:eastAsia="標楷體" w:hint="eastAsia"/>
          <w:sz w:val="26"/>
          <w:szCs w:val="26"/>
        </w:rPr>
        <w:t>經由本報告第柒章分析，決定『可比較利潤法』為矽</w:t>
      </w:r>
      <w:proofErr w:type="gramStart"/>
      <w:r w:rsidRPr="000D07E4">
        <w:rPr>
          <w:rFonts w:eastAsia="標楷體" w:hint="eastAsia"/>
          <w:sz w:val="26"/>
          <w:szCs w:val="26"/>
        </w:rPr>
        <w:t>成此受控</w:t>
      </w:r>
      <w:proofErr w:type="gramEnd"/>
      <w:r w:rsidRPr="000D07E4">
        <w:rPr>
          <w:rFonts w:eastAsia="標楷體" w:hint="eastAsia"/>
          <w:sz w:val="26"/>
          <w:szCs w:val="26"/>
        </w:rPr>
        <w:t>交易移轉訂價分析之</w:t>
      </w:r>
      <w:proofErr w:type="gramStart"/>
      <w:r w:rsidRPr="000D07E4">
        <w:rPr>
          <w:rFonts w:eastAsia="標楷體" w:hint="eastAsia"/>
          <w:sz w:val="26"/>
          <w:szCs w:val="26"/>
        </w:rPr>
        <w:t>最</w:t>
      </w:r>
      <w:proofErr w:type="gramEnd"/>
      <w:r w:rsidRPr="000D07E4">
        <w:rPr>
          <w:rFonts w:eastAsia="標楷體" w:hint="eastAsia"/>
          <w:sz w:val="26"/>
          <w:szCs w:val="26"/>
        </w:rPr>
        <w:t>適常規交易方法。</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Pr>
          <w:rFonts w:eastAsia="標楷體"/>
          <w:sz w:val="26"/>
          <w:szCs w:val="26"/>
        </w:rPr>
        <w:t>根據本報告第肆章功能及風險分析結果，</w:t>
      </w:r>
      <w:r w:rsidR="00FB2A39">
        <w:rPr>
          <w:rFonts w:eastAsia="標楷體" w:hint="eastAsia"/>
          <w:sz w:val="26"/>
          <w:szCs w:val="26"/>
        </w:rPr>
        <w:t>於</w:t>
      </w:r>
      <w:r w:rsidR="00063F26">
        <w:rPr>
          <w:rFonts w:eastAsia="標楷體" w:hint="eastAsia"/>
          <w:sz w:val="26"/>
          <w:szCs w:val="26"/>
        </w:rPr>
        <w:t>提供營運支援服務</w:t>
      </w:r>
      <w:r w:rsidR="00FB2A39">
        <w:rPr>
          <w:rFonts w:eastAsia="標楷體" w:hint="eastAsia"/>
          <w:sz w:val="26"/>
          <w:szCs w:val="26"/>
        </w:rPr>
        <w:t>交易中</w:t>
      </w:r>
      <w:r w:rsidR="00DE42B2" w:rsidRPr="007E4714">
        <w:rPr>
          <w:rFonts w:eastAsia="標楷體" w:hint="eastAsia"/>
          <w:sz w:val="26"/>
          <w:szCs w:val="26"/>
        </w:rPr>
        <w:t>矽成為</w:t>
      </w:r>
      <w:r w:rsidR="00FB2A39">
        <w:rPr>
          <w:rFonts w:eastAsia="標楷體" w:hint="eastAsia"/>
          <w:sz w:val="26"/>
          <w:szCs w:val="26"/>
        </w:rPr>
        <w:t>服務提供者</w:t>
      </w:r>
      <w:r w:rsidRPr="000D07E4">
        <w:rPr>
          <w:rFonts w:eastAsia="標楷體"/>
          <w:sz w:val="26"/>
          <w:szCs w:val="26"/>
        </w:rPr>
        <w:t>，</w:t>
      </w:r>
      <w:r w:rsidR="00DE42B2" w:rsidRPr="007E4714">
        <w:rPr>
          <w:rFonts w:eastAsia="標楷體" w:hint="eastAsia"/>
          <w:sz w:val="26"/>
          <w:szCs w:val="26"/>
        </w:rPr>
        <w:t>其所執行之功能及承擔之風險較</w:t>
      </w:r>
      <w:r w:rsidR="00FB2A39">
        <w:rPr>
          <w:rFonts w:eastAsia="標楷體" w:hint="eastAsia"/>
          <w:sz w:val="26"/>
          <w:szCs w:val="26"/>
        </w:rPr>
        <w:t>其他受控交易</w:t>
      </w:r>
      <w:r w:rsidR="00372C59">
        <w:rPr>
          <w:rFonts w:eastAsia="標楷體" w:hint="eastAsia"/>
          <w:sz w:val="26"/>
          <w:szCs w:val="26"/>
        </w:rPr>
        <w:t>參</w:t>
      </w:r>
      <w:r w:rsidR="00FB2A39">
        <w:rPr>
          <w:rFonts w:eastAsia="標楷體" w:hint="eastAsia"/>
          <w:sz w:val="26"/>
          <w:szCs w:val="26"/>
        </w:rPr>
        <w:t>與人</w:t>
      </w:r>
      <w:r w:rsidR="00DE42B2" w:rsidRPr="007E4714">
        <w:rPr>
          <w:rFonts w:eastAsia="標楷體" w:hint="eastAsia"/>
          <w:sz w:val="26"/>
          <w:szCs w:val="26"/>
        </w:rPr>
        <w:t>為</w:t>
      </w:r>
      <w:r w:rsidR="00FB2A39">
        <w:rPr>
          <w:rFonts w:eastAsia="標楷體" w:hint="eastAsia"/>
          <w:sz w:val="26"/>
          <w:szCs w:val="26"/>
        </w:rPr>
        <w:t>單純</w:t>
      </w:r>
      <w:r w:rsidR="00DE42B2" w:rsidRPr="007E4714">
        <w:rPr>
          <w:rFonts w:eastAsia="標楷體" w:hint="eastAsia"/>
          <w:sz w:val="26"/>
          <w:szCs w:val="26"/>
        </w:rPr>
        <w:t>，</w:t>
      </w:r>
      <w:r w:rsidR="00FB2A39">
        <w:rPr>
          <w:rFonts w:eastAsia="標楷體" w:hint="eastAsia"/>
          <w:sz w:val="26"/>
          <w:szCs w:val="26"/>
        </w:rPr>
        <w:t>且</w:t>
      </w:r>
      <w:r w:rsidR="00DE42B2">
        <w:rPr>
          <w:rFonts w:eastAsia="標楷體" w:hint="eastAsia"/>
          <w:sz w:val="26"/>
          <w:szCs w:val="26"/>
          <w:shd w:val="clear" w:color="auto" w:fill="FFFFFF"/>
        </w:rPr>
        <w:t>本所可取得</w:t>
      </w:r>
      <w:r w:rsidR="00DE42B2" w:rsidRPr="007E4714">
        <w:rPr>
          <w:rFonts w:eastAsia="標楷體" w:hint="eastAsia"/>
          <w:sz w:val="26"/>
          <w:szCs w:val="26"/>
          <w:shd w:val="clear" w:color="auto" w:fill="FFFFFF"/>
        </w:rPr>
        <w:t>經本國會計師查核簽證</w:t>
      </w:r>
      <w:r w:rsidR="00DE42B2">
        <w:rPr>
          <w:rFonts w:eastAsia="標楷體" w:hint="eastAsia"/>
          <w:sz w:val="26"/>
          <w:szCs w:val="26"/>
          <w:shd w:val="clear" w:color="auto" w:fill="FFFFFF"/>
        </w:rPr>
        <w:t>且可信度較高之財</w:t>
      </w:r>
      <w:proofErr w:type="gramStart"/>
      <w:r w:rsidR="00DE42B2">
        <w:rPr>
          <w:rFonts w:eastAsia="標楷體" w:hint="eastAsia"/>
          <w:sz w:val="26"/>
          <w:szCs w:val="26"/>
          <w:shd w:val="clear" w:color="auto" w:fill="FFFFFF"/>
        </w:rPr>
        <w:t>務</w:t>
      </w:r>
      <w:proofErr w:type="gramEnd"/>
      <w:r w:rsidR="00DE42B2">
        <w:rPr>
          <w:rFonts w:eastAsia="標楷體" w:hint="eastAsia"/>
          <w:sz w:val="26"/>
          <w:szCs w:val="26"/>
          <w:shd w:val="clear" w:color="auto" w:fill="FFFFFF"/>
        </w:rPr>
        <w:t>資料</w:t>
      </w:r>
      <w:r w:rsidR="00DE42B2" w:rsidRPr="007E4714">
        <w:rPr>
          <w:rFonts w:eastAsia="標楷體" w:hint="eastAsia"/>
          <w:sz w:val="26"/>
          <w:szCs w:val="26"/>
          <w:shd w:val="clear" w:color="auto" w:fill="FFFFFF"/>
        </w:rPr>
        <w:t>，故以</w:t>
      </w:r>
      <w:r w:rsidR="00DE42B2" w:rsidRPr="007E4714">
        <w:rPr>
          <w:rFonts w:eastAsia="標楷體" w:hint="eastAsia"/>
          <w:sz w:val="26"/>
          <w:szCs w:val="26"/>
        </w:rPr>
        <w:t>矽成為受測個體。</w:t>
      </w:r>
    </w:p>
    <w:p w:rsidR="006240E2" w:rsidRDefault="0029049B" w:rsidP="00BD6D02">
      <w:pPr>
        <w:spacing w:beforeLines="50" w:before="120" w:afterLines="50" w:after="120" w:line="360" w:lineRule="auto"/>
        <w:ind w:leftChars="300" w:left="720" w:firstLineChars="200" w:firstLine="520"/>
        <w:jc w:val="both"/>
        <w:rPr>
          <w:rFonts w:eastAsia="標楷體"/>
          <w:sz w:val="26"/>
          <w:szCs w:val="26"/>
        </w:rPr>
      </w:pPr>
      <w:r w:rsidRPr="0040191A">
        <w:rPr>
          <w:rFonts w:eastAsia="標楷體" w:hint="eastAsia"/>
          <w:sz w:val="26"/>
          <w:szCs w:val="26"/>
        </w:rPr>
        <w:t>另</w:t>
      </w:r>
      <w:r w:rsidRPr="0040191A">
        <w:rPr>
          <w:rFonts w:eastAsia="標楷體"/>
          <w:sz w:val="26"/>
          <w:szCs w:val="26"/>
        </w:rPr>
        <w:t>本</w:t>
      </w:r>
      <w:proofErr w:type="gramStart"/>
      <w:r w:rsidRPr="0040191A">
        <w:rPr>
          <w:rFonts w:eastAsia="標楷體"/>
          <w:sz w:val="26"/>
          <w:szCs w:val="26"/>
        </w:rPr>
        <w:t>報告依</w:t>
      </w:r>
      <w:r>
        <w:rPr>
          <w:rFonts w:eastAsia="標楷體" w:hint="eastAsia"/>
          <w:sz w:val="26"/>
          <w:szCs w:val="26"/>
        </w:rPr>
        <w:t>矽成</w:t>
      </w:r>
      <w:proofErr w:type="gramEnd"/>
      <w:r w:rsidRPr="0040191A">
        <w:rPr>
          <w:rFonts w:eastAsia="標楷體"/>
          <w:sz w:val="26"/>
          <w:szCs w:val="26"/>
        </w:rPr>
        <w:t>執行之功能及承擔之風險進行可比較對象搜尋，並以可比較對象之</w:t>
      </w:r>
      <w:r w:rsidR="00FB2A39">
        <w:rPr>
          <w:rFonts w:eastAsia="標楷體" w:hint="eastAsia"/>
          <w:sz w:val="26"/>
          <w:szCs w:val="26"/>
        </w:rPr>
        <w:t>成本及營業費用淨利率</w:t>
      </w:r>
      <w:r w:rsidRPr="0040191A">
        <w:rPr>
          <w:rFonts w:eastAsia="標楷體"/>
          <w:sz w:val="26"/>
          <w:szCs w:val="26"/>
        </w:rPr>
        <w:t>建立常規交易範圍。經分析，矽成</w:t>
      </w:r>
      <w:r w:rsidR="00F74189">
        <w:rPr>
          <w:rFonts w:eastAsia="標楷體" w:hint="eastAsia"/>
          <w:sz w:val="26"/>
          <w:szCs w:val="26"/>
        </w:rPr>
        <w:t>10</w:t>
      </w:r>
      <w:r w:rsidR="00372C59">
        <w:rPr>
          <w:rFonts w:eastAsia="標楷體" w:hint="eastAsia"/>
          <w:sz w:val="26"/>
          <w:szCs w:val="26"/>
        </w:rPr>
        <w:t>3</w:t>
      </w:r>
      <w:r w:rsidR="00F74189">
        <w:rPr>
          <w:rFonts w:eastAsia="標楷體" w:hint="eastAsia"/>
          <w:sz w:val="26"/>
          <w:szCs w:val="26"/>
        </w:rPr>
        <w:t>~</w:t>
      </w:r>
      <w:r w:rsidR="005C1955">
        <w:rPr>
          <w:rFonts w:eastAsia="標楷體" w:hint="eastAsia"/>
          <w:sz w:val="26"/>
          <w:szCs w:val="26"/>
        </w:rPr>
        <w:t>10</w:t>
      </w:r>
      <w:r w:rsidR="00372C59">
        <w:rPr>
          <w:rFonts w:eastAsia="標楷體" w:hint="eastAsia"/>
          <w:sz w:val="26"/>
          <w:szCs w:val="26"/>
        </w:rPr>
        <w:t>5</w:t>
      </w:r>
      <w:r w:rsidRPr="0040191A">
        <w:rPr>
          <w:rFonts w:eastAsia="標楷體"/>
          <w:sz w:val="26"/>
          <w:szCs w:val="26"/>
        </w:rPr>
        <w:t>會計年度提供</w:t>
      </w:r>
      <w:r w:rsidR="00FB2A39">
        <w:rPr>
          <w:rFonts w:eastAsia="標楷體" w:hint="eastAsia"/>
          <w:sz w:val="26"/>
          <w:szCs w:val="26"/>
        </w:rPr>
        <w:t>關係企業</w:t>
      </w:r>
      <w:r w:rsidRPr="0040191A">
        <w:rPr>
          <w:rFonts w:eastAsia="標楷體"/>
          <w:sz w:val="26"/>
          <w:szCs w:val="26"/>
        </w:rPr>
        <w:t>營運支援服務，</w:t>
      </w:r>
      <w:r w:rsidR="002663C0">
        <w:rPr>
          <w:rFonts w:eastAsia="標楷體" w:hint="eastAsia"/>
          <w:sz w:val="26"/>
          <w:szCs w:val="26"/>
        </w:rPr>
        <w:t>平均</w:t>
      </w:r>
      <w:r w:rsidRPr="0040191A">
        <w:rPr>
          <w:rFonts w:eastAsia="標楷體"/>
          <w:sz w:val="26"/>
          <w:szCs w:val="26"/>
        </w:rPr>
        <w:t>賺</w:t>
      </w:r>
      <w:r w:rsidR="0059599B">
        <w:rPr>
          <w:rFonts w:eastAsia="標楷體" w:hint="eastAsia"/>
          <w:sz w:val="26"/>
          <w:szCs w:val="26"/>
        </w:rPr>
        <w:t>得</w:t>
      </w:r>
      <w:r w:rsidRPr="0040191A">
        <w:rPr>
          <w:rFonts w:eastAsia="標楷體"/>
          <w:sz w:val="26"/>
          <w:szCs w:val="26"/>
        </w:rPr>
        <w:t>成本及營業費用淨利率</w:t>
      </w:r>
      <w:r w:rsidR="00372C59">
        <w:rPr>
          <w:rFonts w:eastAsia="標楷體" w:hint="eastAsia"/>
          <w:sz w:val="26"/>
          <w:szCs w:val="26"/>
        </w:rPr>
        <w:t>6.55</w:t>
      </w:r>
      <w:r w:rsidRPr="0040191A">
        <w:rPr>
          <w:rFonts w:eastAsia="標楷體"/>
          <w:sz w:val="26"/>
          <w:szCs w:val="26"/>
        </w:rPr>
        <w:t>%</w:t>
      </w:r>
      <w:r w:rsidRPr="0040191A">
        <w:rPr>
          <w:rFonts w:eastAsia="標楷體" w:hAnsi="標楷體"/>
          <w:sz w:val="26"/>
          <w:szCs w:val="26"/>
        </w:rPr>
        <w:t>，</w:t>
      </w:r>
      <w:r w:rsidRPr="0040191A">
        <w:rPr>
          <w:rFonts w:eastAsia="標楷體" w:hAnsi="標楷體" w:hint="eastAsia"/>
          <w:sz w:val="26"/>
          <w:szCs w:val="26"/>
        </w:rPr>
        <w:t>位</w:t>
      </w:r>
      <w:r w:rsidRPr="0040191A">
        <w:rPr>
          <w:rFonts w:eastAsia="標楷體" w:hAnsi="標楷體"/>
          <w:sz w:val="26"/>
          <w:szCs w:val="26"/>
        </w:rPr>
        <w:t>於</w:t>
      </w:r>
      <w:r>
        <w:rPr>
          <w:rFonts w:eastAsia="標楷體" w:hint="eastAsia"/>
          <w:sz w:val="26"/>
          <w:szCs w:val="26"/>
        </w:rPr>
        <w:t>ONESOURCE</w:t>
      </w:r>
      <w:r w:rsidRPr="0040191A">
        <w:rPr>
          <w:rFonts w:eastAsia="標楷體" w:hint="eastAsia"/>
          <w:sz w:val="26"/>
          <w:szCs w:val="26"/>
        </w:rPr>
        <w:t>資料庫</w:t>
      </w:r>
      <w:proofErr w:type="gramStart"/>
      <w:r w:rsidRPr="0040191A">
        <w:rPr>
          <w:rFonts w:eastAsia="標楷體" w:hAnsi="標楷體"/>
          <w:sz w:val="26"/>
          <w:szCs w:val="26"/>
        </w:rPr>
        <w:t>所選可比較</w:t>
      </w:r>
      <w:proofErr w:type="gramEnd"/>
      <w:r w:rsidRPr="0040191A">
        <w:rPr>
          <w:rFonts w:eastAsia="標楷體" w:hAnsi="標楷體"/>
          <w:sz w:val="26"/>
          <w:szCs w:val="26"/>
        </w:rPr>
        <w:t>對象之常規交</w:t>
      </w:r>
      <w:r w:rsidRPr="00FB2A39">
        <w:rPr>
          <w:rFonts w:eastAsia="標楷體" w:hAnsi="標楷體"/>
          <w:sz w:val="26"/>
          <w:szCs w:val="26"/>
        </w:rPr>
        <w:t>易範圍</w:t>
      </w:r>
      <w:r w:rsidR="00736C74" w:rsidRPr="00736C74">
        <w:rPr>
          <w:rFonts w:eastAsia="標楷體"/>
          <w:sz w:val="26"/>
          <w:szCs w:val="26"/>
        </w:rPr>
        <w:t>2.</w:t>
      </w:r>
      <w:r w:rsidR="005C1955">
        <w:rPr>
          <w:rFonts w:eastAsia="標楷體" w:hint="eastAsia"/>
          <w:sz w:val="26"/>
          <w:szCs w:val="26"/>
        </w:rPr>
        <w:t>66</w:t>
      </w:r>
      <w:r w:rsidR="00736C74" w:rsidRPr="00736C74">
        <w:rPr>
          <w:rFonts w:eastAsia="標楷體"/>
          <w:sz w:val="26"/>
          <w:szCs w:val="26"/>
        </w:rPr>
        <w:t>%</w:t>
      </w:r>
      <w:r w:rsidR="00736C74" w:rsidRPr="00736C74">
        <w:rPr>
          <w:rFonts w:eastAsia="標楷體" w:hint="eastAsia"/>
          <w:sz w:val="26"/>
          <w:szCs w:val="26"/>
        </w:rPr>
        <w:t>～</w:t>
      </w:r>
      <w:r w:rsidR="00372C59">
        <w:rPr>
          <w:rFonts w:eastAsia="標楷體" w:hint="eastAsia"/>
          <w:sz w:val="26"/>
          <w:szCs w:val="26"/>
        </w:rPr>
        <w:t>6.71</w:t>
      </w:r>
      <w:r w:rsidR="00736C74" w:rsidRPr="00736C74">
        <w:rPr>
          <w:rFonts w:eastAsia="標楷體"/>
          <w:sz w:val="26"/>
          <w:szCs w:val="26"/>
        </w:rPr>
        <w:t>%</w:t>
      </w:r>
      <w:r w:rsidRPr="00FB2A39">
        <w:rPr>
          <w:rFonts w:eastAsia="標楷體" w:hint="eastAsia"/>
          <w:sz w:val="26"/>
          <w:szCs w:val="26"/>
        </w:rPr>
        <w:t>內</w:t>
      </w:r>
      <w:r w:rsidRPr="00FB2A39">
        <w:rPr>
          <w:rFonts w:eastAsia="標楷體" w:hAnsi="標楷體"/>
          <w:sz w:val="26"/>
          <w:szCs w:val="26"/>
        </w:rPr>
        <w:t>，推論矽成</w:t>
      </w:r>
      <w:r w:rsidR="005C1955">
        <w:rPr>
          <w:rFonts w:eastAsia="標楷體" w:hint="eastAsia"/>
          <w:sz w:val="26"/>
          <w:szCs w:val="26"/>
        </w:rPr>
        <w:t>10</w:t>
      </w:r>
      <w:r w:rsidR="00372C59">
        <w:rPr>
          <w:rFonts w:eastAsia="標楷體" w:hint="eastAsia"/>
          <w:sz w:val="26"/>
          <w:szCs w:val="26"/>
        </w:rPr>
        <w:t>5</w:t>
      </w:r>
      <w:r w:rsidRPr="00FB2A39">
        <w:rPr>
          <w:rFonts w:eastAsia="標楷體" w:hAnsi="標楷體"/>
          <w:sz w:val="26"/>
          <w:szCs w:val="26"/>
        </w:rPr>
        <w:t>會計年度該受控交易之移轉訂價符合常規。</w:t>
      </w:r>
    </w:p>
    <w:p w:rsidR="006240E2" w:rsidRDefault="00A03E1C" w:rsidP="00BD6D02">
      <w:pPr>
        <w:pStyle w:val="3"/>
        <w:numPr>
          <w:ilvl w:val="0"/>
          <w:numId w:val="6"/>
        </w:numPr>
        <w:spacing w:beforeLines="50" w:before="120" w:afterLines="50" w:after="120" w:line="360" w:lineRule="auto"/>
        <w:ind w:leftChars="100" w:left="720"/>
        <w:jc w:val="both"/>
        <w:rPr>
          <w:rFonts w:ascii="Times New Roman" w:eastAsia="標楷體" w:hAnsi="Times New Roman"/>
          <w:sz w:val="32"/>
          <w:szCs w:val="26"/>
        </w:rPr>
      </w:pPr>
      <w:r w:rsidRPr="00135786">
        <w:rPr>
          <w:rFonts w:ascii="Times New Roman" w:eastAsia="標楷體" w:hAnsi="Times New Roman" w:hint="eastAsia"/>
          <w:sz w:val="32"/>
          <w:szCs w:val="26"/>
        </w:rPr>
        <w:lastRenderedPageBreak/>
        <w:t>資金之使用</w:t>
      </w:r>
      <w:proofErr w:type="gramStart"/>
      <w:r w:rsidR="00AE1693" w:rsidRPr="00135786">
        <w:rPr>
          <w:rFonts w:ascii="Times New Roman" w:eastAsia="標楷體" w:hAnsi="Times New Roman"/>
          <w:sz w:val="32"/>
          <w:szCs w:val="26"/>
        </w:rPr>
        <w:t>—</w:t>
      </w:r>
      <w:proofErr w:type="gramEnd"/>
      <w:r w:rsidR="00AE1693" w:rsidRPr="00135786">
        <w:rPr>
          <w:rFonts w:ascii="Times New Roman" w:eastAsia="標楷體" w:hAnsi="Times New Roman" w:hint="eastAsia"/>
          <w:sz w:val="32"/>
          <w:szCs w:val="26"/>
        </w:rPr>
        <w:t>資金融通</w:t>
      </w:r>
    </w:p>
    <w:p w:rsidR="00922550" w:rsidRDefault="00922550" w:rsidP="005F05E7">
      <w:pPr>
        <w:widowControl w:val="0"/>
        <w:numPr>
          <w:ilvl w:val="3"/>
          <w:numId w:val="6"/>
        </w:numPr>
        <w:tabs>
          <w:tab w:val="left" w:pos="993"/>
        </w:tabs>
        <w:spacing w:before="120" w:after="120" w:line="360" w:lineRule="auto"/>
        <w:ind w:leftChars="200" w:left="480" w:firstLine="0"/>
        <w:jc w:val="both"/>
        <w:rPr>
          <w:rFonts w:eastAsia="標楷體"/>
          <w:b/>
          <w:color w:val="000000" w:themeColor="text1"/>
          <w:sz w:val="28"/>
          <w:szCs w:val="28"/>
        </w:rPr>
      </w:pPr>
      <w:r>
        <w:rPr>
          <w:rFonts w:eastAsia="標楷體" w:hint="eastAsia"/>
          <w:b/>
          <w:color w:val="000000" w:themeColor="text1"/>
          <w:sz w:val="28"/>
          <w:szCs w:val="28"/>
        </w:rPr>
        <w:t>美金貸款</w:t>
      </w:r>
    </w:p>
    <w:p w:rsidR="00922550" w:rsidRDefault="00922550" w:rsidP="009F51DB">
      <w:pPr>
        <w:pStyle w:val="afa"/>
        <w:widowControl w:val="0"/>
        <w:numPr>
          <w:ilvl w:val="0"/>
          <w:numId w:val="82"/>
        </w:numPr>
        <w:tabs>
          <w:tab w:val="left" w:pos="993"/>
        </w:tabs>
        <w:spacing w:before="120" w:after="120" w:line="360" w:lineRule="auto"/>
        <w:ind w:leftChars="0" w:left="960" w:firstLine="87"/>
        <w:jc w:val="both"/>
        <w:rPr>
          <w:rFonts w:eastAsia="標楷體"/>
          <w:b/>
          <w:color w:val="000000" w:themeColor="text1"/>
          <w:sz w:val="28"/>
          <w:szCs w:val="28"/>
        </w:rPr>
      </w:pPr>
      <w:r>
        <w:rPr>
          <w:rFonts w:eastAsia="標楷體" w:hint="eastAsia"/>
          <w:b/>
          <w:color w:val="000000" w:themeColor="text1"/>
          <w:sz w:val="28"/>
          <w:szCs w:val="28"/>
        </w:rPr>
        <w:t>矽成短期貸款</w:t>
      </w:r>
      <w:r w:rsidRPr="001A53A6">
        <w:rPr>
          <w:rFonts w:eastAsia="標楷體" w:hint="eastAsia"/>
          <w:b/>
          <w:color w:val="000000" w:themeColor="text1"/>
          <w:sz w:val="28"/>
          <w:szCs w:val="28"/>
        </w:rPr>
        <w:t>予</w:t>
      </w:r>
      <w:r w:rsidRPr="001A53A6">
        <w:rPr>
          <w:rFonts w:eastAsia="標楷體"/>
          <w:b/>
          <w:color w:val="000000" w:themeColor="text1"/>
          <w:sz w:val="28"/>
          <w:szCs w:val="28"/>
        </w:rPr>
        <w:t>Integrated Silicon Solution, Inc.</w:t>
      </w:r>
      <w:proofErr w:type="gramStart"/>
      <w:r w:rsidRPr="001A53A6">
        <w:rPr>
          <w:rFonts w:eastAsia="標楷體" w:hint="eastAsia"/>
          <w:b/>
          <w:color w:val="000000" w:themeColor="text1"/>
          <w:sz w:val="28"/>
          <w:szCs w:val="28"/>
        </w:rPr>
        <w:t>（</w:t>
      </w:r>
      <w:proofErr w:type="gramEnd"/>
      <w:r w:rsidRPr="001A53A6">
        <w:rPr>
          <w:rFonts w:eastAsia="標楷體" w:hint="eastAsia"/>
          <w:b/>
          <w:color w:val="000000" w:themeColor="text1"/>
          <w:sz w:val="28"/>
          <w:szCs w:val="28"/>
        </w:rPr>
        <w:t>以下簡稱『</w:t>
      </w:r>
      <w:r w:rsidRPr="001A53A6">
        <w:rPr>
          <w:rFonts w:eastAsia="標楷體"/>
          <w:b/>
          <w:color w:val="000000" w:themeColor="text1"/>
          <w:sz w:val="28"/>
          <w:szCs w:val="28"/>
        </w:rPr>
        <w:t>ISSI-USA</w:t>
      </w:r>
      <w:r w:rsidRPr="001A53A6">
        <w:rPr>
          <w:rFonts w:eastAsia="標楷體" w:hint="eastAsia"/>
          <w:b/>
          <w:color w:val="000000" w:themeColor="text1"/>
          <w:sz w:val="28"/>
          <w:szCs w:val="28"/>
        </w:rPr>
        <w:t>』</w:t>
      </w:r>
      <w:r w:rsidRPr="001A53A6">
        <w:rPr>
          <w:rFonts w:eastAsia="標楷體"/>
          <w:b/>
          <w:color w:val="000000" w:themeColor="text1"/>
          <w:sz w:val="28"/>
          <w:szCs w:val="28"/>
        </w:rPr>
        <w:t>)</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會計年度提供短期資金予</w:t>
      </w:r>
      <w:r w:rsidRPr="009F51DB">
        <w:rPr>
          <w:rFonts w:eastAsia="標楷體"/>
          <w:sz w:val="26"/>
          <w:szCs w:val="26"/>
        </w:rPr>
        <w:t>ISSI-USA</w:t>
      </w:r>
      <w:r w:rsidRPr="009F51DB">
        <w:rPr>
          <w:rFonts w:eastAsia="標楷體" w:hint="eastAsia"/>
          <w:sz w:val="26"/>
          <w:szCs w:val="26"/>
        </w:rPr>
        <w:t>合計新台幣</w:t>
      </w:r>
      <w:r w:rsidRPr="009F51DB">
        <w:rPr>
          <w:rFonts w:eastAsia="標楷體"/>
          <w:sz w:val="26"/>
          <w:szCs w:val="26"/>
        </w:rPr>
        <w:t>5</w:t>
      </w:r>
      <w:r w:rsidR="00451BDE">
        <w:rPr>
          <w:rFonts w:eastAsia="標楷體" w:hint="eastAsia"/>
          <w:sz w:val="26"/>
          <w:szCs w:val="26"/>
        </w:rPr>
        <w:t>69</w:t>
      </w:r>
      <w:r w:rsidRPr="009F51DB">
        <w:rPr>
          <w:rFonts w:eastAsia="標楷體"/>
          <w:sz w:val="26"/>
          <w:szCs w:val="26"/>
        </w:rPr>
        <w:t>,</w:t>
      </w:r>
      <w:r w:rsidR="00451BDE">
        <w:rPr>
          <w:rFonts w:eastAsia="標楷體" w:hint="eastAsia"/>
          <w:sz w:val="26"/>
          <w:szCs w:val="26"/>
        </w:rPr>
        <w:t>553</w:t>
      </w:r>
      <w:r w:rsidRPr="009F51DB">
        <w:rPr>
          <w:rFonts w:eastAsia="標楷體" w:hint="eastAsia"/>
          <w:sz w:val="26"/>
          <w:szCs w:val="26"/>
        </w:rPr>
        <w:t>仟元，以年利率</w:t>
      </w:r>
      <w:r w:rsidRPr="009F51DB">
        <w:rPr>
          <w:rFonts w:eastAsia="標楷體"/>
          <w:sz w:val="26"/>
          <w:szCs w:val="26"/>
        </w:rPr>
        <w:t>1.3%</w:t>
      </w:r>
      <w:r w:rsidRPr="009F51DB">
        <w:rPr>
          <w:rFonts w:eastAsia="標楷體" w:hint="eastAsia"/>
          <w:sz w:val="26"/>
          <w:szCs w:val="26"/>
        </w:rPr>
        <w:t>計息。</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經由本報告第柒章分析，決定『可比較未受控價格法』為矽</w:t>
      </w:r>
      <w:proofErr w:type="gramStart"/>
      <w:r w:rsidRPr="009F51DB">
        <w:rPr>
          <w:rFonts w:eastAsia="標楷體" w:hint="eastAsia"/>
          <w:sz w:val="26"/>
          <w:szCs w:val="26"/>
        </w:rPr>
        <w:t>成此受控</w:t>
      </w:r>
      <w:proofErr w:type="gramEnd"/>
      <w:r w:rsidRPr="009F51DB">
        <w:rPr>
          <w:rFonts w:eastAsia="標楷體" w:hint="eastAsia"/>
          <w:sz w:val="26"/>
          <w:szCs w:val="26"/>
        </w:rPr>
        <w:t>交易移轉訂價分析之</w:t>
      </w:r>
      <w:proofErr w:type="gramStart"/>
      <w:r w:rsidRPr="009F51DB">
        <w:rPr>
          <w:rFonts w:eastAsia="標楷體" w:hint="eastAsia"/>
          <w:sz w:val="26"/>
          <w:szCs w:val="26"/>
        </w:rPr>
        <w:t>最</w:t>
      </w:r>
      <w:proofErr w:type="gramEnd"/>
      <w:r w:rsidRPr="009F51DB">
        <w:rPr>
          <w:rFonts w:eastAsia="標楷體" w:hint="eastAsia"/>
          <w:sz w:val="26"/>
          <w:szCs w:val="26"/>
        </w:rPr>
        <w:t>適常規交易方法。</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本報告</w:t>
      </w:r>
      <w:proofErr w:type="gramStart"/>
      <w:r w:rsidRPr="009F51DB">
        <w:rPr>
          <w:rFonts w:eastAsia="標楷體" w:hint="eastAsia"/>
          <w:sz w:val="26"/>
          <w:szCs w:val="26"/>
        </w:rPr>
        <w:t>依矽成貸</w:t>
      </w:r>
      <w:proofErr w:type="gramEnd"/>
      <w:r w:rsidRPr="009F51DB">
        <w:rPr>
          <w:rFonts w:eastAsia="標楷體" w:hint="eastAsia"/>
          <w:sz w:val="26"/>
          <w:szCs w:val="26"/>
        </w:rPr>
        <w:t>出資金之年度、幣別、用途及貸款期間等進行可比較未受控價格之搜尋，並建立常規交易範圍。本所以美元</w:t>
      </w:r>
      <w:r w:rsidRPr="009F51DB">
        <w:rPr>
          <w:rFonts w:eastAsia="標楷體"/>
          <w:sz w:val="26"/>
          <w:szCs w:val="26"/>
        </w:rPr>
        <w:t>LIBOR</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b/>
          <w:color w:val="000000" w:themeColor="text1"/>
          <w:sz w:val="28"/>
          <w:szCs w:val="28"/>
        </w:rPr>
      </w:pPr>
      <w:r w:rsidRPr="009F51DB">
        <w:rPr>
          <w:rFonts w:eastAsia="標楷體" w:hint="eastAsia"/>
          <w:sz w:val="26"/>
          <w:szCs w:val="26"/>
        </w:rPr>
        <w:t>經分析，矽成短期貸款予</w:t>
      </w:r>
      <w:r w:rsidRPr="009F51DB">
        <w:rPr>
          <w:rFonts w:eastAsia="標楷體"/>
          <w:sz w:val="26"/>
          <w:szCs w:val="26"/>
        </w:rPr>
        <w:t>ISSI-USA</w:t>
      </w:r>
      <w:r w:rsidRPr="009F51DB">
        <w:rPr>
          <w:rFonts w:eastAsia="標楷體" w:hint="eastAsia"/>
          <w:sz w:val="26"/>
          <w:szCs w:val="26"/>
        </w:rPr>
        <w:t>，計息利率為</w:t>
      </w:r>
      <w:r w:rsidRPr="009F51DB">
        <w:rPr>
          <w:rFonts w:eastAsia="標楷體"/>
          <w:sz w:val="26"/>
          <w:szCs w:val="26"/>
        </w:rPr>
        <w:t>1.3%</w:t>
      </w:r>
      <w:r w:rsidRPr="009F51DB">
        <w:rPr>
          <w:rFonts w:eastAsia="標楷體" w:hint="eastAsia"/>
          <w:sz w:val="26"/>
          <w:szCs w:val="26"/>
        </w:rPr>
        <w:t>，</w:t>
      </w:r>
      <w:proofErr w:type="gramStart"/>
      <w:r>
        <w:rPr>
          <w:rFonts w:eastAsia="標楷體" w:hint="eastAsia"/>
          <w:sz w:val="26"/>
          <w:szCs w:val="26"/>
        </w:rPr>
        <w:t>位</w:t>
      </w:r>
      <w:r w:rsidRPr="009E6A8E">
        <w:rPr>
          <w:rFonts w:eastAsia="標楷體" w:hint="eastAsia"/>
          <w:sz w:val="26"/>
          <w:szCs w:val="26"/>
        </w:rPr>
        <w:t>於</w:t>
      </w:r>
      <w:r>
        <w:rPr>
          <w:rFonts w:eastAsia="標楷體" w:hint="eastAsia"/>
          <w:sz w:val="26"/>
          <w:szCs w:val="26"/>
        </w:rPr>
        <w:t>經</w:t>
      </w:r>
      <w:r w:rsidRPr="001663F5">
        <w:rPr>
          <w:rFonts w:eastAsia="標楷體" w:hint="eastAsia"/>
          <w:sz w:val="26"/>
          <w:szCs w:val="26"/>
        </w:rPr>
        <w:t>債信</w:t>
      </w:r>
      <w:proofErr w:type="gramEnd"/>
      <w:r w:rsidRPr="001663F5">
        <w:rPr>
          <w:rFonts w:eastAsia="標楷體" w:hint="eastAsia"/>
          <w:sz w:val="26"/>
          <w:szCs w:val="26"/>
        </w:rPr>
        <w:t>評等</w:t>
      </w:r>
      <w:r w:rsidRPr="00967324">
        <w:rPr>
          <w:rFonts w:eastAsia="標楷體" w:hAnsi="標楷體" w:hint="eastAsia"/>
          <w:sz w:val="26"/>
          <w:szCs w:val="26"/>
        </w:rPr>
        <w:t>調整</w:t>
      </w:r>
      <w:r w:rsidRPr="00967324">
        <w:rPr>
          <w:rFonts w:eastAsia="標楷體" w:hAnsi="標楷體"/>
          <w:sz w:val="26"/>
          <w:szCs w:val="26"/>
        </w:rPr>
        <w:t>後</w:t>
      </w:r>
      <w:r>
        <w:rPr>
          <w:rFonts w:eastAsia="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Pr="00EE4DDF">
        <w:rPr>
          <w:rFonts w:hint="eastAsia"/>
          <w:color w:val="000000"/>
          <w:sz w:val="26"/>
          <w:szCs w:val="26"/>
        </w:rPr>
        <w:t>1.2103%</w:t>
      </w:r>
      <w:r w:rsidRPr="00EE4DDF">
        <w:rPr>
          <w:rFonts w:hint="eastAsia"/>
          <w:color w:val="000000"/>
          <w:sz w:val="26"/>
          <w:szCs w:val="26"/>
        </w:rPr>
        <w:t>～</w:t>
      </w:r>
      <w:r w:rsidRPr="00EE4DDF">
        <w:rPr>
          <w:rFonts w:hint="eastAsia"/>
          <w:color w:val="000000"/>
          <w:sz w:val="26"/>
          <w:szCs w:val="26"/>
        </w:rPr>
        <w:t>1.6677%</w:t>
      </w:r>
      <w:r w:rsidRPr="00CE7E1F">
        <w:rPr>
          <w:rFonts w:ascii="標楷體" w:eastAsia="標楷體" w:hAnsi="標楷體" w:hint="eastAsia"/>
          <w:color w:val="000000"/>
          <w:sz w:val="26"/>
          <w:szCs w:val="26"/>
        </w:rPr>
        <w:t>內</w:t>
      </w:r>
      <w:r w:rsidRPr="000B3E6A">
        <w:rPr>
          <w:rFonts w:eastAsia="標楷體" w:hint="eastAsia"/>
          <w:sz w:val="26"/>
          <w:szCs w:val="26"/>
        </w:rPr>
        <w:t>，</w:t>
      </w:r>
      <w:r w:rsidRPr="001C6525">
        <w:rPr>
          <w:rFonts w:eastAsia="標楷體" w:hint="eastAsia"/>
          <w:color w:val="000000" w:themeColor="text1"/>
          <w:sz w:val="26"/>
          <w:szCs w:val="26"/>
        </w:rPr>
        <w:t>推論該受控交易之移轉訂價符合常規</w:t>
      </w:r>
      <w:r>
        <w:rPr>
          <w:rFonts w:eastAsia="標楷體" w:hint="eastAsia"/>
          <w:color w:val="000000" w:themeColor="text1"/>
          <w:sz w:val="26"/>
          <w:szCs w:val="26"/>
        </w:rPr>
        <w:t>。</w:t>
      </w:r>
    </w:p>
    <w:p w:rsidR="00B26318" w:rsidRPr="009F51DB" w:rsidRDefault="001A53A6" w:rsidP="009F51DB">
      <w:pPr>
        <w:pStyle w:val="afa"/>
        <w:widowControl w:val="0"/>
        <w:numPr>
          <w:ilvl w:val="0"/>
          <w:numId w:val="82"/>
        </w:numPr>
        <w:tabs>
          <w:tab w:val="left" w:pos="993"/>
        </w:tabs>
        <w:spacing w:before="120" w:after="120" w:line="360" w:lineRule="auto"/>
        <w:ind w:leftChars="0" w:left="960" w:firstLine="87"/>
        <w:jc w:val="both"/>
        <w:rPr>
          <w:rFonts w:eastAsia="標楷體"/>
          <w:b/>
          <w:color w:val="000000" w:themeColor="text1"/>
          <w:sz w:val="28"/>
          <w:szCs w:val="28"/>
        </w:rPr>
      </w:pPr>
      <w:r w:rsidRPr="009F51DB">
        <w:rPr>
          <w:rFonts w:eastAsia="標楷體" w:hint="eastAsia"/>
          <w:b/>
          <w:color w:val="000000" w:themeColor="text1"/>
          <w:sz w:val="28"/>
          <w:szCs w:val="28"/>
        </w:rPr>
        <w:t>矽成貸款予開</w:t>
      </w:r>
      <w:proofErr w:type="gramStart"/>
      <w:r w:rsidRPr="009F51DB">
        <w:rPr>
          <w:rFonts w:eastAsia="標楷體" w:hint="eastAsia"/>
          <w:b/>
          <w:color w:val="000000" w:themeColor="text1"/>
          <w:sz w:val="28"/>
          <w:szCs w:val="28"/>
        </w:rPr>
        <w:t>曼</w:t>
      </w:r>
      <w:proofErr w:type="gramEnd"/>
      <w:r w:rsidRPr="009F51DB">
        <w:rPr>
          <w:rFonts w:eastAsia="標楷體" w:hint="eastAsia"/>
          <w:b/>
          <w:color w:val="000000" w:themeColor="text1"/>
          <w:sz w:val="28"/>
          <w:szCs w:val="28"/>
        </w:rPr>
        <w:t>矽成台灣分公司</w:t>
      </w:r>
    </w:p>
    <w:p w:rsidR="006240E2" w:rsidRPr="00457D5A" w:rsidRDefault="00E9392F"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7D396F">
        <w:rPr>
          <w:rFonts w:eastAsia="標楷體" w:hint="eastAsia"/>
          <w:sz w:val="26"/>
          <w:szCs w:val="26"/>
        </w:rPr>
        <w:t>矽成於</w:t>
      </w:r>
      <w:r w:rsidR="005C1955">
        <w:rPr>
          <w:rFonts w:eastAsia="標楷體" w:hint="eastAsia"/>
          <w:sz w:val="26"/>
          <w:szCs w:val="26"/>
        </w:rPr>
        <w:t>10</w:t>
      </w:r>
      <w:r w:rsidR="00372C59">
        <w:rPr>
          <w:rFonts w:eastAsia="標楷體" w:hint="eastAsia"/>
          <w:sz w:val="26"/>
          <w:szCs w:val="26"/>
        </w:rPr>
        <w:t>5</w:t>
      </w:r>
      <w:r w:rsidRPr="007D396F">
        <w:rPr>
          <w:rFonts w:eastAsia="標楷體" w:hint="eastAsia"/>
          <w:sz w:val="26"/>
          <w:szCs w:val="26"/>
        </w:rPr>
        <w:t>會計年度</w:t>
      </w:r>
      <w:r>
        <w:rPr>
          <w:rFonts w:eastAsia="標楷體" w:hint="eastAsia"/>
          <w:sz w:val="26"/>
          <w:szCs w:val="26"/>
        </w:rPr>
        <w:t>提供資金予</w:t>
      </w:r>
      <w:r w:rsidRPr="00F966A3">
        <w:rPr>
          <w:rFonts w:eastAsia="標楷體" w:hint="eastAsia"/>
          <w:sz w:val="26"/>
          <w:szCs w:val="26"/>
        </w:rPr>
        <w:t>開</w:t>
      </w:r>
      <w:proofErr w:type="gramStart"/>
      <w:r w:rsidRPr="00F966A3">
        <w:rPr>
          <w:rFonts w:eastAsia="標楷體" w:hint="eastAsia"/>
          <w:sz w:val="26"/>
          <w:szCs w:val="26"/>
        </w:rPr>
        <w:t>曼</w:t>
      </w:r>
      <w:proofErr w:type="gramEnd"/>
      <w:r w:rsidRPr="00F966A3">
        <w:rPr>
          <w:rFonts w:eastAsia="標楷體" w:hint="eastAsia"/>
          <w:sz w:val="26"/>
          <w:szCs w:val="26"/>
        </w:rPr>
        <w:t>矽成</w:t>
      </w:r>
      <w:r w:rsidRPr="007D396F">
        <w:rPr>
          <w:rFonts w:eastAsia="標楷體" w:hint="eastAsia"/>
          <w:sz w:val="26"/>
          <w:szCs w:val="26"/>
        </w:rPr>
        <w:t>台灣分公司</w:t>
      </w:r>
      <w:r w:rsidR="003661E6">
        <w:rPr>
          <w:rFonts w:eastAsia="標楷體" w:hint="eastAsia"/>
          <w:sz w:val="26"/>
          <w:szCs w:val="26"/>
        </w:rPr>
        <w:t>合</w:t>
      </w:r>
      <w:r w:rsidR="00C85B2E">
        <w:rPr>
          <w:rFonts w:eastAsia="標楷體" w:hint="eastAsia"/>
          <w:sz w:val="26"/>
          <w:szCs w:val="26"/>
        </w:rPr>
        <w:t>計新</w:t>
      </w:r>
      <w:r w:rsidR="003661E6">
        <w:rPr>
          <w:rFonts w:eastAsia="標楷體" w:hint="eastAsia"/>
          <w:sz w:val="26"/>
          <w:szCs w:val="26"/>
        </w:rPr>
        <w:t>台幣</w:t>
      </w:r>
      <w:r w:rsidR="0076054F" w:rsidRPr="0076054F">
        <w:rPr>
          <w:rFonts w:eastAsia="標楷體"/>
          <w:bCs/>
          <w:color w:val="000000" w:themeColor="text1"/>
          <w:sz w:val="26"/>
          <w:szCs w:val="26"/>
        </w:rPr>
        <w:t>124,112</w:t>
      </w:r>
      <w:r w:rsidRPr="009F51DB">
        <w:rPr>
          <w:rFonts w:eastAsia="標楷體" w:hint="eastAsia"/>
          <w:color w:val="000000" w:themeColor="text1"/>
          <w:sz w:val="26"/>
          <w:szCs w:val="26"/>
        </w:rPr>
        <w:t>仟元，</w:t>
      </w:r>
      <w:r w:rsidRPr="00457D5A">
        <w:rPr>
          <w:rFonts w:eastAsia="標楷體" w:hint="eastAsia"/>
          <w:sz w:val="26"/>
          <w:szCs w:val="26"/>
        </w:rPr>
        <w:t>以年利率</w:t>
      </w:r>
      <w:r w:rsidR="003A4FD6" w:rsidRPr="00457D5A">
        <w:rPr>
          <w:rFonts w:eastAsia="標楷體"/>
          <w:sz w:val="26"/>
          <w:szCs w:val="26"/>
        </w:rPr>
        <w:t>1.77</w:t>
      </w:r>
      <w:r w:rsidRPr="00457D5A">
        <w:rPr>
          <w:rFonts w:eastAsia="標楷體"/>
          <w:sz w:val="26"/>
          <w:szCs w:val="26"/>
        </w:rPr>
        <w:t>%</w:t>
      </w:r>
      <w:r w:rsidRPr="00457D5A">
        <w:rPr>
          <w:rFonts w:eastAsia="標楷體" w:hint="eastAsia"/>
          <w:sz w:val="26"/>
          <w:szCs w:val="26"/>
        </w:rPr>
        <w:t>計息。</w:t>
      </w:r>
    </w:p>
    <w:p w:rsidR="006240E2" w:rsidRPr="00457D5A" w:rsidRDefault="001628F8"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經由本報告第柒章分析，決定『可比較未受控價格法』為矽</w:t>
      </w:r>
      <w:proofErr w:type="gramStart"/>
      <w:r w:rsidRPr="00457D5A">
        <w:rPr>
          <w:rFonts w:eastAsia="標楷體" w:hint="eastAsia"/>
          <w:sz w:val="26"/>
          <w:szCs w:val="26"/>
        </w:rPr>
        <w:t>成此受控</w:t>
      </w:r>
      <w:proofErr w:type="gramEnd"/>
      <w:r w:rsidRPr="00457D5A">
        <w:rPr>
          <w:rFonts w:eastAsia="標楷體" w:hint="eastAsia"/>
          <w:sz w:val="26"/>
          <w:szCs w:val="26"/>
        </w:rPr>
        <w:t>交易移轉訂價分析之</w:t>
      </w:r>
      <w:proofErr w:type="gramStart"/>
      <w:r w:rsidRPr="00457D5A">
        <w:rPr>
          <w:rFonts w:eastAsia="標楷體" w:hint="eastAsia"/>
          <w:sz w:val="26"/>
          <w:szCs w:val="26"/>
        </w:rPr>
        <w:t>最</w:t>
      </w:r>
      <w:proofErr w:type="gramEnd"/>
      <w:r w:rsidRPr="00457D5A">
        <w:rPr>
          <w:rFonts w:eastAsia="標楷體" w:hint="eastAsia"/>
          <w:sz w:val="26"/>
          <w:szCs w:val="26"/>
        </w:rPr>
        <w:t>適常規交易方法。</w:t>
      </w:r>
    </w:p>
    <w:p w:rsidR="006240E2" w:rsidRPr="00457D5A" w:rsidRDefault="001628F8"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本報告</w:t>
      </w:r>
      <w:proofErr w:type="gramStart"/>
      <w:r w:rsidRPr="00457D5A">
        <w:rPr>
          <w:rFonts w:eastAsia="標楷體" w:hint="eastAsia"/>
          <w:sz w:val="26"/>
          <w:szCs w:val="26"/>
        </w:rPr>
        <w:t>依矽成貸</w:t>
      </w:r>
      <w:proofErr w:type="gramEnd"/>
      <w:r w:rsidRPr="00457D5A">
        <w:rPr>
          <w:rFonts w:eastAsia="標楷體" w:hint="eastAsia"/>
          <w:sz w:val="26"/>
          <w:szCs w:val="26"/>
        </w:rPr>
        <w:t>出資金之年度、幣別、用途及貸款期間等進行可比較未受控價格之搜尋，</w:t>
      </w:r>
      <w:r w:rsidR="00E47CAF" w:rsidRPr="00457D5A">
        <w:rPr>
          <w:rFonts w:eastAsia="標楷體" w:hint="eastAsia"/>
          <w:sz w:val="26"/>
          <w:szCs w:val="26"/>
        </w:rPr>
        <w:t>並建立常規交易範圍。</w:t>
      </w:r>
      <w:r w:rsidR="003661E6" w:rsidRPr="00457D5A">
        <w:rPr>
          <w:rFonts w:eastAsia="標楷體" w:hint="eastAsia"/>
          <w:sz w:val="26"/>
          <w:szCs w:val="26"/>
        </w:rPr>
        <w:t>本所以美元</w:t>
      </w:r>
      <w:r w:rsidR="003661E6" w:rsidRPr="00457D5A">
        <w:rPr>
          <w:rFonts w:eastAsia="標楷體"/>
          <w:sz w:val="26"/>
          <w:szCs w:val="26"/>
        </w:rPr>
        <w:t>LIBOR</w:t>
      </w:r>
      <w:r w:rsidR="003661E6" w:rsidRPr="00457D5A">
        <w:rPr>
          <w:rFonts w:eastAsia="標楷體" w:hint="eastAsia"/>
          <w:sz w:val="26"/>
          <w:szCs w:val="26"/>
        </w:rPr>
        <w:lastRenderedPageBreak/>
        <w:t>公布之</w:t>
      </w:r>
      <w:r w:rsidR="009532E0" w:rsidRPr="00457D5A">
        <w:rPr>
          <w:rFonts w:eastAsia="標楷體"/>
          <w:sz w:val="26"/>
          <w:szCs w:val="26"/>
        </w:rPr>
        <w:t>105</w:t>
      </w:r>
      <w:r w:rsidR="009532E0" w:rsidRPr="00457D5A">
        <w:rPr>
          <w:rFonts w:eastAsia="標楷體" w:hint="eastAsia"/>
          <w:sz w:val="26"/>
          <w:szCs w:val="26"/>
        </w:rPr>
        <w:t>年</w:t>
      </w:r>
      <w:r w:rsidR="009532E0" w:rsidRPr="00457D5A">
        <w:rPr>
          <w:rFonts w:eastAsia="標楷體"/>
          <w:sz w:val="26"/>
          <w:szCs w:val="26"/>
        </w:rPr>
        <w:t>1</w:t>
      </w:r>
      <w:r w:rsidR="009532E0" w:rsidRPr="00457D5A">
        <w:rPr>
          <w:rFonts w:eastAsia="標楷體" w:hint="eastAsia"/>
          <w:sz w:val="26"/>
          <w:szCs w:val="26"/>
        </w:rPr>
        <w:t>月至</w:t>
      </w:r>
      <w:r w:rsidR="009532E0" w:rsidRPr="00457D5A">
        <w:rPr>
          <w:rFonts w:eastAsia="標楷體"/>
          <w:sz w:val="26"/>
          <w:szCs w:val="26"/>
        </w:rPr>
        <w:t>105</w:t>
      </w:r>
      <w:r w:rsidR="009532E0" w:rsidRPr="00457D5A">
        <w:rPr>
          <w:rFonts w:eastAsia="標楷體" w:hint="eastAsia"/>
          <w:sz w:val="26"/>
          <w:szCs w:val="26"/>
        </w:rPr>
        <w:t>年</w:t>
      </w:r>
      <w:r w:rsidR="009532E0" w:rsidRPr="00457D5A">
        <w:rPr>
          <w:rFonts w:eastAsia="標楷體"/>
          <w:sz w:val="26"/>
          <w:szCs w:val="26"/>
        </w:rPr>
        <w:t>12</w:t>
      </w:r>
      <w:r w:rsidR="009532E0" w:rsidRPr="00457D5A">
        <w:rPr>
          <w:rFonts w:eastAsia="標楷體" w:hint="eastAsia"/>
          <w:sz w:val="26"/>
          <w:szCs w:val="26"/>
        </w:rPr>
        <w:t>月間</w:t>
      </w:r>
      <w:r w:rsidR="003661E6" w:rsidRPr="00457D5A">
        <w:rPr>
          <w:rFonts w:eastAsia="標楷體" w:hint="eastAsia"/>
          <w:sz w:val="26"/>
          <w:szCs w:val="26"/>
        </w:rPr>
        <w:t>之資金拆放利率區間，進行外部可比較對象搜尋。</w:t>
      </w:r>
    </w:p>
    <w:p w:rsidR="00922550" w:rsidRPr="00457D5A" w:rsidRDefault="00C8649A" w:rsidP="00BD6D02">
      <w:pPr>
        <w:tabs>
          <w:tab w:val="left" w:pos="1134"/>
        </w:tabs>
        <w:spacing w:beforeLines="50" w:before="120" w:afterLines="50" w:after="120" w:line="360" w:lineRule="auto"/>
        <w:ind w:leftChars="300" w:left="720" w:firstLineChars="200" w:firstLine="520"/>
        <w:jc w:val="both"/>
        <w:rPr>
          <w:rFonts w:eastAsia="標楷體"/>
          <w:sz w:val="26"/>
          <w:szCs w:val="26"/>
        </w:rPr>
      </w:pPr>
      <w:r w:rsidRPr="00457D5A">
        <w:rPr>
          <w:rFonts w:eastAsia="標楷體" w:hint="eastAsia"/>
          <w:sz w:val="26"/>
          <w:szCs w:val="26"/>
        </w:rPr>
        <w:t>經分析，矽成貸款予開</w:t>
      </w:r>
      <w:proofErr w:type="gramStart"/>
      <w:r w:rsidRPr="00457D5A">
        <w:rPr>
          <w:rFonts w:eastAsia="標楷體" w:hint="eastAsia"/>
          <w:sz w:val="26"/>
          <w:szCs w:val="26"/>
        </w:rPr>
        <w:t>曼</w:t>
      </w:r>
      <w:proofErr w:type="gramEnd"/>
      <w:r w:rsidRPr="00457D5A">
        <w:rPr>
          <w:rFonts w:eastAsia="標楷體" w:hint="eastAsia"/>
          <w:sz w:val="26"/>
          <w:szCs w:val="26"/>
        </w:rPr>
        <w:t>矽成台灣分公司，計息利率為</w:t>
      </w:r>
      <w:r w:rsidR="003A4FD6" w:rsidRPr="00457D5A">
        <w:rPr>
          <w:rFonts w:eastAsia="標楷體"/>
          <w:sz w:val="26"/>
          <w:szCs w:val="26"/>
        </w:rPr>
        <w:t>1.77</w:t>
      </w:r>
      <w:r w:rsidRPr="00457D5A">
        <w:rPr>
          <w:rFonts w:eastAsia="標楷體"/>
          <w:sz w:val="26"/>
          <w:szCs w:val="26"/>
        </w:rPr>
        <w:t>%</w:t>
      </w:r>
      <w:r w:rsidRPr="00457D5A">
        <w:rPr>
          <w:rFonts w:eastAsia="標楷體" w:hint="eastAsia"/>
          <w:sz w:val="26"/>
          <w:szCs w:val="26"/>
        </w:rPr>
        <w:t>，</w:t>
      </w:r>
      <w:proofErr w:type="gramStart"/>
      <w:r w:rsidR="00922550" w:rsidRPr="00457D5A">
        <w:rPr>
          <w:rFonts w:eastAsia="標楷體" w:hint="eastAsia"/>
          <w:sz w:val="26"/>
          <w:szCs w:val="26"/>
        </w:rPr>
        <w:t>高於經債信</w:t>
      </w:r>
      <w:proofErr w:type="gramEnd"/>
      <w:r w:rsidR="00922550" w:rsidRPr="00457D5A">
        <w:rPr>
          <w:rFonts w:eastAsia="標楷體" w:hint="eastAsia"/>
          <w:sz w:val="26"/>
          <w:szCs w:val="26"/>
        </w:rPr>
        <w:t>評等</w:t>
      </w:r>
      <w:r w:rsidR="00922550" w:rsidRPr="00457D5A">
        <w:rPr>
          <w:rFonts w:eastAsia="標楷體" w:hAnsi="標楷體" w:hint="eastAsia"/>
          <w:sz w:val="26"/>
          <w:szCs w:val="26"/>
        </w:rPr>
        <w:t>調整</w:t>
      </w:r>
      <w:r w:rsidR="00922550" w:rsidRPr="00457D5A">
        <w:rPr>
          <w:rFonts w:eastAsia="標楷體" w:hAnsi="標楷體"/>
          <w:sz w:val="26"/>
          <w:szCs w:val="26"/>
        </w:rPr>
        <w:t>後</w:t>
      </w:r>
      <w:r w:rsidR="00922550" w:rsidRPr="00457D5A">
        <w:rPr>
          <w:rFonts w:eastAsia="標楷體" w:hAnsi="標楷體" w:hint="eastAsia"/>
          <w:sz w:val="26"/>
          <w:szCs w:val="26"/>
        </w:rPr>
        <w:t>之</w:t>
      </w:r>
      <w:r w:rsidR="00922550" w:rsidRPr="00457D5A">
        <w:rPr>
          <w:rFonts w:eastAsia="標楷體" w:hint="eastAsia"/>
          <w:sz w:val="26"/>
          <w:szCs w:val="26"/>
        </w:rPr>
        <w:t>「</w:t>
      </w:r>
      <w:r w:rsidR="00922550" w:rsidRPr="00457D5A">
        <w:rPr>
          <w:rFonts w:eastAsia="標楷體"/>
          <w:sz w:val="26"/>
          <w:szCs w:val="26"/>
        </w:rPr>
        <w:t>LIBOR</w:t>
      </w:r>
      <w:r w:rsidR="00922550" w:rsidRPr="00457D5A">
        <w:rPr>
          <w:rFonts w:eastAsia="標楷體" w:hint="eastAsia"/>
          <w:sz w:val="26"/>
          <w:szCs w:val="26"/>
        </w:rPr>
        <w:t>資金拆放利率」常規交易區間</w:t>
      </w:r>
      <w:r w:rsidR="00922550" w:rsidRPr="00457D5A">
        <w:rPr>
          <w:rFonts w:eastAsia="標楷體"/>
          <w:color w:val="000000" w:themeColor="text1"/>
          <w:sz w:val="26"/>
          <w:szCs w:val="26"/>
        </w:rPr>
        <w:t>1.2103%</w:t>
      </w:r>
      <w:r w:rsidR="00922550" w:rsidRPr="00457D5A">
        <w:rPr>
          <w:rFonts w:eastAsia="標楷體" w:hint="eastAsia"/>
          <w:color w:val="000000" w:themeColor="text1"/>
          <w:sz w:val="26"/>
          <w:szCs w:val="26"/>
        </w:rPr>
        <w:t>～</w:t>
      </w:r>
      <w:r w:rsidR="00922550" w:rsidRPr="00457D5A">
        <w:rPr>
          <w:rFonts w:eastAsia="標楷體"/>
          <w:color w:val="000000" w:themeColor="text1"/>
          <w:sz w:val="26"/>
          <w:szCs w:val="26"/>
        </w:rPr>
        <w:t>1.6677%</w:t>
      </w:r>
      <w:r w:rsidR="00922550" w:rsidRPr="00457D5A">
        <w:rPr>
          <w:rFonts w:eastAsia="標楷體" w:hint="eastAsia"/>
          <w:sz w:val="26"/>
          <w:szCs w:val="26"/>
        </w:rPr>
        <w:t>，因互相調整結果，對中華民國稅收不生影響，故不予調整。</w:t>
      </w:r>
    </w:p>
    <w:p w:rsidR="00922550" w:rsidRPr="00915532" w:rsidRDefault="00922550" w:rsidP="00915532">
      <w:pPr>
        <w:widowControl w:val="0"/>
        <w:numPr>
          <w:ilvl w:val="3"/>
          <w:numId w:val="6"/>
        </w:numPr>
        <w:tabs>
          <w:tab w:val="left" w:pos="993"/>
        </w:tabs>
        <w:spacing w:before="120" w:after="120" w:line="360" w:lineRule="auto"/>
        <w:ind w:leftChars="200" w:left="480" w:firstLine="0"/>
        <w:jc w:val="both"/>
        <w:rPr>
          <w:rFonts w:eastAsia="標楷體"/>
          <w:b/>
          <w:color w:val="000000" w:themeColor="text1"/>
          <w:sz w:val="28"/>
          <w:szCs w:val="28"/>
        </w:rPr>
      </w:pPr>
      <w:r w:rsidRPr="00915532">
        <w:rPr>
          <w:rFonts w:eastAsia="標楷體" w:hint="eastAsia"/>
          <w:b/>
          <w:color w:val="000000" w:themeColor="text1"/>
          <w:sz w:val="28"/>
          <w:szCs w:val="28"/>
        </w:rPr>
        <w:t>新台幣貸款</w:t>
      </w:r>
    </w:p>
    <w:p w:rsidR="00922550" w:rsidRPr="009F51DB" w:rsidRDefault="00922550" w:rsidP="009F51DB">
      <w:pPr>
        <w:pStyle w:val="afa"/>
        <w:widowControl w:val="0"/>
        <w:numPr>
          <w:ilvl w:val="0"/>
          <w:numId w:val="82"/>
        </w:numPr>
        <w:tabs>
          <w:tab w:val="left" w:pos="993"/>
        </w:tabs>
        <w:spacing w:before="120" w:after="120" w:line="360" w:lineRule="auto"/>
        <w:ind w:leftChars="0" w:firstLine="87"/>
        <w:jc w:val="both"/>
        <w:rPr>
          <w:rFonts w:eastAsia="標楷體"/>
          <w:b/>
          <w:color w:val="000000" w:themeColor="text1"/>
          <w:sz w:val="28"/>
          <w:szCs w:val="28"/>
        </w:rPr>
      </w:pPr>
      <w:r w:rsidRPr="009F51DB">
        <w:rPr>
          <w:rFonts w:eastAsia="標楷體" w:hint="eastAsia"/>
          <w:b/>
          <w:color w:val="000000" w:themeColor="text1"/>
          <w:sz w:val="28"/>
          <w:szCs w:val="28"/>
        </w:rPr>
        <w:t>矽成貸款予開</w:t>
      </w:r>
      <w:proofErr w:type="gramStart"/>
      <w:r w:rsidRPr="009F51DB">
        <w:rPr>
          <w:rFonts w:eastAsia="標楷體" w:hint="eastAsia"/>
          <w:b/>
          <w:color w:val="000000" w:themeColor="text1"/>
          <w:sz w:val="28"/>
          <w:szCs w:val="28"/>
        </w:rPr>
        <w:t>曼</w:t>
      </w:r>
      <w:proofErr w:type="gramEnd"/>
      <w:r w:rsidRPr="009F51DB">
        <w:rPr>
          <w:rFonts w:eastAsia="標楷體" w:hint="eastAsia"/>
          <w:b/>
          <w:color w:val="000000" w:themeColor="text1"/>
          <w:sz w:val="28"/>
          <w:szCs w:val="28"/>
        </w:rPr>
        <w:t>矽成台灣分公司</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會計年度提供資金予開</w:t>
      </w:r>
      <w:proofErr w:type="gramStart"/>
      <w:r w:rsidRPr="009F51DB">
        <w:rPr>
          <w:rFonts w:eastAsia="標楷體" w:hint="eastAsia"/>
          <w:sz w:val="26"/>
          <w:szCs w:val="26"/>
        </w:rPr>
        <w:t>曼</w:t>
      </w:r>
      <w:proofErr w:type="gramEnd"/>
      <w:r w:rsidRPr="009F51DB">
        <w:rPr>
          <w:rFonts w:eastAsia="標楷體" w:hint="eastAsia"/>
          <w:sz w:val="26"/>
          <w:szCs w:val="26"/>
        </w:rPr>
        <w:t>矽成台灣分公司合計新台幣</w:t>
      </w:r>
      <w:r w:rsidR="0076054F">
        <w:rPr>
          <w:color w:val="000000"/>
          <w:sz w:val="26"/>
          <w:szCs w:val="26"/>
        </w:rPr>
        <w:t>1,173,936</w:t>
      </w:r>
      <w:r w:rsidRPr="009F51DB">
        <w:rPr>
          <w:rFonts w:eastAsia="標楷體" w:hint="eastAsia"/>
          <w:color w:val="000000" w:themeColor="text1"/>
          <w:sz w:val="26"/>
          <w:szCs w:val="26"/>
        </w:rPr>
        <w:t>仟</w:t>
      </w:r>
      <w:r w:rsidRPr="009F51DB">
        <w:rPr>
          <w:rFonts w:eastAsia="標楷體" w:hint="eastAsia"/>
          <w:sz w:val="26"/>
          <w:szCs w:val="26"/>
        </w:rPr>
        <w:t>元，以年利率</w:t>
      </w:r>
      <w:r w:rsidR="007B63B7">
        <w:rPr>
          <w:rFonts w:eastAsia="標楷體" w:hint="eastAsia"/>
          <w:sz w:val="26"/>
          <w:szCs w:val="26"/>
        </w:rPr>
        <w:t>1.3</w:t>
      </w:r>
      <w:r w:rsidRPr="009F51DB">
        <w:rPr>
          <w:rFonts w:eastAsia="標楷體"/>
          <w:sz w:val="26"/>
          <w:szCs w:val="26"/>
        </w:rPr>
        <w:t>%</w:t>
      </w:r>
      <w:r w:rsidRPr="009F51DB">
        <w:rPr>
          <w:rFonts w:eastAsia="標楷體" w:hint="eastAsia"/>
          <w:sz w:val="26"/>
          <w:szCs w:val="26"/>
        </w:rPr>
        <w:t>計息。</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經由本報告第柒章分析，決定『可比較未受控價格法』為矽</w:t>
      </w:r>
      <w:proofErr w:type="gramStart"/>
      <w:r w:rsidRPr="009F51DB">
        <w:rPr>
          <w:rFonts w:eastAsia="標楷體" w:hint="eastAsia"/>
          <w:sz w:val="26"/>
          <w:szCs w:val="26"/>
        </w:rPr>
        <w:t>成此受控</w:t>
      </w:r>
      <w:proofErr w:type="gramEnd"/>
      <w:r w:rsidRPr="009F51DB">
        <w:rPr>
          <w:rFonts w:eastAsia="標楷體" w:hint="eastAsia"/>
          <w:sz w:val="26"/>
          <w:szCs w:val="26"/>
        </w:rPr>
        <w:t>交易移轉訂價分析之</w:t>
      </w:r>
      <w:proofErr w:type="gramStart"/>
      <w:r w:rsidRPr="009F51DB">
        <w:rPr>
          <w:rFonts w:eastAsia="標楷體" w:hint="eastAsia"/>
          <w:sz w:val="26"/>
          <w:szCs w:val="26"/>
        </w:rPr>
        <w:t>最</w:t>
      </w:r>
      <w:proofErr w:type="gramEnd"/>
      <w:r w:rsidRPr="009F51DB">
        <w:rPr>
          <w:rFonts w:eastAsia="標楷體" w:hint="eastAsia"/>
          <w:sz w:val="26"/>
          <w:szCs w:val="26"/>
        </w:rPr>
        <w:t>適常規交易方法。</w:t>
      </w:r>
    </w:p>
    <w:p w:rsidR="00922550" w:rsidRPr="009F51DB" w:rsidRDefault="00922550" w:rsidP="009F51DB">
      <w:pPr>
        <w:tabs>
          <w:tab w:val="left" w:pos="1134"/>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本報告</w:t>
      </w:r>
      <w:proofErr w:type="gramStart"/>
      <w:r w:rsidRPr="009F51DB">
        <w:rPr>
          <w:rFonts w:eastAsia="標楷體" w:hint="eastAsia"/>
          <w:sz w:val="26"/>
          <w:szCs w:val="26"/>
        </w:rPr>
        <w:t>依矽成貸</w:t>
      </w:r>
      <w:proofErr w:type="gramEnd"/>
      <w:r w:rsidRPr="009F51DB">
        <w:rPr>
          <w:rFonts w:eastAsia="標楷體" w:hint="eastAsia"/>
          <w:sz w:val="26"/>
          <w:szCs w:val="26"/>
        </w:rPr>
        <w:t>出資金之年度、幣別、用途及貸款期間等進行可比較未受控價格之搜尋，並建立常規交易範圍。本所以</w:t>
      </w:r>
      <w:r w:rsidR="007B63B7" w:rsidRPr="00794676">
        <w:rPr>
          <w:rFonts w:eastAsia="標楷體" w:hint="eastAsia"/>
          <w:sz w:val="26"/>
          <w:szCs w:val="26"/>
        </w:rPr>
        <w:t>五大銀行新承做放款利率</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733DC5" w:rsidRDefault="00922550" w:rsidP="009F51DB">
      <w:pPr>
        <w:tabs>
          <w:tab w:val="left" w:pos="1134"/>
        </w:tabs>
        <w:spacing w:beforeLines="50" w:before="120" w:afterLines="50" w:after="120" w:line="360" w:lineRule="auto"/>
        <w:ind w:leftChars="300" w:left="720"/>
        <w:jc w:val="both"/>
        <w:rPr>
          <w:rFonts w:eastAsia="標楷體"/>
          <w:sz w:val="26"/>
          <w:szCs w:val="26"/>
        </w:rPr>
      </w:pPr>
      <w:r w:rsidRPr="00B21950">
        <w:rPr>
          <w:rFonts w:eastAsia="標楷體" w:hint="eastAsia"/>
          <w:sz w:val="26"/>
          <w:szCs w:val="26"/>
        </w:rPr>
        <w:t>經分析，矽成貸款予開</w:t>
      </w:r>
      <w:proofErr w:type="gramStart"/>
      <w:r w:rsidRPr="00B21950">
        <w:rPr>
          <w:rFonts w:eastAsia="標楷體" w:hint="eastAsia"/>
          <w:sz w:val="26"/>
          <w:szCs w:val="26"/>
        </w:rPr>
        <w:t>曼</w:t>
      </w:r>
      <w:proofErr w:type="gramEnd"/>
      <w:r w:rsidRPr="00B21950">
        <w:rPr>
          <w:rFonts w:eastAsia="標楷體" w:hint="eastAsia"/>
          <w:sz w:val="26"/>
          <w:szCs w:val="26"/>
        </w:rPr>
        <w:t>矽成台灣分公司，計息利率為</w:t>
      </w:r>
      <w:r>
        <w:rPr>
          <w:rFonts w:eastAsia="標楷體" w:hint="eastAsia"/>
          <w:sz w:val="26"/>
          <w:szCs w:val="26"/>
        </w:rPr>
        <w:t>1.3</w:t>
      </w:r>
      <w:r w:rsidRPr="007068EC">
        <w:rPr>
          <w:rFonts w:eastAsia="標楷體"/>
          <w:sz w:val="26"/>
          <w:szCs w:val="26"/>
        </w:rPr>
        <w:t>%</w:t>
      </w:r>
      <w:r w:rsidRPr="00B21950">
        <w:rPr>
          <w:rFonts w:eastAsia="標楷體" w:hint="eastAsia"/>
          <w:sz w:val="26"/>
          <w:szCs w:val="26"/>
        </w:rPr>
        <w:t>，</w:t>
      </w:r>
      <w:proofErr w:type="gramStart"/>
      <w:r w:rsidRPr="00794676">
        <w:rPr>
          <w:rFonts w:eastAsia="標楷體" w:hint="eastAsia"/>
          <w:sz w:val="26"/>
          <w:szCs w:val="26"/>
        </w:rPr>
        <w:t>低於經債信</w:t>
      </w:r>
      <w:proofErr w:type="gramEnd"/>
      <w:r w:rsidRPr="00794676">
        <w:rPr>
          <w:rFonts w:eastAsia="標楷體" w:hint="eastAsia"/>
          <w:sz w:val="26"/>
          <w:szCs w:val="26"/>
        </w:rPr>
        <w:t>評等調整後之「五大銀行新承做放款利率」常規交易區間</w:t>
      </w:r>
      <w:r w:rsidRPr="00794676">
        <w:rPr>
          <w:rFonts w:eastAsia="標楷體" w:hint="eastAsia"/>
          <w:sz w:val="26"/>
          <w:szCs w:val="26"/>
        </w:rPr>
        <w:t>1.588%</w:t>
      </w:r>
      <w:r w:rsidRPr="00794676">
        <w:rPr>
          <w:rFonts w:eastAsia="標楷體" w:hint="eastAsia"/>
          <w:sz w:val="26"/>
          <w:szCs w:val="26"/>
        </w:rPr>
        <w:t>～</w:t>
      </w:r>
      <w:r w:rsidRPr="00794676">
        <w:rPr>
          <w:rFonts w:eastAsia="標楷體" w:hint="eastAsia"/>
          <w:sz w:val="26"/>
          <w:szCs w:val="26"/>
        </w:rPr>
        <w:t>1.828%</w:t>
      </w:r>
      <w:r w:rsidRPr="00794676">
        <w:rPr>
          <w:rFonts w:eastAsia="標楷體" w:hint="eastAsia"/>
          <w:sz w:val="26"/>
          <w:szCs w:val="26"/>
        </w:rPr>
        <w:t>，因互相調整結果，對中華民國稅收不</w:t>
      </w:r>
      <w:r>
        <w:rPr>
          <w:rFonts w:eastAsia="標楷體" w:hint="eastAsia"/>
          <w:sz w:val="26"/>
          <w:szCs w:val="26"/>
        </w:rPr>
        <w:t>生</w:t>
      </w:r>
      <w:r w:rsidRPr="00794676">
        <w:rPr>
          <w:rFonts w:eastAsia="標楷體" w:hint="eastAsia"/>
          <w:sz w:val="26"/>
          <w:szCs w:val="26"/>
        </w:rPr>
        <w:t>影響，故不予調整。</w:t>
      </w:r>
    </w:p>
    <w:p w:rsidR="006240E2" w:rsidRDefault="0072762B"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未於</w:t>
      </w:r>
      <w:r w:rsidRPr="00EA272E">
        <w:rPr>
          <w:rFonts w:ascii="Times New Roman" w:eastAsia="標楷體" w:hAnsi="Times New Roman"/>
          <w:sz w:val="36"/>
          <w:szCs w:val="40"/>
        </w:rPr>
        <w:t>本報</w:t>
      </w:r>
      <w:r w:rsidRPr="00EA272E">
        <w:rPr>
          <w:rFonts w:ascii="Times New Roman" w:eastAsia="標楷體" w:hAnsi="Times New Roman" w:hint="eastAsia"/>
          <w:sz w:val="36"/>
          <w:szCs w:val="40"/>
        </w:rPr>
        <w:t>告進行</w:t>
      </w:r>
      <w:r w:rsidR="008E0EB4" w:rsidRPr="00EA272E">
        <w:rPr>
          <w:rFonts w:ascii="Times New Roman" w:eastAsia="標楷體" w:hAnsi="Times New Roman" w:hint="eastAsia"/>
          <w:sz w:val="36"/>
          <w:szCs w:val="40"/>
        </w:rPr>
        <w:t>個別</w:t>
      </w:r>
      <w:r w:rsidR="00567251" w:rsidRPr="00EA272E">
        <w:rPr>
          <w:rFonts w:ascii="Times New Roman" w:eastAsia="標楷體" w:hAnsi="Times New Roman"/>
          <w:sz w:val="36"/>
          <w:szCs w:val="40"/>
        </w:rPr>
        <w:t>分析之</w:t>
      </w:r>
      <w:r w:rsidR="008E0EB4" w:rsidRPr="00EA272E">
        <w:rPr>
          <w:rFonts w:ascii="Times New Roman" w:eastAsia="標楷體" w:hAnsi="Times New Roman" w:hint="eastAsia"/>
          <w:sz w:val="36"/>
          <w:szCs w:val="40"/>
        </w:rPr>
        <w:t>受控</w:t>
      </w:r>
      <w:r w:rsidR="00567251" w:rsidRPr="00EA272E">
        <w:rPr>
          <w:rFonts w:ascii="Times New Roman" w:eastAsia="標楷體" w:hAnsi="Times New Roman"/>
          <w:sz w:val="36"/>
          <w:szCs w:val="40"/>
        </w:rPr>
        <w:t>交易</w:t>
      </w:r>
    </w:p>
    <w:p w:rsidR="006240E2" w:rsidRDefault="00E10622" w:rsidP="00BD6D02">
      <w:pPr>
        <w:pStyle w:val="3"/>
        <w:numPr>
          <w:ilvl w:val="0"/>
          <w:numId w:val="77"/>
        </w:numPr>
        <w:spacing w:beforeLines="50" w:before="120" w:afterLines="50" w:after="120" w:line="360" w:lineRule="auto"/>
        <w:ind w:leftChars="100" w:left="720"/>
        <w:jc w:val="both"/>
        <w:rPr>
          <w:rFonts w:ascii="Times New Roman" w:eastAsia="標楷體" w:hAnsi="Times New Roman"/>
          <w:sz w:val="32"/>
        </w:rPr>
      </w:pPr>
      <w:r w:rsidRPr="00356E14">
        <w:rPr>
          <w:rFonts w:ascii="Times New Roman" w:eastAsia="標楷體" w:hAnsi="Times New Roman"/>
          <w:sz w:val="32"/>
        </w:rPr>
        <w:t>有形資產之移轉</w:t>
      </w:r>
    </w:p>
    <w:p w:rsidR="006240E2" w:rsidRDefault="00E10622" w:rsidP="00BD6D02">
      <w:pPr>
        <w:numPr>
          <w:ilvl w:val="1"/>
          <w:numId w:val="77"/>
        </w:numPr>
        <w:tabs>
          <w:tab w:val="left" w:pos="1134"/>
        </w:tabs>
        <w:spacing w:beforeLines="50" w:before="120" w:afterLines="50" w:after="120" w:line="360" w:lineRule="auto"/>
        <w:jc w:val="both"/>
        <w:rPr>
          <w:rFonts w:eastAsia="標楷體"/>
          <w:b/>
          <w:sz w:val="28"/>
          <w:szCs w:val="26"/>
        </w:rPr>
      </w:pPr>
      <w:r>
        <w:rPr>
          <w:rFonts w:eastAsia="標楷體" w:hint="eastAsia"/>
          <w:b/>
          <w:sz w:val="28"/>
          <w:szCs w:val="26"/>
        </w:rPr>
        <w:t>進</w:t>
      </w:r>
      <w:r w:rsidRPr="00C40B06">
        <w:rPr>
          <w:rFonts w:eastAsia="標楷體"/>
          <w:b/>
          <w:sz w:val="28"/>
          <w:szCs w:val="26"/>
        </w:rPr>
        <w:t>貨</w:t>
      </w:r>
    </w:p>
    <w:p w:rsidR="006240E2" w:rsidRDefault="00E10622" w:rsidP="007E449C">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w:t>
      </w:r>
      <w:r w:rsidRPr="00CE3323">
        <w:rPr>
          <w:rFonts w:eastAsia="標楷體"/>
          <w:sz w:val="26"/>
          <w:szCs w:val="26"/>
        </w:rPr>
        <w:t>成與</w:t>
      </w:r>
      <w:proofErr w:type="gramStart"/>
      <w:r w:rsidR="004C0274" w:rsidRPr="00CE3323">
        <w:rPr>
          <w:rFonts w:eastAsia="標楷體" w:hint="eastAsia"/>
          <w:sz w:val="26"/>
          <w:szCs w:val="26"/>
        </w:rPr>
        <w:t>恩奇達</w:t>
      </w:r>
      <w:r w:rsidRPr="00CE3323">
        <w:rPr>
          <w:rFonts w:eastAsia="標楷體"/>
          <w:sz w:val="26"/>
          <w:szCs w:val="26"/>
        </w:rPr>
        <w:t>間</w:t>
      </w:r>
      <w:proofErr w:type="gramEnd"/>
      <w:r w:rsidRPr="00CE3323">
        <w:rPr>
          <w:rFonts w:eastAsia="標楷體"/>
          <w:sz w:val="26"/>
          <w:szCs w:val="26"/>
        </w:rPr>
        <w:t>之</w:t>
      </w:r>
      <w:r w:rsidRPr="00CE3323">
        <w:rPr>
          <w:rFonts w:eastAsia="標楷體" w:hint="eastAsia"/>
          <w:sz w:val="26"/>
          <w:szCs w:val="26"/>
        </w:rPr>
        <w:t>進</w:t>
      </w:r>
      <w:r w:rsidRPr="00CE3323">
        <w:rPr>
          <w:rFonts w:eastAsia="標楷體"/>
          <w:sz w:val="26"/>
          <w:szCs w:val="26"/>
        </w:rPr>
        <w:t>貨受控交易</w:t>
      </w:r>
      <w:r w:rsidRPr="00CE3323">
        <w:rPr>
          <w:rFonts w:eastAsia="標楷體" w:hint="eastAsia"/>
          <w:sz w:val="26"/>
          <w:szCs w:val="26"/>
        </w:rPr>
        <w:t>，</w:t>
      </w:r>
      <w:r w:rsidRPr="00CE3323">
        <w:rPr>
          <w:rFonts w:eastAsia="標楷體"/>
          <w:sz w:val="26"/>
          <w:szCs w:val="26"/>
        </w:rPr>
        <w:t>因</w:t>
      </w:r>
      <w:r w:rsidR="007E449C">
        <w:rPr>
          <w:rFonts w:eastAsia="標楷體" w:hint="eastAsia"/>
          <w:sz w:val="26"/>
          <w:szCs w:val="26"/>
        </w:rPr>
        <w:t>僅</w:t>
      </w:r>
      <w:proofErr w:type="gramStart"/>
      <w:r w:rsidR="007E449C">
        <w:rPr>
          <w:rFonts w:eastAsia="標楷體" w:hint="eastAsia"/>
          <w:sz w:val="26"/>
          <w:szCs w:val="26"/>
        </w:rPr>
        <w:t>佔</w:t>
      </w:r>
      <w:proofErr w:type="gramEnd"/>
      <w:r w:rsidR="007E449C">
        <w:rPr>
          <w:rFonts w:eastAsia="標楷體" w:hint="eastAsia"/>
          <w:sz w:val="26"/>
          <w:szCs w:val="26"/>
        </w:rPr>
        <w:t>總進貨</w:t>
      </w:r>
      <w:r w:rsidR="007E449C">
        <w:rPr>
          <w:rFonts w:eastAsia="標楷體" w:hint="eastAsia"/>
          <w:sz w:val="26"/>
          <w:szCs w:val="26"/>
        </w:rPr>
        <w:t>2.1%</w:t>
      </w:r>
      <w:r w:rsidR="007E449C">
        <w:rPr>
          <w:rFonts w:eastAsia="標楷體" w:hint="eastAsia"/>
          <w:sz w:val="26"/>
          <w:szCs w:val="26"/>
        </w:rPr>
        <w:t>且</w:t>
      </w:r>
      <w:r w:rsidRPr="00CE3323">
        <w:rPr>
          <w:rFonts w:eastAsia="標楷體"/>
          <w:sz w:val="26"/>
          <w:szCs w:val="26"/>
        </w:rPr>
        <w:t>金額</w:t>
      </w:r>
      <w:r w:rsidR="005D6699" w:rsidRPr="00CE3323">
        <w:rPr>
          <w:rFonts w:eastAsia="標楷體" w:hint="eastAsia"/>
          <w:sz w:val="26"/>
          <w:szCs w:val="26"/>
        </w:rPr>
        <w:t>相對</w:t>
      </w:r>
      <w:r w:rsidRPr="00CE3323">
        <w:rPr>
          <w:rFonts w:eastAsia="標楷體"/>
          <w:sz w:val="26"/>
          <w:szCs w:val="26"/>
        </w:rPr>
        <w:t>微小，故</w:t>
      </w:r>
      <w:proofErr w:type="gramStart"/>
      <w:r w:rsidRPr="00CE3323">
        <w:rPr>
          <w:rFonts w:eastAsia="標楷體"/>
          <w:sz w:val="26"/>
          <w:szCs w:val="26"/>
        </w:rPr>
        <w:t>不</w:t>
      </w:r>
      <w:proofErr w:type="gramEnd"/>
      <w:r w:rsidRPr="00CE3323">
        <w:rPr>
          <w:rFonts w:eastAsia="標楷體"/>
          <w:sz w:val="26"/>
          <w:szCs w:val="26"/>
        </w:rPr>
        <w:t>於本報告中個別分析。</w:t>
      </w:r>
    </w:p>
    <w:p w:rsidR="006240E2" w:rsidRDefault="00083F6D" w:rsidP="00BD6D02">
      <w:pPr>
        <w:numPr>
          <w:ilvl w:val="1"/>
          <w:numId w:val="77"/>
        </w:numPr>
        <w:tabs>
          <w:tab w:val="left" w:pos="1134"/>
        </w:tabs>
        <w:spacing w:beforeLines="50" w:before="120" w:afterLines="50" w:after="120" w:line="360" w:lineRule="auto"/>
        <w:jc w:val="both"/>
        <w:rPr>
          <w:rFonts w:eastAsia="標楷體"/>
          <w:b/>
          <w:sz w:val="28"/>
          <w:szCs w:val="26"/>
        </w:rPr>
      </w:pPr>
      <w:r w:rsidRPr="00083F6D">
        <w:rPr>
          <w:rFonts w:eastAsia="標楷體" w:hint="eastAsia"/>
          <w:b/>
          <w:sz w:val="28"/>
          <w:szCs w:val="26"/>
        </w:rPr>
        <w:t>銷貨</w:t>
      </w:r>
    </w:p>
    <w:p w:rsidR="006240E2" w:rsidRDefault="00083F6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矽成與</w:t>
      </w:r>
      <w:r w:rsidR="007E6CCD">
        <w:rPr>
          <w:rFonts w:eastAsia="標楷體" w:hint="eastAsia"/>
          <w:sz w:val="26"/>
          <w:szCs w:val="26"/>
        </w:rPr>
        <w:t>開</w:t>
      </w:r>
      <w:proofErr w:type="gramStart"/>
      <w:r w:rsidR="007E6CCD">
        <w:rPr>
          <w:rFonts w:eastAsia="標楷體" w:hint="eastAsia"/>
          <w:sz w:val="26"/>
          <w:szCs w:val="26"/>
        </w:rPr>
        <w:t>曼</w:t>
      </w:r>
      <w:proofErr w:type="gramEnd"/>
      <w:r w:rsidR="007E6CCD">
        <w:rPr>
          <w:rFonts w:eastAsia="標楷體" w:hint="eastAsia"/>
          <w:sz w:val="26"/>
          <w:szCs w:val="26"/>
        </w:rPr>
        <w:t>矽成台灣分公司</w:t>
      </w:r>
      <w:proofErr w:type="gramStart"/>
      <w:r w:rsidR="00FB43DB">
        <w:rPr>
          <w:rFonts w:eastAsia="標楷體" w:hint="eastAsia"/>
          <w:sz w:val="26"/>
          <w:szCs w:val="26"/>
        </w:rPr>
        <w:t>及恩奇達</w:t>
      </w:r>
      <w:proofErr w:type="gramEnd"/>
      <w:r w:rsidR="007E6CCD">
        <w:rPr>
          <w:rFonts w:eastAsia="標楷體" w:hint="eastAsia"/>
          <w:sz w:val="26"/>
          <w:szCs w:val="26"/>
        </w:rPr>
        <w:t>之</w:t>
      </w:r>
      <w:proofErr w:type="gramStart"/>
      <w:r w:rsidR="007E6CCD">
        <w:rPr>
          <w:rFonts w:eastAsia="標楷體" w:hint="eastAsia"/>
          <w:sz w:val="26"/>
          <w:szCs w:val="26"/>
        </w:rPr>
        <w:t>銷貨受控</w:t>
      </w:r>
      <w:proofErr w:type="gramEnd"/>
      <w:r w:rsidR="007E6CCD">
        <w:rPr>
          <w:rFonts w:eastAsia="標楷體" w:hint="eastAsia"/>
          <w:sz w:val="26"/>
          <w:szCs w:val="26"/>
        </w:rPr>
        <w:t>交易</w:t>
      </w:r>
      <w:r w:rsidRPr="00C40B06">
        <w:rPr>
          <w:rFonts w:eastAsia="標楷體"/>
          <w:sz w:val="26"/>
          <w:szCs w:val="26"/>
        </w:rPr>
        <w:t>，</w:t>
      </w:r>
      <w:r w:rsidR="00D313C9">
        <w:rPr>
          <w:rFonts w:eastAsia="標楷體" w:hint="eastAsia"/>
          <w:sz w:val="26"/>
          <w:szCs w:val="26"/>
        </w:rPr>
        <w:t>10</w:t>
      </w:r>
      <w:r w:rsidR="00550DFC">
        <w:rPr>
          <w:rFonts w:eastAsia="標楷體" w:hint="eastAsia"/>
          <w:sz w:val="26"/>
          <w:szCs w:val="26"/>
        </w:rPr>
        <w:t>5</w:t>
      </w:r>
      <w:r w:rsidRPr="002A4302">
        <w:rPr>
          <w:rFonts w:eastAsia="標楷體" w:hint="eastAsia"/>
          <w:sz w:val="26"/>
          <w:szCs w:val="26"/>
        </w:rPr>
        <w:t>會計年</w:t>
      </w:r>
      <w:r w:rsidRPr="00CE3323">
        <w:rPr>
          <w:rFonts w:eastAsia="標楷體" w:hint="eastAsia"/>
          <w:sz w:val="26"/>
          <w:szCs w:val="26"/>
        </w:rPr>
        <w:t>度金額</w:t>
      </w:r>
      <w:r w:rsidR="00FB43DB">
        <w:rPr>
          <w:rFonts w:eastAsia="標楷體" w:hint="eastAsia"/>
          <w:sz w:val="26"/>
          <w:szCs w:val="26"/>
        </w:rPr>
        <w:t>共</w:t>
      </w:r>
      <w:r w:rsidR="00372C59">
        <w:rPr>
          <w:rFonts w:eastAsia="標楷體" w:hint="eastAsia"/>
          <w:sz w:val="26"/>
          <w:szCs w:val="26"/>
        </w:rPr>
        <w:t>47</w:t>
      </w:r>
      <w:r w:rsidR="00FB43DB">
        <w:rPr>
          <w:rFonts w:eastAsia="標楷體" w:hint="eastAsia"/>
          <w:sz w:val="26"/>
          <w:szCs w:val="26"/>
        </w:rPr>
        <w:t>6</w:t>
      </w:r>
      <w:r w:rsidRPr="00CE3323">
        <w:rPr>
          <w:rFonts w:eastAsia="標楷體" w:hint="eastAsia"/>
          <w:sz w:val="26"/>
          <w:szCs w:val="26"/>
        </w:rPr>
        <w:t>仟元，</w:t>
      </w:r>
      <w:r w:rsidR="00C8649A" w:rsidRPr="00D35A20">
        <w:rPr>
          <w:rFonts w:eastAsia="標楷體" w:hint="eastAsia"/>
          <w:sz w:val="26"/>
          <w:szCs w:val="26"/>
        </w:rPr>
        <w:t>因矽成向</w:t>
      </w:r>
      <w:r w:rsidR="00FB43DB">
        <w:rPr>
          <w:rFonts w:eastAsia="標楷體" w:hint="eastAsia"/>
          <w:sz w:val="26"/>
          <w:szCs w:val="26"/>
        </w:rPr>
        <w:t>關係企業</w:t>
      </w:r>
      <w:r w:rsidR="00C8649A" w:rsidRPr="00D35A20">
        <w:rPr>
          <w:rFonts w:eastAsia="標楷體" w:hint="eastAsia"/>
          <w:sz w:val="26"/>
          <w:szCs w:val="26"/>
        </w:rPr>
        <w:t>進貨後，</w:t>
      </w:r>
      <w:r w:rsidR="00C8649A">
        <w:rPr>
          <w:rFonts w:eastAsia="標楷體" w:hint="eastAsia"/>
          <w:sz w:val="26"/>
          <w:szCs w:val="26"/>
        </w:rPr>
        <w:t>發現</w:t>
      </w:r>
      <w:r w:rsidR="00C8649A" w:rsidRPr="0083445B">
        <w:rPr>
          <w:rFonts w:eastAsia="標楷體" w:hint="eastAsia"/>
          <w:sz w:val="26"/>
          <w:szCs w:val="26"/>
        </w:rPr>
        <w:t>產品不符需求</w:t>
      </w:r>
      <w:r w:rsidR="00C8649A" w:rsidRPr="00D35A20">
        <w:rPr>
          <w:rFonts w:eastAsia="標楷體" w:hint="eastAsia"/>
          <w:sz w:val="26"/>
          <w:szCs w:val="26"/>
        </w:rPr>
        <w:t>，</w:t>
      </w:r>
      <w:proofErr w:type="gramStart"/>
      <w:r w:rsidR="00C8649A" w:rsidRPr="00D35A20">
        <w:rPr>
          <w:rFonts w:eastAsia="標楷體" w:hint="eastAsia"/>
          <w:sz w:val="26"/>
          <w:szCs w:val="26"/>
        </w:rPr>
        <w:t>逕</w:t>
      </w:r>
      <w:proofErr w:type="gramEnd"/>
      <w:r w:rsidR="00C8649A" w:rsidRPr="00D35A20">
        <w:rPr>
          <w:rFonts w:eastAsia="標楷體" w:hint="eastAsia"/>
          <w:sz w:val="26"/>
          <w:szCs w:val="26"/>
        </w:rPr>
        <w:t>以銷貨</w:t>
      </w:r>
      <w:r w:rsidR="00C8649A">
        <w:rPr>
          <w:rFonts w:eastAsia="標楷體" w:hint="eastAsia"/>
          <w:sz w:val="26"/>
          <w:szCs w:val="26"/>
        </w:rPr>
        <w:t>之</w:t>
      </w:r>
      <w:r w:rsidR="00C8649A" w:rsidRPr="00D35A20">
        <w:rPr>
          <w:rFonts w:eastAsia="標楷體" w:hint="eastAsia"/>
          <w:sz w:val="26"/>
          <w:szCs w:val="26"/>
        </w:rPr>
        <w:t>方式</w:t>
      </w:r>
      <w:r w:rsidR="00C8649A">
        <w:rPr>
          <w:rFonts w:eastAsia="標楷體" w:hint="eastAsia"/>
          <w:sz w:val="26"/>
          <w:szCs w:val="26"/>
        </w:rPr>
        <w:t>退</w:t>
      </w:r>
      <w:r w:rsidR="00C8649A" w:rsidRPr="00D35A20">
        <w:rPr>
          <w:rFonts w:eastAsia="標楷體" w:hint="eastAsia"/>
          <w:sz w:val="26"/>
          <w:szCs w:val="26"/>
        </w:rPr>
        <w:t>回，</w:t>
      </w:r>
      <w:r w:rsidR="00C8649A">
        <w:rPr>
          <w:rFonts w:eastAsia="標楷體" w:hint="eastAsia"/>
          <w:sz w:val="26"/>
          <w:szCs w:val="26"/>
        </w:rPr>
        <w:t>因</w:t>
      </w:r>
      <w:r w:rsidR="00C8649A" w:rsidRPr="00D35A20">
        <w:rPr>
          <w:rFonts w:eastAsia="標楷體" w:hint="eastAsia"/>
          <w:sz w:val="26"/>
          <w:szCs w:val="26"/>
        </w:rPr>
        <w:t>此交易模式</w:t>
      </w:r>
      <w:r w:rsidR="00C8649A">
        <w:rPr>
          <w:rFonts w:eastAsia="標楷體" w:hint="eastAsia"/>
          <w:sz w:val="26"/>
          <w:szCs w:val="26"/>
        </w:rPr>
        <w:t>為商業上的常態</w:t>
      </w:r>
      <w:r w:rsidR="00C8649A" w:rsidRPr="00D35A20">
        <w:rPr>
          <w:rFonts w:eastAsia="標楷體" w:hint="eastAsia"/>
          <w:sz w:val="26"/>
          <w:szCs w:val="26"/>
        </w:rPr>
        <w:t>且金額相對微小，</w:t>
      </w:r>
      <w:r w:rsidR="00C8649A" w:rsidRPr="00D35A20">
        <w:rPr>
          <w:rFonts w:eastAsia="標楷體"/>
          <w:sz w:val="26"/>
          <w:szCs w:val="26"/>
        </w:rPr>
        <w:t>故</w:t>
      </w:r>
      <w:proofErr w:type="gramStart"/>
      <w:r w:rsidR="00C8649A" w:rsidRPr="00D35A20">
        <w:rPr>
          <w:rFonts w:eastAsia="標楷體"/>
          <w:sz w:val="26"/>
          <w:szCs w:val="26"/>
        </w:rPr>
        <w:t>不</w:t>
      </w:r>
      <w:proofErr w:type="gramEnd"/>
      <w:r w:rsidR="00C8649A" w:rsidRPr="00D35A20">
        <w:rPr>
          <w:rFonts w:eastAsia="標楷體"/>
          <w:sz w:val="26"/>
          <w:szCs w:val="26"/>
        </w:rPr>
        <w:t>於本報告中個別分析。</w:t>
      </w:r>
    </w:p>
    <w:p w:rsidR="006240E2" w:rsidRDefault="00E10622" w:rsidP="00BD6D02">
      <w:pPr>
        <w:pStyle w:val="3"/>
        <w:numPr>
          <w:ilvl w:val="0"/>
          <w:numId w:val="77"/>
        </w:numPr>
        <w:spacing w:beforeLines="50" w:before="120" w:afterLines="50" w:after="120" w:line="360" w:lineRule="auto"/>
        <w:ind w:leftChars="100" w:left="720"/>
        <w:jc w:val="both"/>
        <w:rPr>
          <w:rFonts w:ascii="Times New Roman" w:eastAsia="標楷體" w:hAnsi="Times New Roman"/>
          <w:sz w:val="32"/>
        </w:rPr>
      </w:pPr>
      <w:r w:rsidRPr="00C40B06">
        <w:rPr>
          <w:rFonts w:ascii="Times New Roman" w:eastAsia="標楷體" w:hAnsi="Times New Roman"/>
          <w:sz w:val="32"/>
        </w:rPr>
        <w:t>有形資產之使用</w:t>
      </w:r>
    </w:p>
    <w:p w:rsidR="006240E2" w:rsidRDefault="00E10622" w:rsidP="00BD6D02">
      <w:pPr>
        <w:numPr>
          <w:ilvl w:val="2"/>
          <w:numId w:val="77"/>
        </w:numPr>
        <w:tabs>
          <w:tab w:val="left" w:pos="1134"/>
        </w:tabs>
        <w:spacing w:beforeLines="50" w:before="120" w:afterLines="50" w:after="120" w:line="360" w:lineRule="auto"/>
        <w:jc w:val="both"/>
        <w:rPr>
          <w:rFonts w:eastAsia="標楷體"/>
          <w:b/>
          <w:sz w:val="28"/>
          <w:szCs w:val="26"/>
        </w:rPr>
      </w:pPr>
      <w:r w:rsidRPr="00C40B06">
        <w:rPr>
          <w:rFonts w:eastAsia="標楷體"/>
          <w:b/>
          <w:sz w:val="28"/>
          <w:szCs w:val="26"/>
        </w:rPr>
        <w:t>租賃</w:t>
      </w:r>
    </w:p>
    <w:p w:rsidR="006240E2" w:rsidRDefault="006364F9"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矽成將辦公室</w:t>
      </w:r>
      <w:r w:rsidR="003528C8">
        <w:rPr>
          <w:rFonts w:eastAsia="標楷體" w:hint="eastAsia"/>
          <w:sz w:val="26"/>
          <w:szCs w:val="26"/>
        </w:rPr>
        <w:t>出</w:t>
      </w:r>
      <w:r w:rsidRPr="00C40B06">
        <w:rPr>
          <w:rFonts w:eastAsia="標楷體"/>
          <w:sz w:val="26"/>
          <w:szCs w:val="26"/>
        </w:rPr>
        <w:t>租予</w:t>
      </w:r>
      <w:r w:rsidR="00AD0982" w:rsidRPr="00AD0982">
        <w:rPr>
          <w:rFonts w:eastAsia="標楷體" w:hint="eastAsia"/>
          <w:sz w:val="26"/>
          <w:szCs w:val="26"/>
        </w:rPr>
        <w:t>開</w:t>
      </w:r>
      <w:proofErr w:type="gramStart"/>
      <w:r w:rsidR="00AD0982" w:rsidRPr="00AD0982">
        <w:rPr>
          <w:rFonts w:eastAsia="標楷體" w:hint="eastAsia"/>
          <w:sz w:val="26"/>
          <w:szCs w:val="26"/>
        </w:rPr>
        <w:t>曼</w:t>
      </w:r>
      <w:proofErr w:type="gramEnd"/>
      <w:r w:rsidR="00AD0982" w:rsidRPr="00AD0982">
        <w:rPr>
          <w:rFonts w:eastAsia="標楷體" w:hint="eastAsia"/>
          <w:sz w:val="26"/>
          <w:szCs w:val="26"/>
        </w:rPr>
        <w:t>矽成台灣分公司</w:t>
      </w:r>
      <w:r w:rsidRPr="00C40B06">
        <w:rPr>
          <w:rFonts w:eastAsia="標楷體"/>
          <w:sz w:val="26"/>
          <w:szCs w:val="26"/>
        </w:rPr>
        <w:t>，並依使用面積比例收取租金。</w:t>
      </w:r>
      <w:r w:rsidR="00E10622" w:rsidRPr="00C40B06">
        <w:rPr>
          <w:rFonts w:eastAsia="標楷體"/>
          <w:sz w:val="26"/>
          <w:szCs w:val="26"/>
        </w:rPr>
        <w:t>因金額</w:t>
      </w:r>
      <w:r w:rsidR="008720EE">
        <w:rPr>
          <w:rFonts w:eastAsia="標楷體" w:hint="eastAsia"/>
          <w:sz w:val="26"/>
          <w:szCs w:val="26"/>
        </w:rPr>
        <w:t>微</w:t>
      </w:r>
      <w:r w:rsidR="00E10622" w:rsidRPr="00C40B06">
        <w:rPr>
          <w:rFonts w:eastAsia="標楷體"/>
          <w:sz w:val="26"/>
          <w:szCs w:val="26"/>
        </w:rPr>
        <w:t>小，故</w:t>
      </w:r>
      <w:proofErr w:type="gramStart"/>
      <w:r w:rsidR="008720EE">
        <w:rPr>
          <w:rFonts w:eastAsia="標楷體" w:hint="eastAsia"/>
          <w:sz w:val="26"/>
          <w:szCs w:val="26"/>
        </w:rPr>
        <w:t>不</w:t>
      </w:r>
      <w:proofErr w:type="gramEnd"/>
      <w:r w:rsidR="00E10622">
        <w:rPr>
          <w:rFonts w:eastAsia="標楷體" w:hint="eastAsia"/>
          <w:sz w:val="26"/>
          <w:szCs w:val="26"/>
        </w:rPr>
        <w:t>於本報告中個別分析</w:t>
      </w:r>
      <w:r w:rsidR="00E10622" w:rsidRPr="00C40B06">
        <w:rPr>
          <w:rFonts w:eastAsia="標楷體"/>
          <w:sz w:val="26"/>
          <w:szCs w:val="26"/>
        </w:rPr>
        <w:t>。</w:t>
      </w:r>
    </w:p>
    <w:p w:rsidR="006240E2" w:rsidRDefault="00CB5D49" w:rsidP="00BD6D02">
      <w:pPr>
        <w:pStyle w:val="2"/>
        <w:numPr>
          <w:ilvl w:val="1"/>
          <w:numId w:val="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建議</w:t>
      </w:r>
    </w:p>
    <w:p w:rsidR="00BB0D75" w:rsidRDefault="00567251" w:rsidP="00BD6D02">
      <w:pPr>
        <w:spacing w:beforeLines="50" w:before="120" w:afterLines="50" w:after="120" w:line="360" w:lineRule="auto"/>
        <w:ind w:firstLineChars="200" w:firstLine="520"/>
        <w:jc w:val="both"/>
        <w:rPr>
          <w:rFonts w:eastAsia="標楷體"/>
          <w:sz w:val="26"/>
          <w:szCs w:val="26"/>
        </w:rPr>
      </w:pPr>
      <w:r w:rsidRPr="005B013A">
        <w:rPr>
          <w:rFonts w:eastAsia="標楷體"/>
          <w:sz w:val="26"/>
          <w:szCs w:val="26"/>
        </w:rPr>
        <w:t>本所必須提醒本報告之使用者，</w:t>
      </w:r>
      <w:r w:rsidR="00D549DD" w:rsidRPr="005B013A">
        <w:rPr>
          <w:rFonts w:eastAsia="標楷體" w:hint="eastAsia"/>
          <w:sz w:val="26"/>
          <w:szCs w:val="26"/>
        </w:rPr>
        <w:t>矽成</w:t>
      </w:r>
      <w:r w:rsidRPr="005B013A">
        <w:rPr>
          <w:rFonts w:eastAsia="標楷體"/>
          <w:sz w:val="26"/>
          <w:szCs w:val="26"/>
        </w:rPr>
        <w:t>在本報告提出後，其執行之功能及承擔之風險若有顯著變化，本報告之分析結果將會受到影響。若</w:t>
      </w:r>
      <w:r w:rsidR="00D549DD" w:rsidRPr="005B013A">
        <w:rPr>
          <w:rFonts w:eastAsia="標楷體" w:hint="eastAsia"/>
          <w:sz w:val="26"/>
          <w:szCs w:val="26"/>
        </w:rPr>
        <w:t>矽成</w:t>
      </w:r>
      <w:r w:rsidRPr="005B013A">
        <w:rPr>
          <w:rFonts w:eastAsia="標楷體"/>
          <w:sz w:val="26"/>
          <w:szCs w:val="26"/>
        </w:rPr>
        <w:t>各</w:t>
      </w:r>
      <w:r w:rsidR="00115407" w:rsidRPr="005B013A">
        <w:rPr>
          <w:rFonts w:eastAsia="標楷體" w:hint="eastAsia"/>
          <w:sz w:val="26"/>
          <w:szCs w:val="26"/>
        </w:rPr>
        <w:t>受控</w:t>
      </w:r>
      <w:r w:rsidRPr="005B013A">
        <w:rPr>
          <w:rFonts w:eastAsia="標楷體"/>
          <w:sz w:val="26"/>
          <w:szCs w:val="26"/>
        </w:rPr>
        <w:t>交易情況有所變動，也將影響</w:t>
      </w:r>
      <w:proofErr w:type="gramStart"/>
      <w:r w:rsidRPr="005B013A">
        <w:rPr>
          <w:rFonts w:eastAsia="標楷體"/>
          <w:sz w:val="26"/>
          <w:szCs w:val="26"/>
        </w:rPr>
        <w:t>最</w:t>
      </w:r>
      <w:proofErr w:type="gramEnd"/>
      <w:r w:rsidRPr="005B013A">
        <w:rPr>
          <w:rFonts w:eastAsia="標楷體"/>
          <w:sz w:val="26"/>
          <w:szCs w:val="26"/>
        </w:rPr>
        <w:t>適常規方法及可比較對象之選擇，進而改變</w:t>
      </w:r>
      <w:r w:rsidRPr="00EA272E">
        <w:rPr>
          <w:rFonts w:eastAsia="標楷體"/>
          <w:sz w:val="26"/>
          <w:szCs w:val="26"/>
        </w:rPr>
        <w:t>常規交易</w:t>
      </w:r>
      <w:r w:rsidR="00023B84" w:rsidRPr="00EA272E">
        <w:rPr>
          <w:rFonts w:eastAsia="標楷體"/>
          <w:sz w:val="26"/>
          <w:szCs w:val="26"/>
        </w:rPr>
        <w:t>範圍</w:t>
      </w:r>
      <w:r w:rsidRPr="00EA272E">
        <w:rPr>
          <w:rFonts w:eastAsia="標楷體"/>
          <w:sz w:val="26"/>
          <w:szCs w:val="26"/>
        </w:rPr>
        <w:t>。</w:t>
      </w:r>
      <w:bookmarkStart w:id="11" w:name="_Toc221678472"/>
      <w:bookmarkStart w:id="12" w:name="_Toc221678473"/>
      <w:bookmarkStart w:id="13" w:name="_Toc221678474"/>
      <w:bookmarkStart w:id="14" w:name="_Toc221678475"/>
      <w:bookmarkStart w:id="15" w:name="_Toc221678476"/>
      <w:bookmarkStart w:id="16" w:name="_Toc221678477"/>
      <w:bookmarkStart w:id="17" w:name="_Toc221678478"/>
      <w:bookmarkStart w:id="18" w:name="_Toc221678479"/>
      <w:bookmarkStart w:id="19" w:name="_Toc221678480"/>
      <w:bookmarkStart w:id="20" w:name="_Toc221678481"/>
      <w:bookmarkEnd w:id="11"/>
      <w:bookmarkEnd w:id="12"/>
      <w:bookmarkEnd w:id="13"/>
      <w:bookmarkEnd w:id="14"/>
      <w:bookmarkEnd w:id="15"/>
      <w:bookmarkEnd w:id="16"/>
      <w:bookmarkEnd w:id="17"/>
      <w:bookmarkEnd w:id="18"/>
      <w:bookmarkEnd w:id="19"/>
      <w:bookmarkEnd w:id="20"/>
    </w:p>
    <w:p w:rsidR="00910D5B" w:rsidRDefault="00910D5B" w:rsidP="00910D5B">
      <w:pPr>
        <w:spacing w:beforeLines="50" w:before="120" w:afterLines="50" w:after="120" w:line="360" w:lineRule="auto"/>
        <w:jc w:val="both"/>
        <w:rPr>
          <w:rFonts w:eastAsia="標楷體"/>
          <w:sz w:val="26"/>
          <w:szCs w:val="26"/>
        </w:rPr>
      </w:pPr>
      <w:r>
        <w:rPr>
          <w:rFonts w:eastAsia="標楷體"/>
          <w:sz w:val="26"/>
          <w:szCs w:val="26"/>
        </w:rPr>
        <w:br w:type="page"/>
      </w:r>
    </w:p>
    <w:p w:rsidR="00910D5B" w:rsidRDefault="00910D5B" w:rsidP="00910D5B">
      <w:pPr>
        <w:spacing w:beforeLines="50" w:before="120" w:afterLines="50" w:after="120" w:line="360" w:lineRule="auto"/>
        <w:jc w:val="both"/>
        <w:rPr>
          <w:rFonts w:eastAsia="標楷體"/>
        </w:rPr>
      </w:pPr>
    </w:p>
    <w:p w:rsidR="00B8406A" w:rsidRPr="00126ACA" w:rsidRDefault="00B8406A" w:rsidP="005C6620">
      <w:pPr>
        <w:rPr>
          <w:rFonts w:eastAsia="標楷體"/>
        </w:rPr>
        <w:sectPr w:rsidR="00B8406A" w:rsidRPr="00126ACA" w:rsidSect="00BD6D02">
          <w:headerReference w:type="even" r:id="rId22"/>
          <w:headerReference w:type="default" r:id="rId23"/>
          <w:footerReference w:type="default" r:id="rId24"/>
          <w:headerReference w:type="first" r:id="rId25"/>
          <w:pgSz w:w="11906" w:h="16838" w:code="9"/>
          <w:pgMar w:top="2160" w:right="1440" w:bottom="1814" w:left="1440" w:header="851" w:footer="567" w:gutter="567"/>
          <w:pgNumType w:start="1"/>
          <w:cols w:space="425"/>
          <w:docGrid w:linePitch="360"/>
        </w:sectPr>
      </w:pPr>
    </w:p>
    <w:bookmarkStart w:id="21" w:name="_Toc253154507"/>
    <w:bookmarkStart w:id="22" w:name="_Toc253154575"/>
    <w:bookmarkStart w:id="23" w:name="_Toc272326006"/>
    <w:bookmarkStart w:id="24" w:name="_Toc272326634"/>
    <w:bookmarkStart w:id="25" w:name="_Toc272326813"/>
    <w:bookmarkStart w:id="26" w:name="_Toc275960646"/>
    <w:p w:rsidR="007821E9" w:rsidRPr="00EA272E" w:rsidRDefault="00CE7E1F" w:rsidP="007821E9">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2096" behindDoc="0" locked="0" layoutInCell="1" allowOverlap="1" wp14:anchorId="1572F173" wp14:editId="75A57E0C">
                <wp:simplePos x="0" y="0"/>
                <wp:positionH relativeFrom="column">
                  <wp:posOffset>4667250</wp:posOffset>
                </wp:positionH>
                <wp:positionV relativeFrom="paragraph">
                  <wp:posOffset>0</wp:posOffset>
                </wp:positionV>
                <wp:extent cx="720090" cy="720090"/>
                <wp:effectExtent l="9525" t="9525" r="13335" b="13335"/>
                <wp:wrapNone/>
                <wp:docPr id="591"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DD5AB2" w:rsidRDefault="00822279"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1" o:spid="_x0000_s1029" type="#_x0000_t202" style="position:absolute;left:0;text-align:left;margin-left:367.5pt;margin-top:0;width:56.7pt;height:56.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">
                <v:textbox>
                  <w:txbxContent>
                    <w:p w:rsidR="00822279" w:rsidRPr="00DD5AB2" w:rsidRDefault="00822279" w:rsidP="00DD5AB2">
                      <w:pPr>
                        <w:jc w:val="center"/>
                        <w:rPr>
                          <w:rFonts w:ascii="微軟正黑體" w:eastAsia="微軟正黑體" w:hAnsi="微軟正黑體"/>
                          <w:b/>
                          <w:sz w:val="28"/>
                        </w:rPr>
                      </w:pPr>
                      <w:r w:rsidRPr="00DD5AB2">
                        <w:rPr>
                          <w:rFonts w:ascii="微軟正黑體" w:eastAsia="微軟正黑體" w:hAnsi="微軟正黑體" w:hint="eastAsia"/>
                          <w:b/>
                          <w:sz w:val="56"/>
                          <w:szCs w:val="52"/>
                        </w:rPr>
                        <w:t>Ⅱ</w:t>
                      </w:r>
                    </w:p>
                  </w:txbxContent>
                </v:textbox>
              </v:shape>
            </w:pict>
          </mc:Fallback>
        </mc:AlternateContent>
      </w:r>
      <w:bookmarkEnd w:id="21"/>
      <w:bookmarkEnd w:id="22"/>
      <w:bookmarkEnd w:id="23"/>
      <w:bookmarkEnd w:id="24"/>
      <w:bookmarkEnd w:id="25"/>
      <w:bookmarkEnd w:id="26"/>
    </w:p>
    <w:p w:rsidR="007F3EF4" w:rsidRPr="00EA272E" w:rsidRDefault="007F3EF4" w:rsidP="007821E9">
      <w:pPr>
        <w:pStyle w:val="1"/>
        <w:numPr>
          <w:ilvl w:val="0"/>
          <w:numId w:val="0"/>
        </w:numPr>
        <w:spacing w:before="0" w:after="0" w:line="240" w:lineRule="auto"/>
        <w:jc w:val="right"/>
        <w:rPr>
          <w:rFonts w:ascii="Times New Roman" w:eastAsia="標楷體" w:hAnsi="Times New Roman"/>
          <w:sz w:val="48"/>
          <w:szCs w:val="48"/>
        </w:rPr>
      </w:pPr>
    </w:p>
    <w:p w:rsidR="00567251" w:rsidRPr="00EA272E" w:rsidRDefault="00A439EA" w:rsidP="00DD5AB2">
      <w:pPr>
        <w:pStyle w:val="1"/>
        <w:spacing w:before="100" w:beforeAutospacing="1" w:after="100" w:afterAutospacing="1" w:line="360" w:lineRule="auto"/>
        <w:ind w:left="0" w:firstLine="0"/>
        <w:jc w:val="right"/>
        <w:rPr>
          <w:rFonts w:ascii="Times New Roman" w:eastAsia="標楷體" w:hAnsi="Times New Roman"/>
          <w:szCs w:val="56"/>
        </w:rPr>
      </w:pPr>
      <w:bookmarkStart w:id="27" w:name="_Toc355775825"/>
      <w:r w:rsidRPr="00EA272E">
        <w:rPr>
          <w:rFonts w:ascii="Times New Roman" w:eastAsia="標楷體" w:hAnsi="標楷體" w:hint="eastAsia"/>
          <w:szCs w:val="56"/>
        </w:rPr>
        <w:t>背景資訊</w:t>
      </w:r>
      <w:r w:rsidR="008E0EB4" w:rsidRPr="00EA272E">
        <w:rPr>
          <w:rFonts w:ascii="Times New Roman" w:eastAsia="標楷體" w:hAnsi="標楷體" w:hint="eastAsia"/>
          <w:szCs w:val="56"/>
        </w:rPr>
        <w:t>及產業</w:t>
      </w:r>
      <w:r w:rsidR="00EB094D" w:rsidRPr="00EA272E">
        <w:rPr>
          <w:rFonts w:ascii="Times New Roman" w:eastAsia="標楷體" w:hAnsi="標楷體" w:hint="eastAsia"/>
          <w:szCs w:val="56"/>
        </w:rPr>
        <w:t>經濟現</w:t>
      </w:r>
      <w:r w:rsidR="008E0EB4" w:rsidRPr="00EA272E">
        <w:rPr>
          <w:rFonts w:ascii="Times New Roman" w:eastAsia="標楷體" w:hAnsi="標楷體" w:hint="eastAsia"/>
          <w:szCs w:val="56"/>
        </w:rPr>
        <w:t>況</w:t>
      </w:r>
      <w:bookmarkEnd w:id="27"/>
    </w:p>
    <w:p w:rsidR="006240E2" w:rsidRDefault="00E13CED" w:rsidP="00BD6D02">
      <w:pPr>
        <w:pStyle w:val="2"/>
        <w:numPr>
          <w:ilvl w:val="1"/>
          <w:numId w:val="7"/>
        </w:numPr>
        <w:tabs>
          <w:tab w:val="left" w:pos="756"/>
        </w:tabs>
        <w:spacing w:beforeLines="100" w:before="240" w:afterLines="100" w:after="240" w:line="360" w:lineRule="auto"/>
        <w:ind w:left="0" w:firstLine="0"/>
        <w:rPr>
          <w:rFonts w:ascii="Times New Roman" w:eastAsia="標楷體" w:hAnsi="Times New Roman"/>
          <w:sz w:val="36"/>
          <w:szCs w:val="40"/>
        </w:rPr>
      </w:pPr>
      <w:bookmarkStart w:id="28" w:name="_Toc158135133"/>
      <w:bookmarkStart w:id="29" w:name="_Toc166242646"/>
      <w:r>
        <w:rPr>
          <w:rFonts w:ascii="Times New Roman" w:eastAsia="標楷體" w:hAnsi="Times New Roman" w:hint="eastAsia"/>
          <w:sz w:val="36"/>
          <w:szCs w:val="40"/>
        </w:rPr>
        <w:t>背景資訊</w:t>
      </w:r>
    </w:p>
    <w:bookmarkEnd w:id="28"/>
    <w:bookmarkEnd w:id="29"/>
    <w:p w:rsidR="006240E2" w:rsidRDefault="00E13CED" w:rsidP="00BD6D02">
      <w:pPr>
        <w:pStyle w:val="3"/>
        <w:numPr>
          <w:ilvl w:val="0"/>
          <w:numId w:val="8"/>
        </w:numPr>
        <w:spacing w:beforeLines="50" w:before="120" w:afterLines="50" w:after="120" w:line="360" w:lineRule="auto"/>
        <w:ind w:leftChars="100" w:left="720"/>
        <w:jc w:val="both"/>
        <w:rPr>
          <w:rFonts w:ascii="Times New Roman" w:eastAsia="標楷體" w:hAnsi="Times New Roman"/>
          <w:sz w:val="32"/>
        </w:rPr>
      </w:pPr>
      <w:r>
        <w:rPr>
          <w:rFonts w:ascii="Times New Roman" w:eastAsia="標楷體" w:hAnsi="Times New Roman" w:hint="eastAsia"/>
          <w:sz w:val="32"/>
        </w:rPr>
        <w:t>公司綜</w:t>
      </w:r>
      <w:proofErr w:type="gramStart"/>
      <w:r>
        <w:rPr>
          <w:rFonts w:ascii="Times New Roman" w:eastAsia="標楷體" w:hAnsi="Times New Roman" w:hint="eastAsia"/>
          <w:sz w:val="32"/>
        </w:rPr>
        <w:t>覽</w:t>
      </w:r>
      <w:proofErr w:type="gramEnd"/>
    </w:p>
    <w:p w:rsidR="006240E2" w:rsidRDefault="00ED4FC0"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hint="eastAsia"/>
          <w:b/>
          <w:sz w:val="28"/>
          <w:szCs w:val="28"/>
        </w:rPr>
        <w:t>營運歷史及背景</w:t>
      </w:r>
    </w:p>
    <w:p w:rsidR="003A13BA" w:rsidRPr="00DC3C2E" w:rsidRDefault="003A13BA" w:rsidP="00DC3C2E">
      <w:pPr>
        <w:spacing w:beforeLines="50" w:before="120" w:afterLines="50" w:after="120" w:line="360" w:lineRule="auto"/>
        <w:ind w:leftChars="200" w:left="480" w:firstLineChars="200" w:firstLine="520"/>
        <w:jc w:val="both"/>
        <w:rPr>
          <w:rFonts w:eastAsia="標楷體"/>
          <w:sz w:val="26"/>
          <w:szCs w:val="26"/>
        </w:rPr>
      </w:pPr>
      <w:r w:rsidRPr="00DC3C2E">
        <w:rPr>
          <w:rFonts w:eastAsia="標楷體" w:hint="eastAsia"/>
          <w:sz w:val="26"/>
          <w:szCs w:val="26"/>
        </w:rPr>
        <w:t>矽成於民國</w:t>
      </w:r>
      <w:r w:rsidRPr="00DC3C2E">
        <w:rPr>
          <w:rFonts w:eastAsia="標楷體"/>
          <w:sz w:val="26"/>
          <w:szCs w:val="26"/>
        </w:rPr>
        <w:t>79</w:t>
      </w:r>
      <w:r w:rsidRPr="00DC3C2E">
        <w:rPr>
          <w:rFonts w:eastAsia="標楷體" w:hint="eastAsia"/>
          <w:sz w:val="26"/>
          <w:szCs w:val="26"/>
        </w:rPr>
        <w:t>年</w:t>
      </w:r>
      <w:r w:rsidRPr="00DC3C2E">
        <w:rPr>
          <w:rFonts w:eastAsia="標楷體"/>
          <w:sz w:val="26"/>
          <w:szCs w:val="26"/>
        </w:rPr>
        <w:t>9</w:t>
      </w:r>
      <w:r w:rsidRPr="00DC3C2E">
        <w:rPr>
          <w:rFonts w:eastAsia="標楷體" w:hint="eastAsia"/>
          <w:sz w:val="26"/>
          <w:szCs w:val="26"/>
        </w:rPr>
        <w:t>月</w:t>
      </w:r>
      <w:r w:rsidRPr="00DC3C2E">
        <w:rPr>
          <w:rFonts w:eastAsia="標楷體"/>
          <w:sz w:val="26"/>
          <w:szCs w:val="26"/>
        </w:rPr>
        <w:t>10</w:t>
      </w:r>
      <w:r w:rsidRPr="00DC3C2E">
        <w:rPr>
          <w:rFonts w:eastAsia="標楷體" w:hint="eastAsia"/>
          <w:sz w:val="26"/>
          <w:szCs w:val="26"/>
        </w:rPr>
        <w:t>日成立於新竹科學工業園區，主要從事記憶體積體電路之相關產品銷售。截至民國</w:t>
      </w:r>
      <w:r w:rsidRPr="00DC3C2E">
        <w:rPr>
          <w:rFonts w:eastAsia="標楷體"/>
          <w:sz w:val="26"/>
          <w:szCs w:val="26"/>
        </w:rPr>
        <w:t>105</w:t>
      </w:r>
      <w:r w:rsidRPr="00DC3C2E">
        <w:rPr>
          <w:rFonts w:eastAsia="標楷體" w:hint="eastAsia"/>
          <w:sz w:val="26"/>
          <w:szCs w:val="26"/>
        </w:rPr>
        <w:t>年</w:t>
      </w:r>
      <w:r w:rsidRPr="00DC3C2E">
        <w:rPr>
          <w:rFonts w:eastAsia="標楷體"/>
          <w:sz w:val="26"/>
          <w:szCs w:val="26"/>
        </w:rPr>
        <w:t>12</w:t>
      </w:r>
      <w:r w:rsidRPr="00DC3C2E">
        <w:rPr>
          <w:rFonts w:eastAsia="標楷體" w:hint="eastAsia"/>
          <w:sz w:val="26"/>
          <w:szCs w:val="26"/>
        </w:rPr>
        <w:t>月</w:t>
      </w:r>
      <w:r w:rsidRPr="00DC3C2E">
        <w:rPr>
          <w:rFonts w:eastAsia="標楷體"/>
          <w:sz w:val="26"/>
          <w:szCs w:val="26"/>
        </w:rPr>
        <w:t>31</w:t>
      </w:r>
      <w:r w:rsidRPr="00DC3C2E">
        <w:rPr>
          <w:rFonts w:eastAsia="標楷體" w:hint="eastAsia"/>
          <w:sz w:val="26"/>
          <w:szCs w:val="26"/>
        </w:rPr>
        <w:t>日止實收資本額為新台幣</w:t>
      </w:r>
      <w:r w:rsidRPr="00DC3C2E">
        <w:rPr>
          <w:rFonts w:eastAsia="標楷體"/>
          <w:sz w:val="26"/>
          <w:szCs w:val="26"/>
        </w:rPr>
        <w:t>2,850,002,730</w:t>
      </w:r>
      <w:r w:rsidRPr="00DC3C2E">
        <w:rPr>
          <w:rFonts w:eastAsia="標楷體" w:hint="eastAsia"/>
          <w:sz w:val="26"/>
          <w:szCs w:val="26"/>
        </w:rPr>
        <w:t>元，員工人數為</w:t>
      </w:r>
      <w:r w:rsidRPr="00DC3C2E">
        <w:rPr>
          <w:rFonts w:eastAsia="標楷體"/>
          <w:sz w:val="26"/>
          <w:szCs w:val="26"/>
        </w:rPr>
        <w:t>149</w:t>
      </w:r>
      <w:r w:rsidRPr="00DC3C2E">
        <w:rPr>
          <w:rFonts w:eastAsia="標楷體" w:hint="eastAsia"/>
          <w:sz w:val="26"/>
          <w:szCs w:val="26"/>
        </w:rPr>
        <w:t>人。</w:t>
      </w:r>
    </w:p>
    <w:p w:rsidR="003A13BA" w:rsidRPr="00DC3C2E" w:rsidRDefault="003A13BA" w:rsidP="00DC3C2E">
      <w:pPr>
        <w:spacing w:beforeLines="50" w:before="120" w:afterLines="50" w:after="120" w:line="360" w:lineRule="auto"/>
        <w:ind w:leftChars="200" w:left="480" w:firstLineChars="200" w:firstLine="520"/>
        <w:jc w:val="both"/>
        <w:rPr>
          <w:rFonts w:eastAsia="標楷體"/>
          <w:sz w:val="26"/>
          <w:szCs w:val="26"/>
        </w:rPr>
      </w:pPr>
      <w:r w:rsidRPr="00DC3C2E">
        <w:rPr>
          <w:rFonts w:eastAsia="標楷體" w:hint="eastAsia"/>
          <w:sz w:val="26"/>
          <w:szCs w:val="26"/>
        </w:rPr>
        <w:t>矽成於民國</w:t>
      </w:r>
      <w:r w:rsidRPr="00DC3C2E">
        <w:rPr>
          <w:rFonts w:eastAsia="標楷體"/>
          <w:sz w:val="26"/>
          <w:szCs w:val="26"/>
        </w:rPr>
        <w:t>88</w:t>
      </w:r>
      <w:r w:rsidRPr="00DC3C2E">
        <w:rPr>
          <w:rFonts w:eastAsia="標楷體" w:hint="eastAsia"/>
          <w:sz w:val="26"/>
          <w:szCs w:val="26"/>
        </w:rPr>
        <w:t>年經證期會核准公開發行，</w:t>
      </w:r>
      <w:r w:rsidRPr="00DC3C2E">
        <w:rPr>
          <w:rFonts w:eastAsia="標楷體"/>
          <w:sz w:val="26"/>
          <w:szCs w:val="26"/>
        </w:rPr>
        <w:t>90</w:t>
      </w:r>
      <w:r w:rsidRPr="00DC3C2E">
        <w:rPr>
          <w:rFonts w:eastAsia="標楷體" w:hint="eastAsia"/>
          <w:sz w:val="26"/>
          <w:szCs w:val="26"/>
        </w:rPr>
        <w:t>年掛牌上櫃，</w:t>
      </w:r>
      <w:r w:rsidRPr="00DC3C2E">
        <w:rPr>
          <w:rFonts w:eastAsia="標楷體"/>
          <w:sz w:val="26"/>
          <w:szCs w:val="26"/>
        </w:rPr>
        <w:t>94</w:t>
      </w:r>
      <w:r w:rsidRPr="00DC3C2E">
        <w:rPr>
          <w:rFonts w:eastAsia="標楷體" w:hint="eastAsia"/>
          <w:sz w:val="26"/>
          <w:szCs w:val="26"/>
        </w:rPr>
        <w:t>年因美國上市公司</w:t>
      </w:r>
      <w:r w:rsidRPr="00DC3C2E">
        <w:rPr>
          <w:rFonts w:eastAsia="標楷體"/>
          <w:sz w:val="26"/>
          <w:szCs w:val="26"/>
        </w:rPr>
        <w:t>ISSI-USA</w:t>
      </w:r>
      <w:proofErr w:type="gramStart"/>
      <w:r w:rsidRPr="00DC3C2E">
        <w:rPr>
          <w:rFonts w:eastAsia="標楷體" w:hint="eastAsia"/>
          <w:sz w:val="26"/>
          <w:szCs w:val="26"/>
        </w:rPr>
        <w:t>需矽成</w:t>
      </w:r>
      <w:proofErr w:type="gramEnd"/>
      <w:r w:rsidRPr="00DC3C2E">
        <w:rPr>
          <w:rFonts w:eastAsia="標楷體" w:hint="eastAsia"/>
          <w:sz w:val="26"/>
          <w:szCs w:val="26"/>
        </w:rPr>
        <w:t>研發技術，矽成需研發資金，由</w:t>
      </w:r>
      <w:r w:rsidRPr="00DC3C2E">
        <w:rPr>
          <w:rFonts w:eastAsia="標楷體"/>
          <w:sz w:val="26"/>
          <w:szCs w:val="26"/>
        </w:rPr>
        <w:t>ISSI-USA</w:t>
      </w:r>
      <w:r w:rsidRPr="00DC3C2E">
        <w:rPr>
          <w:rFonts w:eastAsia="標楷體" w:hint="eastAsia"/>
          <w:sz w:val="26"/>
          <w:szCs w:val="26"/>
        </w:rPr>
        <w:t>收購矽成</w:t>
      </w:r>
      <w:r w:rsidRPr="00DC3C2E">
        <w:rPr>
          <w:rFonts w:eastAsia="標楷體"/>
          <w:sz w:val="26"/>
          <w:szCs w:val="26"/>
        </w:rPr>
        <w:t>98%</w:t>
      </w:r>
      <w:r w:rsidRPr="00DC3C2E">
        <w:rPr>
          <w:rFonts w:eastAsia="標楷體" w:hint="eastAsia"/>
          <w:sz w:val="26"/>
          <w:szCs w:val="26"/>
        </w:rPr>
        <w:t>之股權，矽成終止櫃台買賣交易，成為</w:t>
      </w:r>
      <w:r w:rsidRPr="00DC3C2E">
        <w:rPr>
          <w:rFonts w:eastAsia="標楷體"/>
          <w:sz w:val="26"/>
          <w:szCs w:val="26"/>
        </w:rPr>
        <w:t>ISSI-USA</w:t>
      </w:r>
      <w:r w:rsidRPr="00DC3C2E">
        <w:rPr>
          <w:rFonts w:eastAsia="標楷體" w:hint="eastAsia"/>
          <w:sz w:val="26"/>
          <w:szCs w:val="26"/>
        </w:rPr>
        <w:t>子公司。</w:t>
      </w:r>
    </w:p>
    <w:p w:rsidR="003A13BA" w:rsidRPr="00DC3C2E" w:rsidRDefault="003A13BA" w:rsidP="00DC3C2E">
      <w:pPr>
        <w:spacing w:beforeLines="50" w:before="120" w:afterLines="50" w:after="120" w:line="360" w:lineRule="auto"/>
        <w:ind w:leftChars="200" w:left="480" w:firstLineChars="200" w:firstLine="520"/>
        <w:jc w:val="both"/>
        <w:rPr>
          <w:rFonts w:eastAsia="標楷體"/>
          <w:sz w:val="26"/>
          <w:szCs w:val="26"/>
        </w:rPr>
      </w:pPr>
      <w:r w:rsidRPr="00DC3C2E">
        <w:rPr>
          <w:rFonts w:eastAsia="標楷體"/>
          <w:sz w:val="26"/>
          <w:szCs w:val="26"/>
        </w:rPr>
        <w:t>ISSI-USA</w:t>
      </w:r>
      <w:r w:rsidRPr="00DC3C2E">
        <w:rPr>
          <w:rFonts w:eastAsia="標楷體" w:hint="eastAsia"/>
          <w:sz w:val="26"/>
          <w:szCs w:val="26"/>
        </w:rPr>
        <w:t>收購後，矽成專攻動態隨機存取記憶體（</w:t>
      </w:r>
      <w:r w:rsidRPr="00DC3C2E">
        <w:rPr>
          <w:rFonts w:eastAsia="標楷體"/>
          <w:sz w:val="26"/>
          <w:szCs w:val="26"/>
        </w:rPr>
        <w:t>Dynamic Random Access Memory</w:t>
      </w:r>
      <w:r w:rsidRPr="00DC3C2E">
        <w:rPr>
          <w:rFonts w:eastAsia="標楷體" w:hint="eastAsia"/>
          <w:sz w:val="26"/>
          <w:szCs w:val="26"/>
        </w:rPr>
        <w:t>，</w:t>
      </w:r>
      <w:r w:rsidRPr="00DC3C2E">
        <w:rPr>
          <w:rFonts w:eastAsia="標楷體"/>
          <w:sz w:val="26"/>
          <w:szCs w:val="26"/>
        </w:rPr>
        <w:t>DRAM</w:t>
      </w:r>
      <w:r w:rsidRPr="00DC3C2E">
        <w:rPr>
          <w:rFonts w:eastAsia="標楷體" w:hint="eastAsia"/>
          <w:sz w:val="26"/>
          <w:szCs w:val="26"/>
        </w:rPr>
        <w:t>）晶片之研發，</w:t>
      </w:r>
      <w:r w:rsidRPr="00DC3C2E">
        <w:rPr>
          <w:rFonts w:eastAsia="標楷體"/>
          <w:sz w:val="26"/>
          <w:szCs w:val="26"/>
        </w:rPr>
        <w:t>ISSI-USA</w:t>
      </w:r>
      <w:r w:rsidRPr="00DC3C2E">
        <w:rPr>
          <w:rFonts w:eastAsia="標楷體" w:hint="eastAsia"/>
          <w:sz w:val="26"/>
          <w:szCs w:val="26"/>
        </w:rPr>
        <w:t>則專攻靜態隨機存取記憶體</w:t>
      </w:r>
      <w:r w:rsidRPr="00DC3C2E">
        <w:rPr>
          <w:rFonts w:eastAsia="標楷體"/>
          <w:sz w:val="26"/>
          <w:szCs w:val="26"/>
        </w:rPr>
        <w:t>SRAM</w:t>
      </w:r>
      <w:r w:rsidRPr="00DC3C2E">
        <w:rPr>
          <w:rFonts w:eastAsia="標楷體" w:hint="eastAsia"/>
          <w:sz w:val="26"/>
          <w:szCs w:val="26"/>
        </w:rPr>
        <w:t>晶片之研發。矽成研發之</w:t>
      </w:r>
      <w:r w:rsidRPr="00DC3C2E">
        <w:rPr>
          <w:rFonts w:eastAsia="標楷體"/>
          <w:sz w:val="26"/>
          <w:szCs w:val="26"/>
        </w:rPr>
        <w:t>DRAM</w:t>
      </w:r>
      <w:r w:rsidRPr="00DC3C2E">
        <w:rPr>
          <w:rFonts w:eastAsia="標楷體" w:hint="eastAsia"/>
          <w:sz w:val="26"/>
          <w:szCs w:val="26"/>
        </w:rPr>
        <w:t>晶片，一般用於寬頻圖形及數位信號處理，以及消費性、網路、通訊類產品與電腦周邊之應用。</w:t>
      </w:r>
    </w:p>
    <w:p w:rsidR="003A13BA" w:rsidRPr="00DC3C2E" w:rsidRDefault="003A13BA" w:rsidP="00DC3C2E">
      <w:pPr>
        <w:spacing w:beforeLines="50" w:before="120" w:afterLines="50" w:after="120" w:line="360" w:lineRule="auto"/>
        <w:ind w:leftChars="200" w:left="480" w:firstLineChars="200" w:firstLine="520"/>
        <w:jc w:val="both"/>
        <w:rPr>
          <w:rFonts w:eastAsia="標楷體"/>
          <w:sz w:val="26"/>
          <w:szCs w:val="26"/>
        </w:rPr>
      </w:pPr>
      <w:proofErr w:type="gramStart"/>
      <w:r w:rsidRPr="00DC3C2E">
        <w:rPr>
          <w:rFonts w:eastAsia="標楷體" w:hint="eastAsia"/>
          <w:sz w:val="26"/>
          <w:szCs w:val="26"/>
        </w:rPr>
        <w:t>矽</w:t>
      </w:r>
      <w:proofErr w:type="gramEnd"/>
      <w:r w:rsidRPr="00DC3C2E">
        <w:rPr>
          <w:rFonts w:eastAsia="標楷體" w:hint="eastAsia"/>
          <w:sz w:val="26"/>
          <w:szCs w:val="26"/>
        </w:rPr>
        <w:t>成為</w:t>
      </w:r>
      <w:r w:rsidRPr="00DC3C2E">
        <w:rPr>
          <w:rFonts w:eastAsia="標楷體"/>
          <w:sz w:val="26"/>
          <w:szCs w:val="26"/>
        </w:rPr>
        <w:t xml:space="preserve">Fabless </w:t>
      </w:r>
      <w:r w:rsidRPr="00DC3C2E">
        <w:rPr>
          <w:rFonts w:eastAsia="標楷體" w:hint="eastAsia"/>
          <w:sz w:val="26"/>
          <w:szCs w:val="26"/>
        </w:rPr>
        <w:t>無晶圓廠，未有製造晶片能力，須將客戶晶片訂單交予晶圓廠代工製造，原為集團之委外製造統籌中心，故亦接受</w:t>
      </w:r>
      <w:r w:rsidRPr="00DC3C2E">
        <w:rPr>
          <w:rFonts w:eastAsia="標楷體"/>
          <w:sz w:val="26"/>
          <w:szCs w:val="26"/>
        </w:rPr>
        <w:t>ISSI-USA</w:t>
      </w:r>
      <w:r w:rsidRPr="00DC3C2E">
        <w:rPr>
          <w:rFonts w:eastAsia="標楷體" w:hint="eastAsia"/>
          <w:sz w:val="26"/>
          <w:szCs w:val="26"/>
        </w:rPr>
        <w:t>委託，將其靜態隨機存取記憶體（</w:t>
      </w:r>
      <w:r w:rsidRPr="00DC3C2E">
        <w:rPr>
          <w:rFonts w:eastAsia="標楷體"/>
          <w:sz w:val="26"/>
          <w:szCs w:val="26"/>
        </w:rPr>
        <w:t xml:space="preserve">Static Random Access </w:t>
      </w:r>
      <w:r w:rsidRPr="00DC3C2E">
        <w:rPr>
          <w:rFonts w:eastAsia="標楷體"/>
          <w:sz w:val="26"/>
          <w:szCs w:val="26"/>
        </w:rPr>
        <w:lastRenderedPageBreak/>
        <w:t>Memory</w:t>
      </w:r>
      <w:r w:rsidRPr="00DC3C2E">
        <w:rPr>
          <w:rFonts w:eastAsia="標楷體" w:hint="eastAsia"/>
          <w:sz w:val="26"/>
          <w:szCs w:val="26"/>
        </w:rPr>
        <w:t>，</w:t>
      </w:r>
      <w:r w:rsidRPr="00DC3C2E">
        <w:rPr>
          <w:rFonts w:eastAsia="標楷體"/>
          <w:sz w:val="26"/>
          <w:szCs w:val="26"/>
        </w:rPr>
        <w:t>SRAM</w:t>
      </w:r>
      <w:r w:rsidRPr="00DC3C2E">
        <w:rPr>
          <w:rFonts w:eastAsia="標楷體" w:hint="eastAsia"/>
          <w:sz w:val="26"/>
          <w:szCs w:val="26"/>
        </w:rPr>
        <w:t>）晶片之研發成果交由晶圓廠代工製造，於開曼矽成台灣分公司成立後，將其製程業務全數交由開</w:t>
      </w:r>
      <w:proofErr w:type="gramStart"/>
      <w:r w:rsidRPr="00DC3C2E">
        <w:rPr>
          <w:rFonts w:eastAsia="標楷體" w:hint="eastAsia"/>
          <w:sz w:val="26"/>
          <w:szCs w:val="26"/>
        </w:rPr>
        <w:t>曼</w:t>
      </w:r>
      <w:proofErr w:type="gramEnd"/>
      <w:r w:rsidRPr="00DC3C2E">
        <w:rPr>
          <w:rFonts w:eastAsia="標楷體" w:hint="eastAsia"/>
          <w:sz w:val="26"/>
          <w:szCs w:val="26"/>
        </w:rPr>
        <w:t>矽成台灣分公司負責。</w:t>
      </w:r>
    </w:p>
    <w:p w:rsidR="006240E2" w:rsidRDefault="003A13BA">
      <w:pPr>
        <w:spacing w:beforeLines="50" w:before="120" w:afterLines="50" w:after="120" w:line="360" w:lineRule="auto"/>
        <w:ind w:leftChars="200" w:left="480" w:firstLineChars="200" w:firstLine="520"/>
        <w:jc w:val="both"/>
        <w:rPr>
          <w:rFonts w:eastAsia="標楷體"/>
          <w:sz w:val="26"/>
          <w:szCs w:val="26"/>
        </w:rPr>
      </w:pPr>
      <w:proofErr w:type="gramStart"/>
      <w:r w:rsidRPr="00DC3C2E">
        <w:rPr>
          <w:rFonts w:eastAsia="標楷體" w:hint="eastAsia"/>
          <w:sz w:val="26"/>
          <w:szCs w:val="26"/>
        </w:rPr>
        <w:t>惟</w:t>
      </w:r>
      <w:proofErr w:type="gramEnd"/>
      <w:r w:rsidRPr="00DC3C2E">
        <w:rPr>
          <w:rFonts w:eastAsia="標楷體" w:hint="eastAsia"/>
          <w:sz w:val="26"/>
          <w:szCs w:val="26"/>
        </w:rPr>
        <w:t>民國</w:t>
      </w:r>
      <w:r w:rsidRPr="00DC3C2E">
        <w:rPr>
          <w:rFonts w:eastAsia="標楷體"/>
          <w:sz w:val="26"/>
          <w:szCs w:val="26"/>
        </w:rPr>
        <w:t>104</w:t>
      </w:r>
      <w:r w:rsidRPr="00DC3C2E">
        <w:rPr>
          <w:rFonts w:eastAsia="標楷體" w:hint="eastAsia"/>
          <w:sz w:val="26"/>
          <w:szCs w:val="26"/>
        </w:rPr>
        <w:t>年時，矽成因</w:t>
      </w:r>
      <w:r w:rsidRPr="00DC3C2E">
        <w:rPr>
          <w:rFonts w:eastAsia="標楷體"/>
          <w:sz w:val="26"/>
          <w:szCs w:val="26"/>
        </w:rPr>
        <w:t>ISSI-USA</w:t>
      </w:r>
      <w:r w:rsidRPr="00DC3C2E">
        <w:rPr>
          <w:rFonts w:eastAsia="標楷體" w:hint="eastAsia"/>
          <w:sz w:val="26"/>
          <w:szCs w:val="26"/>
        </w:rPr>
        <w:t>半導體產業</w:t>
      </w:r>
      <w:proofErr w:type="gramStart"/>
      <w:r w:rsidRPr="00DC3C2E">
        <w:rPr>
          <w:rFonts w:eastAsia="標楷體" w:hint="eastAsia"/>
          <w:sz w:val="26"/>
          <w:szCs w:val="26"/>
        </w:rPr>
        <w:t>併</w:t>
      </w:r>
      <w:proofErr w:type="gramEnd"/>
      <w:r w:rsidRPr="00DC3C2E">
        <w:rPr>
          <w:rFonts w:eastAsia="標楷體" w:hint="eastAsia"/>
          <w:sz w:val="26"/>
          <w:szCs w:val="26"/>
        </w:rPr>
        <w:t>購案，配合集團調整營業型態，出售研發團隊後，轉型為僅負責區域市場銷售之公司。</w:t>
      </w:r>
    </w:p>
    <w:p w:rsidR="006240E2" w:rsidRDefault="0013497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b/>
          <w:sz w:val="28"/>
          <w:szCs w:val="28"/>
        </w:rPr>
        <w:t>主要</w:t>
      </w:r>
      <w:r w:rsidR="00105A31" w:rsidRPr="00E13CED">
        <w:rPr>
          <w:rFonts w:eastAsia="標楷體" w:hint="eastAsia"/>
          <w:b/>
          <w:sz w:val="28"/>
          <w:szCs w:val="28"/>
        </w:rPr>
        <w:t>商業活動說明</w:t>
      </w:r>
    </w:p>
    <w:p w:rsidR="006240E2" w:rsidRDefault="003A13BA" w:rsidP="00BD6D02">
      <w:pPr>
        <w:spacing w:beforeLines="50" w:before="120" w:afterLines="50" w:after="120" w:line="360" w:lineRule="auto"/>
        <w:ind w:leftChars="200" w:left="480" w:firstLineChars="200" w:firstLine="520"/>
        <w:jc w:val="both"/>
        <w:rPr>
          <w:rFonts w:eastAsia="標楷體"/>
          <w:sz w:val="26"/>
          <w:szCs w:val="26"/>
        </w:rPr>
      </w:pPr>
      <w:r w:rsidRPr="005B013A">
        <w:rPr>
          <w:rFonts w:eastAsia="標楷體" w:hint="eastAsia"/>
          <w:sz w:val="26"/>
          <w:szCs w:val="26"/>
        </w:rPr>
        <w:t>矽成</w:t>
      </w:r>
      <w:r>
        <w:rPr>
          <w:rFonts w:eastAsia="標楷體" w:hint="eastAsia"/>
          <w:sz w:val="26"/>
          <w:szCs w:val="26"/>
        </w:rPr>
        <w:t>現</w:t>
      </w:r>
      <w:r w:rsidRPr="005B013A">
        <w:rPr>
          <w:rFonts w:eastAsia="標楷體" w:hint="eastAsia"/>
          <w:sz w:val="26"/>
          <w:szCs w:val="26"/>
        </w:rPr>
        <w:t>為</w:t>
      </w:r>
      <w:r w:rsidRPr="005B013A">
        <w:rPr>
          <w:rFonts w:eastAsia="標楷體" w:hint="eastAsia"/>
          <w:sz w:val="26"/>
          <w:szCs w:val="26"/>
        </w:rPr>
        <w:t>ISSI</w:t>
      </w:r>
      <w:r w:rsidRPr="005B013A">
        <w:rPr>
          <w:rFonts w:eastAsia="標楷體" w:hint="eastAsia"/>
          <w:sz w:val="26"/>
          <w:szCs w:val="26"/>
        </w:rPr>
        <w:t>集團</w:t>
      </w:r>
      <w:r>
        <w:rPr>
          <w:rFonts w:eastAsia="標楷體" w:hint="eastAsia"/>
          <w:sz w:val="26"/>
          <w:szCs w:val="26"/>
        </w:rPr>
        <w:t>區域市場銷售中心，</w:t>
      </w:r>
      <w:r w:rsidRPr="0078553A">
        <w:rPr>
          <w:rFonts w:eastAsia="標楷體" w:hint="eastAsia"/>
          <w:sz w:val="26"/>
          <w:szCs w:val="26"/>
        </w:rPr>
        <w:t>專注從事銷售記憶體產品及市場行銷工作</w:t>
      </w:r>
      <w:r w:rsidRPr="005B013A">
        <w:rPr>
          <w:rFonts w:eastAsia="標楷體" w:hint="eastAsia"/>
          <w:sz w:val="26"/>
          <w:szCs w:val="26"/>
        </w:rPr>
        <w:t>，</w:t>
      </w:r>
      <w:r>
        <w:rPr>
          <w:rFonts w:eastAsia="標楷體" w:hint="eastAsia"/>
          <w:sz w:val="26"/>
          <w:szCs w:val="26"/>
        </w:rPr>
        <w:t>並將客戶</w:t>
      </w:r>
      <w:r w:rsidRPr="005B013A">
        <w:rPr>
          <w:rFonts w:eastAsia="標楷體" w:hint="eastAsia"/>
          <w:sz w:val="26"/>
          <w:szCs w:val="26"/>
        </w:rPr>
        <w:t>晶片</w:t>
      </w:r>
      <w:r>
        <w:rPr>
          <w:rFonts w:eastAsia="標楷體" w:hint="eastAsia"/>
          <w:sz w:val="26"/>
          <w:szCs w:val="26"/>
        </w:rPr>
        <w:t>訂單，委託關係企業開</w:t>
      </w:r>
      <w:proofErr w:type="gramStart"/>
      <w:r>
        <w:rPr>
          <w:rFonts w:eastAsia="標楷體" w:hint="eastAsia"/>
          <w:sz w:val="26"/>
          <w:szCs w:val="26"/>
        </w:rPr>
        <w:t>曼</w:t>
      </w:r>
      <w:proofErr w:type="gramEnd"/>
      <w:r>
        <w:rPr>
          <w:rFonts w:eastAsia="標楷體" w:hint="eastAsia"/>
          <w:sz w:val="26"/>
          <w:szCs w:val="26"/>
        </w:rPr>
        <w:t>矽成台灣分公司負責</w:t>
      </w:r>
      <w:r w:rsidRPr="005B013A">
        <w:rPr>
          <w:rFonts w:eastAsia="標楷體" w:hint="eastAsia"/>
          <w:sz w:val="26"/>
          <w:szCs w:val="26"/>
        </w:rPr>
        <w:t>製</w:t>
      </w:r>
      <w:r>
        <w:rPr>
          <w:rFonts w:eastAsia="標楷體" w:hint="eastAsia"/>
          <w:sz w:val="26"/>
          <w:szCs w:val="26"/>
        </w:rPr>
        <w:t>造</w:t>
      </w:r>
      <w:r w:rsidRPr="005B013A">
        <w:rPr>
          <w:rFonts w:eastAsia="標楷體" w:hint="eastAsia"/>
          <w:sz w:val="26"/>
          <w:szCs w:val="26"/>
        </w:rPr>
        <w:t>，</w:t>
      </w:r>
      <w:r>
        <w:rPr>
          <w:rFonts w:eastAsia="標楷體" w:hint="eastAsia"/>
          <w:sz w:val="26"/>
          <w:szCs w:val="26"/>
        </w:rPr>
        <w:t>其產品銷售對象市場主要分佈於</w:t>
      </w:r>
      <w:r w:rsidRPr="005B013A">
        <w:rPr>
          <w:rFonts w:eastAsia="標楷體" w:hint="eastAsia"/>
          <w:sz w:val="26"/>
          <w:szCs w:val="26"/>
        </w:rPr>
        <w:t>台灣</w:t>
      </w:r>
      <w:r>
        <w:rPr>
          <w:rFonts w:eastAsia="標楷體" w:hint="eastAsia"/>
          <w:sz w:val="26"/>
          <w:szCs w:val="26"/>
        </w:rPr>
        <w:t>。</w:t>
      </w:r>
      <w:r w:rsidRPr="002E300C">
        <w:rPr>
          <w:rFonts w:eastAsia="標楷體" w:hint="eastAsia"/>
          <w:sz w:val="26"/>
          <w:szCs w:val="26"/>
        </w:rPr>
        <w:t>除</w:t>
      </w:r>
      <w:r w:rsidRPr="001874EE">
        <w:rPr>
          <w:rFonts w:eastAsia="標楷體" w:hint="eastAsia"/>
          <w:sz w:val="26"/>
          <w:szCs w:val="26"/>
        </w:rPr>
        <w:t>記憶體</w:t>
      </w:r>
      <w:r w:rsidRPr="002E300C">
        <w:rPr>
          <w:rFonts w:eastAsia="標楷體" w:hint="eastAsia"/>
          <w:sz w:val="26"/>
          <w:szCs w:val="26"/>
        </w:rPr>
        <w:t>產品</w:t>
      </w:r>
      <w:r>
        <w:rPr>
          <w:rFonts w:eastAsia="標楷體" w:hint="eastAsia"/>
          <w:sz w:val="26"/>
          <w:szCs w:val="26"/>
        </w:rPr>
        <w:t>之</w:t>
      </w:r>
      <w:r w:rsidRPr="002E300C">
        <w:rPr>
          <w:rFonts w:eastAsia="標楷體" w:hint="eastAsia"/>
          <w:sz w:val="26"/>
          <w:szCs w:val="26"/>
        </w:rPr>
        <w:t>銷售</w:t>
      </w:r>
      <w:r>
        <w:rPr>
          <w:rFonts w:eastAsia="標楷體" w:hint="eastAsia"/>
          <w:sz w:val="26"/>
          <w:szCs w:val="26"/>
        </w:rPr>
        <w:t>業務</w:t>
      </w:r>
      <w:r w:rsidRPr="002E300C">
        <w:rPr>
          <w:rFonts w:eastAsia="標楷體" w:hint="eastAsia"/>
          <w:sz w:val="26"/>
          <w:szCs w:val="26"/>
        </w:rPr>
        <w:t>外，矽成</w:t>
      </w:r>
      <w:r>
        <w:rPr>
          <w:rFonts w:eastAsia="標楷體" w:hint="eastAsia"/>
          <w:sz w:val="26"/>
          <w:szCs w:val="26"/>
        </w:rPr>
        <w:t>同時負責</w:t>
      </w:r>
      <w:r w:rsidRPr="002E300C">
        <w:rPr>
          <w:rFonts w:eastAsia="標楷體" w:hint="eastAsia"/>
          <w:sz w:val="26"/>
          <w:szCs w:val="26"/>
        </w:rPr>
        <w:t>提供</w:t>
      </w:r>
      <w:r w:rsidRPr="001874EE">
        <w:rPr>
          <w:rFonts w:eastAsia="標楷體" w:hint="eastAsia"/>
          <w:sz w:val="26"/>
          <w:szCs w:val="26"/>
        </w:rPr>
        <w:t>營運支援服務</w:t>
      </w:r>
      <w:r w:rsidRPr="002E300C">
        <w:rPr>
          <w:rFonts w:eastAsia="標楷體" w:hint="eastAsia"/>
          <w:sz w:val="26"/>
          <w:szCs w:val="26"/>
        </w:rPr>
        <w:t>予關係企業</w:t>
      </w:r>
      <w:r>
        <w:rPr>
          <w:rFonts w:eastAsia="標楷體" w:hint="eastAsia"/>
          <w:sz w:val="26"/>
          <w:szCs w:val="26"/>
        </w:rPr>
        <w:t>。</w:t>
      </w:r>
    </w:p>
    <w:p w:rsidR="006240E2" w:rsidRDefault="00DE04C5"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bookmarkStart w:id="30" w:name="_Toc158135135"/>
      <w:bookmarkStart w:id="31" w:name="_Toc166242648"/>
      <w:r w:rsidRPr="00E13CED">
        <w:rPr>
          <w:rFonts w:eastAsia="標楷體" w:hint="eastAsia"/>
          <w:b/>
          <w:sz w:val="28"/>
          <w:szCs w:val="28"/>
        </w:rPr>
        <w:t>事業部門介紹</w:t>
      </w:r>
      <w:bookmarkEnd w:id="30"/>
      <w:bookmarkEnd w:id="31"/>
    </w:p>
    <w:p w:rsidR="006240E2" w:rsidRDefault="0096034D" w:rsidP="00BD6D0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部門</w:t>
      </w:r>
      <w:r w:rsidR="00567251" w:rsidRPr="0085157E">
        <w:rPr>
          <w:rFonts w:eastAsia="標楷體"/>
          <w:sz w:val="26"/>
          <w:szCs w:val="26"/>
        </w:rPr>
        <w:t>組織圖</w:t>
      </w:r>
    </w:p>
    <w:p w:rsidR="006240E2" w:rsidRDefault="00CE7E1F" w:rsidP="00BD6D02">
      <w:pPr>
        <w:spacing w:beforeLines="50" w:before="120" w:afterLines="50" w:after="120" w:line="360" w:lineRule="auto"/>
        <w:jc w:val="both"/>
        <w:rPr>
          <w:rFonts w:ascii="標楷體" w:eastAsia="標楷體" w:hAnsi="標楷體"/>
          <w:sz w:val="16"/>
          <w:szCs w:val="16"/>
        </w:rPr>
      </w:pPr>
      <w:r>
        <w:rPr>
          <w:rFonts w:ascii="標楷體" w:eastAsia="標楷體" w:hAnsi="標楷體"/>
          <w:noProof/>
          <w:sz w:val="16"/>
          <w:szCs w:val="16"/>
        </w:rPr>
        <mc:AlternateContent>
          <mc:Choice Requires="wpc">
            <w:drawing>
              <wp:inline distT="0" distB="0" distL="0" distR="0" wp14:anchorId="68E1982E" wp14:editId="31980670">
                <wp:extent cx="6134100" cy="3400424"/>
                <wp:effectExtent l="0" t="0" r="19050" b="0"/>
                <wp:docPr id="797" name="畫布 79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srgbClr val="FFFFFF"/>
                        </a:solidFill>
                      </wpc:bg>
                      <wpc:whole/>
                      <wps:wsp>
                        <wps:cNvPr id="97" name="Text Box 799"/>
                        <wps:cNvSpPr txBox="1">
                          <a:spLocks noChangeArrowheads="1"/>
                        </wps:cNvSpPr>
                        <wps:spPr bwMode="auto">
                          <a:xfrm>
                            <a:off x="2455545" y="0"/>
                            <a:ext cx="988695" cy="42354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董事會</w:t>
                              </w:r>
                            </w:p>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(董事長)</w:t>
                              </w:r>
                            </w:p>
                          </w:txbxContent>
                        </wps:txbx>
                        <wps:bodyPr rot="0" vert="horz" wrap="square" lIns="91440" tIns="45720" rIns="91440" bIns="45720" anchor="t" anchorCtr="0" upright="1">
                          <a:noAutofit/>
                        </wps:bodyPr>
                      </wps:wsp>
                      <wps:wsp>
                        <wps:cNvPr id="98" name="Text Box 800"/>
                        <wps:cNvSpPr txBox="1">
                          <a:spLocks noChangeArrowheads="1"/>
                        </wps:cNvSpPr>
                        <wps:spPr bwMode="auto">
                          <a:xfrm>
                            <a:off x="615950" y="2910205"/>
                            <a:ext cx="411480" cy="29273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人事</w:t>
                              </w:r>
                            </w:p>
                          </w:txbxContent>
                        </wps:txbx>
                        <wps:bodyPr rot="0" vert="horz" wrap="square" lIns="91440" tIns="45720" rIns="91440" bIns="45720" anchor="t" anchorCtr="0" upright="1">
                          <a:noAutofit/>
                        </wps:bodyPr>
                      </wps:wsp>
                      <wps:wsp>
                        <wps:cNvPr id="99" name="Text Box 801"/>
                        <wps:cNvSpPr txBox="1">
                          <a:spLocks noChangeArrowheads="1"/>
                        </wps:cNvSpPr>
                        <wps:spPr bwMode="auto">
                          <a:xfrm>
                            <a:off x="1077595" y="2900680"/>
                            <a:ext cx="65722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總務/庶務</w:t>
                              </w:r>
                            </w:p>
                          </w:txbxContent>
                        </wps:txbx>
                        <wps:bodyPr rot="0" vert="horz" wrap="square" lIns="91440" tIns="45720" rIns="91440" bIns="45720" anchor="t" anchorCtr="0" upright="1">
                          <a:noAutofit/>
                        </wps:bodyPr>
                      </wps:wsp>
                      <wps:wsp>
                        <wps:cNvPr id="100" name="Text Box 802"/>
                        <wps:cNvSpPr txBox="1">
                          <a:spLocks noChangeArrowheads="1"/>
                        </wps:cNvSpPr>
                        <wps:spPr bwMode="auto">
                          <a:xfrm>
                            <a:off x="5474970" y="1453515"/>
                            <a:ext cx="66167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資訊科技</w:t>
                              </w:r>
                            </w:p>
                          </w:txbxContent>
                        </wps:txbx>
                        <wps:bodyPr rot="0" vert="horz" wrap="square" lIns="91440" tIns="45720" rIns="91440" bIns="45720" anchor="t" anchorCtr="0" upright="1">
                          <a:noAutofit/>
                        </wps:bodyPr>
                      </wps:wsp>
                      <wps:wsp>
                        <wps:cNvPr id="101" name="Line 803"/>
                        <wps:cNvCnPr/>
                        <wps:spPr bwMode="auto">
                          <a:xfrm>
                            <a:off x="2964815" y="429260"/>
                            <a:ext cx="1270" cy="2501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 name="Text Box 804"/>
                        <wps:cNvSpPr txBox="1">
                          <a:spLocks noChangeArrowheads="1"/>
                        </wps:cNvSpPr>
                        <wps:spPr bwMode="auto">
                          <a:xfrm>
                            <a:off x="492760" y="1460500"/>
                            <a:ext cx="70612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財務行政</w:t>
                              </w:r>
                            </w:p>
                          </w:txbxContent>
                        </wps:txbx>
                        <wps:bodyPr rot="0" vert="horz" wrap="square" lIns="91440" tIns="45720" rIns="91440" bIns="45720" anchor="t" anchorCtr="0" upright="1">
                          <a:noAutofit/>
                        </wps:bodyPr>
                      </wps:wsp>
                      <wps:wsp>
                        <wps:cNvPr id="103" name="Line 805"/>
                        <wps:cNvCnPr/>
                        <wps:spPr bwMode="auto">
                          <a:xfrm>
                            <a:off x="770890" y="1254760"/>
                            <a:ext cx="4923790"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 name="Line 806"/>
                        <wps:cNvCnPr/>
                        <wps:spPr bwMode="auto">
                          <a:xfrm>
                            <a:off x="772795" y="1266190"/>
                            <a:ext cx="0" cy="194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Line 807"/>
                        <wps:cNvCnPr/>
                        <wps:spPr bwMode="auto">
                          <a:xfrm>
                            <a:off x="4043045" y="1266190"/>
                            <a:ext cx="1270" cy="1130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Line 808"/>
                        <wps:cNvCnPr/>
                        <wps:spPr bwMode="auto">
                          <a:xfrm>
                            <a:off x="2679065" y="1266190"/>
                            <a:ext cx="635"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 name="Line 809"/>
                        <wps:cNvCnPr/>
                        <wps:spPr bwMode="auto">
                          <a:xfrm>
                            <a:off x="5250180" y="1254760"/>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 name="Line 810"/>
                        <wps:cNvCnPr/>
                        <wps:spPr bwMode="auto">
                          <a:xfrm flipV="1">
                            <a:off x="1798955" y="196215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Line 811"/>
                        <wps:cNvCnPr/>
                        <wps:spPr bwMode="auto">
                          <a:xfrm>
                            <a:off x="3746500" y="1379220"/>
                            <a:ext cx="56705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 name="Line 812"/>
                        <wps:cNvCnPr/>
                        <wps:spPr bwMode="auto">
                          <a:xfrm>
                            <a:off x="4814570" y="1256665"/>
                            <a:ext cx="1270"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1" name="Line 813"/>
                        <wps:cNvCnPr/>
                        <wps:spPr bwMode="auto">
                          <a:xfrm>
                            <a:off x="2976880" y="566420"/>
                            <a:ext cx="678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 name="Line 814"/>
                        <wps:cNvCnPr/>
                        <wps:spPr bwMode="auto">
                          <a:xfrm>
                            <a:off x="3655060" y="566420"/>
                            <a:ext cx="0" cy="2514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815"/>
                        <wps:cNvSpPr txBox="1">
                          <a:spLocks noChangeArrowheads="1"/>
                        </wps:cNvSpPr>
                        <wps:spPr bwMode="auto">
                          <a:xfrm>
                            <a:off x="2547620" y="679450"/>
                            <a:ext cx="788670"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總經理</w:t>
                              </w:r>
                            </w:p>
                          </w:txbxContent>
                        </wps:txbx>
                        <wps:bodyPr rot="0" vert="horz" wrap="square" lIns="91440" tIns="45720" rIns="91440" bIns="45720" anchor="t" anchorCtr="0" upright="1">
                          <a:noAutofit/>
                        </wps:bodyPr>
                      </wps:wsp>
                      <wps:wsp>
                        <wps:cNvPr id="114" name="Text Box 816"/>
                        <wps:cNvSpPr txBox="1">
                          <a:spLocks noChangeArrowheads="1"/>
                        </wps:cNvSpPr>
                        <wps:spPr bwMode="auto">
                          <a:xfrm>
                            <a:off x="3385820" y="817880"/>
                            <a:ext cx="66484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秘書</w:t>
                              </w:r>
                            </w:p>
                          </w:txbxContent>
                        </wps:txbx>
                        <wps:bodyPr rot="0" vert="horz" wrap="square" lIns="91440" tIns="45720" rIns="91440" bIns="45720" anchor="t" anchorCtr="0" upright="1">
                          <a:noAutofit/>
                        </wps:bodyPr>
                      </wps:wsp>
                      <wps:wsp>
                        <wps:cNvPr id="115" name="Line 817"/>
                        <wps:cNvCnPr/>
                        <wps:spPr bwMode="auto">
                          <a:xfrm>
                            <a:off x="2976245" y="972185"/>
                            <a:ext cx="635" cy="2844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 name="Line 818"/>
                        <wps:cNvCnPr/>
                        <wps:spPr bwMode="auto">
                          <a:xfrm>
                            <a:off x="771525" y="175768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819"/>
                        <wps:cNvCnPr/>
                        <wps:spPr bwMode="auto">
                          <a:xfrm>
                            <a:off x="434975" y="1962785"/>
                            <a:ext cx="74739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 name="Line 820"/>
                        <wps:cNvCnPr/>
                        <wps:spPr bwMode="auto">
                          <a:xfrm>
                            <a:off x="1182370" y="1964055"/>
                            <a:ext cx="1270" cy="1943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Text Box 821"/>
                        <wps:cNvSpPr txBox="1">
                          <a:spLocks noChangeArrowheads="1"/>
                        </wps:cNvSpPr>
                        <wps:spPr bwMode="auto">
                          <a:xfrm>
                            <a:off x="820420" y="2157095"/>
                            <a:ext cx="584835"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行政</w:t>
                              </w:r>
                            </w:p>
                          </w:txbxContent>
                        </wps:txbx>
                        <wps:bodyPr rot="0" vert="horz" wrap="square" lIns="91440" tIns="45720" rIns="91440" bIns="45720" anchor="t" anchorCtr="0" upright="1">
                          <a:noAutofit/>
                        </wps:bodyPr>
                      </wps:wsp>
                      <wps:wsp>
                        <wps:cNvPr id="120" name="Line 822"/>
                        <wps:cNvCnPr/>
                        <wps:spPr bwMode="auto">
                          <a:xfrm>
                            <a:off x="1159510" y="2449830"/>
                            <a:ext cx="1270" cy="2584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823"/>
                        <wps:cNvCnPr/>
                        <wps:spPr bwMode="auto">
                          <a:xfrm flipV="1">
                            <a:off x="901700" y="2707005"/>
                            <a:ext cx="52387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 name="Line 824"/>
                        <wps:cNvCnPr/>
                        <wps:spPr bwMode="auto">
                          <a:xfrm>
                            <a:off x="901065" y="2716530"/>
                            <a:ext cx="635"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825"/>
                        <wps:cNvCnPr/>
                        <wps:spPr bwMode="auto">
                          <a:xfrm>
                            <a:off x="1424940" y="2707005"/>
                            <a:ext cx="635"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 name="Text Box 826"/>
                        <wps:cNvSpPr txBox="1">
                          <a:spLocks noChangeArrowheads="1"/>
                        </wps:cNvSpPr>
                        <wps:spPr bwMode="auto">
                          <a:xfrm>
                            <a:off x="2259965" y="1465580"/>
                            <a:ext cx="70612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jc w:val="center"/>
                                <w:rPr>
                                  <w:rFonts w:ascii="微軟正黑體" w:eastAsia="微軟正黑體" w:hAnsi="微軟正黑體"/>
                                  <w:b/>
                                  <w:sz w:val="16"/>
                                  <w:szCs w:val="16"/>
                                </w:rPr>
                              </w:pPr>
                              <w:r w:rsidRPr="00C246D6">
                                <w:rPr>
                                  <w:rFonts w:ascii="微軟正黑體" w:eastAsia="微軟正黑體" w:hAnsi="微軟正黑體" w:hint="eastAsia"/>
                                  <w:sz w:val="16"/>
                                  <w:szCs w:val="16"/>
                                </w:rPr>
                                <w:t>營運中心</w:t>
                              </w:r>
                            </w:p>
                          </w:txbxContent>
                        </wps:txbx>
                        <wps:bodyPr rot="0" vert="horz" wrap="square" lIns="91440" tIns="45720" rIns="91440" bIns="45720" anchor="t" anchorCtr="0" upright="1">
                          <a:noAutofit/>
                        </wps:bodyPr>
                      </wps:wsp>
                      <wps:wsp>
                        <wps:cNvPr id="125" name="Line 827"/>
                        <wps:cNvCnPr/>
                        <wps:spPr bwMode="auto">
                          <a:xfrm>
                            <a:off x="2661920" y="1769110"/>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Line 828"/>
                        <wps:cNvCnPr/>
                        <wps:spPr bwMode="auto">
                          <a:xfrm flipV="1">
                            <a:off x="1798955" y="1964055"/>
                            <a:ext cx="180721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 name="Text Box 829"/>
                        <wps:cNvSpPr txBox="1">
                          <a:spLocks noChangeArrowheads="1"/>
                        </wps:cNvSpPr>
                        <wps:spPr bwMode="auto">
                          <a:xfrm>
                            <a:off x="1457325" y="2147570"/>
                            <a:ext cx="609600" cy="292735"/>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b/>
                                  <w:sz w:val="16"/>
                                  <w:szCs w:val="16"/>
                                </w:rPr>
                              </w:pPr>
                              <w:r w:rsidRPr="00C246D6">
                                <w:rPr>
                                  <w:rFonts w:ascii="微軟正黑體" w:eastAsia="微軟正黑體" w:hAnsi="微軟正黑體" w:hint="eastAsia"/>
                                  <w:sz w:val="16"/>
                                  <w:szCs w:val="16"/>
                                </w:rPr>
                                <w:t>外包管理</w:t>
                              </w:r>
                            </w:p>
                          </w:txbxContent>
                        </wps:txbx>
                        <wps:bodyPr rot="0" vert="horz" wrap="square" lIns="91440" tIns="45720" rIns="91440" bIns="45720" anchor="t" anchorCtr="0" upright="1">
                          <a:noAutofit/>
                        </wps:bodyPr>
                      </wps:wsp>
                      <wps:wsp>
                        <wps:cNvPr id="576" name="Text Box 830"/>
                        <wps:cNvSpPr txBox="1">
                          <a:spLocks noChangeArrowheads="1"/>
                        </wps:cNvSpPr>
                        <wps:spPr bwMode="auto">
                          <a:xfrm>
                            <a:off x="2107565" y="2151380"/>
                            <a:ext cx="608330" cy="292100"/>
                          </a:xfrm>
                          <a:prstGeom prst="rect">
                            <a:avLst/>
                          </a:prstGeom>
                          <a:solidFill>
                            <a:srgbClr val="FFFFFF"/>
                          </a:solidFill>
                          <a:ln w="9525">
                            <a:solidFill>
                              <a:srgbClr val="000000"/>
                            </a:solidFill>
                            <a:miter lim="800000"/>
                            <a:headEnd/>
                            <a:tailEnd/>
                          </a:ln>
                        </wps:spPr>
                        <wps:txbx>
                          <w:txbxContent>
                            <w:p w:rsidR="00822279" w:rsidRPr="00DF5CB8" w:rsidRDefault="00822279" w:rsidP="00F74189">
                              <w:pPr>
                                <w:rPr>
                                  <w:rFonts w:eastAsia="標楷體"/>
                                  <w:b/>
                                  <w:sz w:val="16"/>
                                  <w:szCs w:val="16"/>
                                </w:rPr>
                              </w:pPr>
                              <w:r w:rsidRPr="00C246D6">
                                <w:rPr>
                                  <w:rFonts w:ascii="微軟正黑體" w:eastAsia="微軟正黑體" w:hAnsi="微軟正黑體" w:hint="eastAsia"/>
                                  <w:sz w:val="16"/>
                                  <w:szCs w:val="16"/>
                                </w:rPr>
                                <w:t>計劃管理</w:t>
                              </w:r>
                            </w:p>
                          </w:txbxContent>
                        </wps:txbx>
                        <wps:bodyPr rot="0" vert="horz" wrap="square" lIns="91440" tIns="45720" rIns="91440" bIns="45720" anchor="t" anchorCtr="0" upright="1">
                          <a:noAutofit/>
                        </wps:bodyPr>
                      </wps:wsp>
                      <wps:wsp>
                        <wps:cNvPr id="577" name="Line 831"/>
                        <wps:cNvCnPr/>
                        <wps:spPr bwMode="auto">
                          <a:xfrm flipV="1">
                            <a:off x="2427605" y="1956435"/>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8" name="Text Box 832"/>
                        <wps:cNvSpPr txBox="1">
                          <a:spLocks noChangeArrowheads="1"/>
                        </wps:cNvSpPr>
                        <wps:spPr bwMode="auto">
                          <a:xfrm>
                            <a:off x="2776855" y="2158365"/>
                            <a:ext cx="411480" cy="29400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採購</w:t>
                              </w:r>
                            </w:p>
                          </w:txbxContent>
                        </wps:txbx>
                        <wps:bodyPr rot="0" vert="horz" wrap="square" lIns="91440" tIns="45720" rIns="91440" bIns="45720" anchor="t" anchorCtr="0" upright="1">
                          <a:noAutofit/>
                        </wps:bodyPr>
                      </wps:wsp>
                      <wps:wsp>
                        <wps:cNvPr id="579" name="Text Box 833"/>
                        <wps:cNvSpPr txBox="1">
                          <a:spLocks noChangeArrowheads="1"/>
                        </wps:cNvSpPr>
                        <wps:spPr bwMode="auto">
                          <a:xfrm>
                            <a:off x="3229610" y="2159635"/>
                            <a:ext cx="608330" cy="292735"/>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物料管理</w:t>
                              </w:r>
                            </w:p>
                          </w:txbxContent>
                        </wps:txbx>
                        <wps:bodyPr rot="0" vert="horz" wrap="square" lIns="91440" tIns="45720" rIns="91440" bIns="45720" anchor="t" anchorCtr="0" upright="1">
                          <a:noAutofit/>
                        </wps:bodyPr>
                      </wps:wsp>
                      <wps:wsp>
                        <wps:cNvPr id="580" name="Line 834"/>
                        <wps:cNvCnPr/>
                        <wps:spPr bwMode="auto">
                          <a:xfrm flipV="1">
                            <a:off x="3040380" y="1956435"/>
                            <a:ext cx="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1" name="Line 835"/>
                        <wps:cNvCnPr/>
                        <wps:spPr bwMode="auto">
                          <a:xfrm flipV="1">
                            <a:off x="3606165" y="1962150"/>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2" name="Line 836"/>
                        <wps:cNvCnPr/>
                        <wps:spPr bwMode="auto">
                          <a:xfrm>
                            <a:off x="3746500" y="1387475"/>
                            <a:ext cx="0"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3" name="Line 837"/>
                        <wps:cNvCnPr/>
                        <wps:spPr bwMode="auto">
                          <a:xfrm>
                            <a:off x="4313555" y="1379220"/>
                            <a:ext cx="635" cy="1149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 name="Text Box 838"/>
                        <wps:cNvSpPr txBox="1">
                          <a:spLocks noChangeArrowheads="1"/>
                        </wps:cNvSpPr>
                        <wps:spPr bwMode="auto">
                          <a:xfrm>
                            <a:off x="3498215" y="1494155"/>
                            <a:ext cx="412115"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品保</w:t>
                              </w:r>
                            </w:p>
                          </w:txbxContent>
                        </wps:txbx>
                        <wps:bodyPr rot="0" vert="horz" wrap="square" lIns="91440" tIns="45720" rIns="91440" bIns="45720" anchor="t" anchorCtr="0" upright="1">
                          <a:noAutofit/>
                        </wps:bodyPr>
                      </wps:wsp>
                      <wps:wsp>
                        <wps:cNvPr id="585" name="Text Box 839"/>
                        <wps:cNvSpPr txBox="1">
                          <a:spLocks noChangeArrowheads="1"/>
                        </wps:cNvSpPr>
                        <wps:spPr bwMode="auto">
                          <a:xfrm>
                            <a:off x="3927475" y="1494155"/>
                            <a:ext cx="608330"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故障分析</w:t>
                              </w:r>
                            </w:p>
                          </w:txbxContent>
                        </wps:txbx>
                        <wps:bodyPr rot="0" vert="horz" wrap="square" lIns="91440" tIns="45720" rIns="91440" bIns="45720" anchor="t" anchorCtr="0" upright="1">
                          <a:noAutofit/>
                        </wps:bodyPr>
                      </wps:wsp>
                      <wps:wsp>
                        <wps:cNvPr id="586" name="Text Box 840"/>
                        <wps:cNvSpPr txBox="1">
                          <a:spLocks noChangeArrowheads="1"/>
                        </wps:cNvSpPr>
                        <wps:spPr bwMode="auto">
                          <a:xfrm>
                            <a:off x="4600575" y="1453515"/>
                            <a:ext cx="411480" cy="292100"/>
                          </a:xfrm>
                          <a:prstGeom prst="rect">
                            <a:avLst/>
                          </a:prstGeom>
                          <a:solidFill>
                            <a:srgbClr val="FFFFFF"/>
                          </a:solidFill>
                          <a:ln w="9525">
                            <a:solidFill>
                              <a:srgbClr val="000000"/>
                            </a:solidFill>
                            <a:miter lim="800000"/>
                            <a:headEnd/>
                            <a:tailEnd/>
                          </a:ln>
                        </wps:spPr>
                        <wps:txb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業務</w:t>
                              </w:r>
                            </w:p>
                          </w:txbxContent>
                        </wps:txbx>
                        <wps:bodyPr rot="0" vert="horz" wrap="square" lIns="91440" tIns="45720" rIns="91440" bIns="45720" anchor="t" anchorCtr="0" upright="1">
                          <a:noAutofit/>
                        </wps:bodyPr>
                      </wps:wsp>
                      <wps:wsp>
                        <wps:cNvPr id="587" name="Text Box 841"/>
                        <wps:cNvSpPr txBox="1">
                          <a:spLocks noChangeArrowheads="1"/>
                        </wps:cNvSpPr>
                        <wps:spPr bwMode="auto">
                          <a:xfrm>
                            <a:off x="5037455" y="1453515"/>
                            <a:ext cx="411480" cy="292100"/>
                          </a:xfrm>
                          <a:prstGeom prst="rect">
                            <a:avLst/>
                          </a:prstGeom>
                          <a:solidFill>
                            <a:srgbClr val="FFFFFF"/>
                          </a:solidFill>
                          <a:ln w="9525">
                            <a:solidFill>
                              <a:srgbClr val="000000"/>
                            </a:solidFill>
                            <a:miter lim="800000"/>
                            <a:headEnd/>
                            <a:tailEnd/>
                          </a:ln>
                        </wps:spPr>
                        <wps:txb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市場</w:t>
                              </w:r>
                            </w:p>
                          </w:txbxContent>
                        </wps:txbx>
                        <wps:bodyPr rot="0" vert="horz" wrap="square" lIns="91440" tIns="45720" rIns="91440" bIns="45720" anchor="t" anchorCtr="0" upright="1">
                          <a:noAutofit/>
                        </wps:bodyPr>
                      </wps:wsp>
                      <wps:wsp>
                        <wps:cNvPr id="588" name="Line 842"/>
                        <wps:cNvCnPr/>
                        <wps:spPr bwMode="auto">
                          <a:xfrm>
                            <a:off x="5694680" y="1256665"/>
                            <a:ext cx="635" cy="1955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9" name="Text Box 843"/>
                        <wps:cNvSpPr txBox="1">
                          <a:spLocks noChangeArrowheads="1"/>
                        </wps:cNvSpPr>
                        <wps:spPr bwMode="auto">
                          <a:xfrm>
                            <a:off x="38100" y="2160269"/>
                            <a:ext cx="715645" cy="421005"/>
                          </a:xfrm>
                          <a:prstGeom prst="rect">
                            <a:avLst/>
                          </a:prstGeom>
                          <a:solidFill>
                            <a:srgbClr val="FFFFFF"/>
                          </a:solidFill>
                          <a:ln w="9525">
                            <a:solidFill>
                              <a:srgbClr val="000000"/>
                            </a:solidFill>
                            <a:miter lim="800000"/>
                            <a:headEnd/>
                            <a:tailEnd/>
                          </a:ln>
                        </wps:spPr>
                        <wps:txbx>
                          <w:txbxContent>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財會/法務</w:t>
                              </w:r>
                            </w:p>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及稽核</w:t>
                              </w:r>
                            </w:p>
                          </w:txbxContent>
                        </wps:txbx>
                        <wps:bodyPr rot="0" vert="horz" wrap="square" lIns="91440" tIns="45720" rIns="91440" bIns="45720" anchor="t" anchorCtr="0" upright="1">
                          <a:noAutofit/>
                        </wps:bodyPr>
                      </wps:wsp>
                      <wps:wsp>
                        <wps:cNvPr id="590" name="Line 844"/>
                        <wps:cNvCnPr/>
                        <wps:spPr bwMode="auto">
                          <a:xfrm>
                            <a:off x="441960" y="1962785"/>
                            <a:ext cx="1270" cy="19494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id="畫布 797" o:spid="_x0000_s1030" editas="canvas" style="width:483pt;height:267.75pt;mso-position-horizontal-relative:char;mso-position-vertical-relative:line" coordsize="61341,33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">
                <v:shape id="_x0000_s1031" type="#_x0000_t75" style="position:absolute;width:61341;height:33997;visibility:visible;mso-wrap-style:square" filled="t">
                  <v:fill o:detectmouseclick="t"/>
                  <v:path o:connecttype="none"/>
                </v:shape>
                <v:shape id="Text Box 799" o:spid="_x0000_s1032" type="#_x0000_t202" style="position:absolute;left:24555;width:9887;height:42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0X+MQA&#10;AADbAAAADwAAAGRycy9kb3ducmV2LnhtbESPT2sCMRTE7wW/Q3iCl1KzVfHP1igiVPRmbdHrY/Pc&#10;Xbp52Sbpun57Iwgeh5n5DTNftqYSDTlfWlbw3k9AEGdWl5wr+Pn+fJuC8AFZY2WZFFzJw3LReZlj&#10;qu2Fv6g5hFxECPsUFRQh1KmUPivIoO/bmjh6Z+sMhihdLrXDS4SbSg6SZCwNlhwXCqxpXVD2e/g3&#10;CqajbXPyu+H+mI3P1Sy8TprNn1Oq121XHyACteEZfrS3WsFsA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NF/jEAAAA2w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董事會</w:t>
                        </w:r>
                      </w:p>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(董事長)</w:t>
                        </w:r>
                      </w:p>
                    </w:txbxContent>
                  </v:textbox>
                </v:shape>
                <v:shape id="Text Box 800" o:spid="_x0000_s1033" type="#_x0000_t202" style="position:absolute;left:6159;top:29102;width:4115;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KDisIA&#10;AADbAAAADwAAAGRycy9kb3ducmV2LnhtbERPz2vCMBS+C/4P4Qm7DJs6R2c7o4zBxN3UiV4fzbMt&#10;a15qktXuv18OA48f3+/lejCt6Mn5xrKCWZKCIC6tbrhScPz6mC5A+ICssbVMCn7Jw3o1Hi2x0PbG&#10;e+oPoRIxhH2BCuoQukJKX9Zk0Ce2I47cxTqDIUJXSe3wFsNNK5/SNJMGG44NNXb0XlP5ffgxChbP&#10;2/7sP+e7U5ld2jw8vvSbq1PqYTK8vYIINIS7+N+91QryODZ+iT9Ar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0oOKwgAAANsAAAAPAAAAAAAAAAAAAAAAAJgCAABkcnMvZG93&#10;bnJldi54bWxQSwUGAAAAAAQABAD1AAAAhwM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人事</w:t>
                        </w:r>
                      </w:p>
                    </w:txbxContent>
                  </v:textbox>
                </v:shape>
                <v:shape id="Text Box 801" o:spid="_x0000_s1034" type="#_x0000_t202" style="position:absolute;left:10775;top:29006;width:6573;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4mEcQA&#10;AADbAAAADwAAAGRycy9kb3ducmV2LnhtbESPQWvCQBSE7wX/w/IEL0U31WJN6ioiVPRmrej1kX0m&#10;odm36e42xn/vCoUeh5n5hpkvO1OLlpyvLCt4GSUgiHOrKy4UHL8+hjMQPiBrrC2Tght5WC56T3PM&#10;tL3yJ7WHUIgIYZ+hgjKEJpPS5yUZ9CPbEEfvYp3BEKUrpHZ4jXBTy3GSTKXBiuNCiQ2tS8q/D79G&#10;wex12579brI/5dNLnYbnt3bz45Qa9LvVO4hAXfgP/7W3WkGawuNL/AF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eJhHEAAAA2w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總務/庶務</w:t>
                        </w:r>
                      </w:p>
                    </w:txbxContent>
                  </v:textbox>
                </v:shape>
                <v:shape id="Text Box 802" o:spid="_x0000_s1035" type="#_x0000_t202" style="position:absolute;left:54749;top:14535;width:6617;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A8JsYA&#10;AADcAAAADwAAAGRycy9kb3ducmV2LnhtbESPT2/CMAzF75P2HSJP4jKNFIYY6whomsQEN/5M29Vq&#10;TFutcUoSSvn2+DBpN1vv+b2f58veNaqjEGvPBkbDDBRx4W3NpYGvw+ppBiomZIuNZzJwpQjLxf3d&#10;HHPrL7yjbp9KJSEcczRQpdTmWseiIodx6Fti0Y4+OEyyhlLbgBcJd40eZ9lUO6xZGips6aOi4nd/&#10;dgZmk3X3EzfP2+9iemxe0+NL93kKxgwe+vc3UIn69G/+u15bwc8EX56RCfTi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A8JsYAAADcAAAADwAAAAAAAAAAAAAAAACYAgAAZHJz&#10;L2Rvd25yZXYueG1sUEsFBgAAAAAEAAQA9QAAAIsDAAAAAA==&#10;">
                  <v:textbo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資訊科技</w:t>
                        </w:r>
                      </w:p>
                    </w:txbxContent>
                  </v:textbox>
                </v:shape>
                <v:line id="Line 803" o:spid="_x0000_s1036" style="position:absolute;visibility:visible;mso-wrap-style:square" from="29648,4292" to="29660,67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lRcQAAADcAAAADwAAAGRycy9kb3ducmV2LnhtbERPTWvCQBC9F/wPywje6sYWQomuIoqg&#10;PZRqBT2O2TGJZmfD7pqk/75bKPQ2j/c5s0VvatGS85VlBZNxAoI4t7riQsHxa/P8BsIHZI21ZVLw&#10;TR4W88HTDDNtO95TewiFiCHsM1RQhtBkUvq8JIN+bBviyF2tMxgidIXUDrsYbmr5kiSpNFhxbCix&#10;oVVJ+f3wMAo+Xj/Tdrl73/anXXrJ1/vL+dY5pUbDfjkFEagP/+I/91bH+ckE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taVFxAAAANwAAAAPAAAAAAAAAAAA&#10;AAAAAKECAABkcnMvZG93bnJldi54bWxQSwUGAAAAAAQABAD5AAAAkgMAAAAA&#10;"/>
                <v:shape id="Text Box 804" o:spid="_x0000_s1037" type="#_x0000_t202" style="position:absolute;left:4927;top:14605;width:706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4HysMA&#10;AADcAAAADwAAAGRycy9kb3ducmV2LnhtbERPS2sCMRC+C/0PYQpexM3WitqtUURosTerotdhM/ug&#10;m8mapOv23zcFobf5+J6zXPemER05X1tW8JSkIIhzq2suFZyOb+MFCB+QNTaWScEPeVivHgZLzLS9&#10;8Sd1h1CKGMI+QwVVCG0mpc8rMugT2xJHrrDOYIjQlVI7vMVw08hJms6kwZpjQ4UtbSvKvw7fRsFi&#10;uusu/uN5f85nRfMSRvPu/eqUGj72m1cQgfrwL767dzrOTyfw90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4Hys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財務行政</w:t>
                        </w:r>
                      </w:p>
                    </w:txbxContent>
                  </v:textbox>
                </v:shape>
                <v:line id="Line 805" o:spid="_x0000_s1038" style="position:absolute;visibility:visible;mso-wrap-style:square" from="7708,12547" to="56946,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ueqcQAAADcAAAADwAAAGRycy9kb3ducmV2LnhtbERPTWvCQBC9C/6HZYTedGOFUKKriFLQ&#10;Hkq1gh7H7JhEs7Nhd5uk/75bKPQ2j/c5i1VvatGS85VlBdNJAoI4t7riQsHp83X8AsIHZI21ZVLw&#10;TR5Wy+FggZm2HR+oPYZCxBD2GSooQ2gyKX1ekkE/sQ1x5G7WGQwRukJqh10MN7V8TpJUGqw4NpTY&#10;0Kak/HH8MgreZx9pu96/7frzPr3m28P1cu+cUk+jfj0HEagP/+I/907H+ckMfp+JF8jl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K56pxAAAANwAAAAPAAAAAAAAAAAA&#10;AAAAAKECAABkcnMvZG93bnJldi54bWxQSwUGAAAAAAQABAD5AAAAkgMAAAAA&#10;"/>
                <v:line id="Line 806" o:spid="_x0000_s1039" style="position:absolute;visibility:visible;mso-wrap-style:square" from="7727,12661" to="7727,146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cIG3cQAAADcAAAADwAAAGRycy9kb3ducmV2LnhtbERPS2vCQBC+F/oflhF6qxvbE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wgbdxAAAANwAAAAPAAAAAAAAAAAA&#10;AAAAAKECAABkcnMvZG93bnJldi54bWxQSwUGAAAAAAQABAD5AAAAkgMAAAAA&#10;"/>
                <v:line id="Line 807" o:spid="_x0000_s1040" style="position:absolute;visibility:visible;mso-wrap-style:square" from="40430,12661" to="40443,13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6jRsQAAADcAAAADwAAAGRycy9kb3ducmV2LnhtbERPS2vCQBC+F/oflhF6qxtbGiS6irQU&#10;1IPUB+hxzI5JbHY27K5J+u+7QqG3+fieM533phYtOV9ZVjAaJiCIc6srLhQc9p/PYxA+IGusLZOC&#10;H/Iwnz0+TDHTtuMttbtQiBjCPkMFZQhNJqXPSzLoh7YhjtzFOoMhQldI7bCL4aaWL0mSSoMVx4YS&#10;G3ovKf/e3YyCzetX2i5W62V/XKXn/GN7Pl07p9TToF9MQATqw7/4z73UcX7yBvdn4gVy9g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jqNGxAAAANwAAAAPAAAAAAAAAAAA&#10;AAAAAKECAABkcnMvZG93bnJldi54bWxQSwUGAAAAAAQABAD5AAAAkgMAAAAA&#10;"/>
                <v:line id="Line 808" o:spid="_x0000_s1041" style="position:absolute;visibility:visible;mso-wrap-style:square" from="26790,12661" to="26797,14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w9McQAAADcAAAADwAAAGRycy9kb3ducmV2LnhtbERPS2vCQBC+C/6HZQRvurGFUFJXEUXQ&#10;Hkp9QD2O2TFJm50Nu2uS/vtuoeBtPr7nzJe9qUVLzleWFcymCQji3OqKCwXn03byAsIHZI21ZVLw&#10;Qx6Wi+Fgjpm2HR+oPYZCxBD2GSooQ2gyKX1ekkE/tQ1x5G7WGQwRukJqh10MN7V8SpJUGqw4NpTY&#10;0Lqk/Pt4Nwrenz/SdrV/2/Wf+/Sabw7Xy1fnlBqP+tUriEB9eIj/3Tsd5ycp/D0TL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XD0xxAAAANwAAAAPAAAAAAAAAAAA&#10;AAAAAKECAABkcnMvZG93bnJldi54bWxQSwUGAAAAAAQABAD5AAAAkgMAAAAA&#10;"/>
                <v:line id="Line 809" o:spid="_x0000_s1042" style="position:absolute;visibility:visible;mso-wrap-style:square" from="52501,12547" to="52501,144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CYqsQAAADcAAAADwAAAGRycy9kb3ducmV2LnhtbERPS2vCQBC+F/oflhF6qxtbSCW6irQU&#10;1EOpD9DjmB2T2Oxs2F2T9N+7QqG3+fieM533phYtOV9ZVjAaJiCIc6srLhTsd5/PYxA+IGusLZOC&#10;X/Iwnz0+TDHTtuMNtdtQiBjCPkMFZQhNJqXPSzLoh7YhjtzZOoMhQldI7bCL4aaWL0mSSoMVx4YS&#10;G3ovKf/ZXo2Cr9fvtF2s1sv+sEpP+cfmdLx0TqmnQb+YgAjUh3/xn3up4/zkDe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EJiqxAAAANwAAAAPAAAAAAAAAAAA&#10;AAAAAKECAABkcnMvZG93bnJldi54bWxQSwUGAAAAAAQABAD5AAAAkgMAAAAA&#10;"/>
                <v:line id="Line 810" o:spid="_x0000_s1043" style="position:absolute;flip:y;visibility:visible;mso-wrap-style:square" from="17989,19621" to="18002,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uNp8cAAADcAAAADwAAAGRycy9kb3ducmV2LnhtbESPQUsDMRCF74L/IYzgRWxWEWm3TUsp&#10;CB56sZYtvY2b6WbZzWSbxHb9985B8DbDe/PeN4vV6Ht1oZjawAaeJgUo4jrYlhsD+8+3xymolJEt&#10;9oHJwA8lWC1vbxZY2nDlD7rscqMkhFOJBlzOQ6l1qh15TJMwEIt2CtFjljU22ka8Srjv9XNRvGqP&#10;LUuDw4E2jupu9+0N6On24RzXXy9d1R0OM1fV1XDcGnN/N67noDKN+d/8d/1uBb8QWnlGJt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xq42nxwAAANwAAAAPAAAAAAAA&#10;AAAAAAAAAKECAABkcnMvZG93bnJldi54bWxQSwUGAAAAAAQABAD5AAAAlQMAAAAA&#10;"/>
                <v:line id="Line 811" o:spid="_x0000_s1044" style="position:absolute;visibility:visible;mso-wrap-style:square" from="37465,13792" to="43135,13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OpQ8QAAADcAAAADwAAAGRycy9kb3ducmV2LnhtbERPS2vCQBC+F/oflhF6qxtbCDW6irQU&#10;1EOpD9DjmB2T2Oxs2F2T9N+7QqG3+fieM533phYtOV9ZVjAaJiCIc6srLhTsd5/PbyB8QNZYWyYF&#10;v+RhPnt8mGKmbccbarehEDGEfYYKyhCaTEqfl2TQD21DHLmzdQZDhK6Q2mEXw00tX5IklQYrjg0l&#10;NvReUv6zvRoFX6/fabtYrZf9YZWe8o/N6XjpnFJPg34xARGoD//iP/dSx/nJGO7PxAvk7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w6lDxAAAANwAAAAPAAAAAAAAAAAA&#10;AAAAAKECAABkcnMvZG93bnJldi54bWxQSwUGAAAAAAQABAD5AAAAkgMAAAAA&#10;"/>
                <v:line id="Line 812" o:spid="_x0000_s1045" style="position:absolute;visibility:visible;mso-wrap-style:square" from="48145,12566" to="48158,1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CWA8cAAADcAAAADwAAAGRycy9kb3ducmV2LnhtbESPQUvDQBCF70L/wzIFb3ZThSCx21Ja&#10;hNaD2CrY4zQ7TaLZ2bC7JvHfOwehtxnem/e+WaxG16qeQmw8G5jPMlDEpbcNVwY+3p/vHkHFhGyx&#10;9UwGfinCajm5WWBh/cAH6o+pUhLCsUADdUpdoXUsa3IYZ74jFu3ig8Mka6i0DThIuGv1fZbl2mHD&#10;0lBjR5uayu/jjzPw+vCW9+v9y2783Ofncns4n76GYMztdFw/gUo0pqv5/3pnBX8u+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IJYDxwAAANwAAAAPAAAAAAAA&#10;AAAAAAAAAKECAABkcnMvZG93bnJldi54bWxQSwUGAAAAAAQABAD5AAAAlQMAAAAA&#10;"/>
                <v:line id="Line 813" o:spid="_x0000_s1046" style="position:absolute;visibility:visible;mso-wrap-style:square" from="29768,5664" to="36550,56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wzmMQAAADcAAAADwAAAGRycy9kb3ducmV2LnhtbERPTWvCQBC9F/oflin0VjdRCCV1FVEE&#10;9SBqC+1xzE6T1Oxs2N0m8d+7QqG3ebzPmc4H04iOnK8tK0hHCQjiwuqaSwUf7+uXVxA+IGtsLJOC&#10;K3mYzx4fpphr2/ORulMoRQxhn6OCKoQ2l9IXFRn0I9sSR+7bOoMhQldK7bCP4aaR4yTJpMGaY0OF&#10;LS0rKi6nX6NgPzlk3WK72wyf2+xcrI7nr5/eKfX8NCzeQAQawr/4z73RcX6awv2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bDOYxAAAANwAAAAPAAAAAAAAAAAA&#10;AAAAAKECAABkcnMvZG93bnJldi54bWxQSwUGAAAAAAQABAD5AAAAkgMAAAAA&#10;"/>
                <v:line id="Line 814" o:spid="_x0000_s1047" style="position:absolute;visibility:visible;mso-wrap-style:square" from="36550,5664" to="36550,81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6t78QAAADcAAAADwAAAGRycy9kb3ducmV2LnhtbERPS2vCQBC+F/wPyxR6qxstBEldRSoF&#10;7aHUB9TjmB2TaHY27G6T+O/dguBtPr7nTOe9qUVLzleWFYyGCQji3OqKCwX73efrBIQPyBpry6Tg&#10;Sh7ms8HTFDNtO95Quw2FiCHsM1RQhtBkUvq8JIN+aBviyJ2sMxgidIXUDrsYbmo5TpJUGqw4NpTY&#10;0EdJ+WX7ZxR8v/2k7WL9tep/1+kxX26Oh3PnlHp57hfvIAL14SG+u1c6zh+N4f+ZeIGc3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vq3vxAAAANwAAAAPAAAAAAAAAAAA&#10;AAAAAKECAABkcnMvZG93bnJldi54bWxQSwUGAAAAAAQABAD5AAAAkgMAAAAA&#10;"/>
                <v:shape id="Text Box 815" o:spid="_x0000_s1048" type="#_x0000_t202" style="position:absolute;left:25476;top:6794;width:7886;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s0jMQA&#10;AADcAAAADwAAAGRycy9kb3ducmV2LnhtbERPS2vCQBC+F/oflil4KbrxgY80GylCi721VvQ6ZMck&#10;NDub7q4x/nu3IPQ2H99zsnVvGtGR87VlBeNRAoK4sLrmUsH++224BOEDssbGMim4kod1/viQYart&#10;hb+o24VSxBD2KSqoQmhTKX1RkUE/si1x5E7WGQwRulJqh5cYbho5SZK5NFhzbKiwpU1Fxc/ubBQs&#10;Z9vu6D+mn4difmpW4XnRvf86pQZP/esLiEB9+Bff3Vsd54+n8PdMvED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bNIzEAAAA3A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總經理</w:t>
                        </w:r>
                      </w:p>
                    </w:txbxContent>
                  </v:textbox>
                </v:shape>
                <v:shape id="Text Box 816" o:spid="_x0000_s1049" type="#_x0000_t202" style="position:absolute;left:33858;top:8178;width:664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Ks+MQA&#10;AADcAAAADwAAAGRycy9kb3ducmV2LnhtbERPS2vCQBC+C/0PyxS8iG604iPNRorQYm/Wil6H7JiE&#10;ZmfT3TWm/75bKHibj+852aY3jejI+dqygukkAUFcWF1zqeD4+TpegfABWWNjmRT8kIdN/jDIMNX2&#10;xh/UHUIpYgj7FBVUIbSplL6oyKCf2JY4chfrDIYIXSm1w1sMN42cJclCGqw5NlTY0rai4utwNQpW&#10;81139u9P+1OxuDTrMFp2b99OqeFj//IMIlAf7uJ/907H+dM5/D0TL5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MyrPjEAAAA3AAAAA8AAAAAAAAAAAAAAAAAmAIAAGRycy9k&#10;b3ducmV2LnhtbFBLBQYAAAAABAAEAPUAAACJAw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秘書</w:t>
                        </w:r>
                      </w:p>
                    </w:txbxContent>
                  </v:textbox>
                </v:shape>
                <v:line id="Line 817" o:spid="_x0000_s1050" style="position:absolute;visibility:visible;mso-wrap-style:square" from="29762,9721" to="29768,125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c1m8QAAADcAAAADwAAAGRycy9kb3ducmV2LnhtbERPTWvCQBC9F/wPyxR6qxstDZK6irQI&#10;6kHUFtrjmJ0mqdnZsLsm6b93BcHbPN7nTOe9qUVLzleWFYyGCQji3OqKCwVfn8vnCQgfkDXWlknB&#10;P3mYzwYPU8y07XhP7SEUIoawz1BBGUKTSenzkgz6oW2II/drncEQoSukdtjFcFPLcZKk0mDFsaHE&#10;ht5Lyk+Hs1Gwfdml7WK9WfXf6/SYf+yPP3+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VzWbxAAAANwAAAAPAAAAAAAAAAAA&#10;AAAAAKECAABkcnMvZG93bnJldi54bWxQSwUGAAAAAAQABAD5AAAAkgMAAAAA&#10;"/>
                <v:line id="Line 818" o:spid="_x0000_s1051" style="position:absolute;visibility:visible;mso-wrap-style:square" from="7715,17576" to="7727,195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Wr7MQAAADcAAAADwAAAGRycy9kb3ducmV2LnhtbERPTWvCQBC9F/wPywje6sYWQomuIoqg&#10;PZRqBT2O2TGJZmfD7pqk/75bKPQ2j/c5s0VvatGS85VlBZNxAoI4t7riQsHxa/P8BsIHZI21ZVLw&#10;TR4W88HTDDNtO95TewiFiCHsM1RQhtBkUvq8JIN+bBviyF2tMxgidIXUDrsYbmr5kiSpNFhxbCix&#10;oVVJ+f3wMAo+Xj/Tdrl73/anXXrJ1/vL+dY5pUbDfjkFEagP/+I/91bH+ZMU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havsxAAAANwAAAAPAAAAAAAAAAAA&#10;AAAAAKECAABkcnMvZG93bnJldi54bWxQSwUGAAAAAAQABAD5AAAAkgMAAAAA&#10;"/>
                <v:line id="Line 819" o:spid="_x0000_s1052" style="position:absolute;visibility:visible;mso-wrap-style:square" from="4349,19627" to="11823,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kOd8QAAADcAAAADwAAAGRycy9kb3ducmV2LnhtbERPTWvCQBC9F/wPyxR6qxstpJK6irQI&#10;6kGqLbTHMTtNUrOzYXdN4r93BcHbPN7nTOe9qUVLzleWFYyGCQji3OqKCwXfX8vnCQgfkDXWlknB&#10;mTzMZ4OHKWbadryjdh8KEUPYZ6igDKHJpPR5SQb90DbEkfuzzmCI0BVSO+xiuKnlOElSabDi2FBi&#10;Q+8l5cf9ySjYvnym7WK9WfU/6/SQf+wOv/+dU+rpsV+8gQjUh7v45l7pOH/0Ctdn4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yQ53xAAAANwAAAAPAAAAAAAAAAAA&#10;AAAAAKECAABkcnMvZG93bnJldi54bWxQSwUGAAAAAAQABAD5AAAAkgMAAAAA&#10;"/>
                <v:line id="Line 820" o:spid="_x0000_s1053" style="position:absolute;visibility:visible;mso-wrap-style:square" from="11823,19640" to="11836,2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aaBccAAADcAAAADwAAAGRycy9kb3ducmV2LnhtbESPQUvDQBCF70L/wzIFb3ZThSCx21Ja&#10;hNaD2CrY4zQ7TaLZ2bC7JvHfOwehtxnem/e+WaxG16qeQmw8G5jPMlDEpbcNVwY+3p/vHkHFhGyx&#10;9UwGfinCajm5WWBh/cAH6o+pUhLCsUADdUpdoXUsa3IYZ74jFu3ig8Mka6i0DThIuGv1fZbl2mHD&#10;0lBjR5uayu/jjzPw+vCW9+v9y2783Ofncns4n76GYMztdFw/gUo0pqv5/3pnBX8utPKMTKC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tVpoFxwAAANwAAAAPAAAAAAAA&#10;AAAAAAAAAKECAABkcnMvZG93bnJldi54bWxQSwUGAAAAAAQABAD5AAAAlQMAAAAA&#10;"/>
                <v:shape id="Text Box 821" o:spid="_x0000_s1054" type="#_x0000_t202" style="position:absolute;left:8204;top:21570;width:5848;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MDZsMA&#10;AADcAAAADwAAAGRycy9kb3ducmV2LnhtbERPTWvCQBC9C/0PyxS8iNloi5roKqXQorfWil6H7JiE&#10;ZmfT3W2M/94VCr3N433OatObRnTkfG1ZwSRJQRAXVtdcKjh8vY0XIHxA1thYJgVX8rBZPwxWmGt7&#10;4U/q9qEUMYR9jgqqENpcSl9UZNAntiWO3Nk6gyFCV0rt8BLDTSOnaTqTBmuODRW29FpR8b3/NQoW&#10;z9vu5HdPH8didm6yMJp37z9OqeFj/7IEEagP/+I/91bH+ZMM7s/EC+T6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MDZs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行政</w:t>
                        </w:r>
                      </w:p>
                    </w:txbxContent>
                  </v:textbox>
                </v:shape>
                <v:line id="Line 822" o:spid="_x0000_s1055" style="position:absolute;visibility:visible;mso-wrap-style:square" from="11595,24498" to="11607,270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xcvscAAADcAAAADwAAAGRycy9kb3ducmV2LnhtbESPT0vDQBDF74LfYRnBm920QpDYbSkV&#10;ofUg9g/Y4zQ7TaLZ2bC7JvHbOwehtxnem/d+M1+OrlU9hdh4NjCdZKCIS28brgwcD68PT6BiQrbY&#10;eiYDvxRhubi9mWNh/cA76vepUhLCsUADdUpdoXUsa3IYJ74jFu3ig8Mka6i0DThIuGv1LMty7bBh&#10;aaixo3VN5ff+xxl4f/z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dTFy+xwAAANwAAAAPAAAAAAAA&#10;AAAAAAAAAKECAABkcnMvZG93bnJldi54bWxQSwUGAAAAAAQABAD5AAAAlQMAAAAA&#10;"/>
                <v:line id="Line 823" o:spid="_x0000_s1056" style="position:absolute;flip:y;visibility:visible;mso-wrap-style:square" from="9017,27070" to="14255,270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yR4WsQAAADcAAAADwAAAGRycy9kb3ducmV2LnhtbERPTWsCMRC9F/wPYQQvpWaVUnRrFBEE&#10;D15qZcXbdDPdLLuZrEnU7b9vCgVv83ifs1j1thU38qF2rGAyzkAQl07XXCk4fm5fZiBCRNbYOiYF&#10;PxRgtRw8LTDX7s4fdDvESqQQDjkqMDF2uZShNGQxjF1HnLhv5y3GBH0ltcd7CretnGbZm7RYc2ow&#10;2NHGUNkcrlaBnO2fL3799doUzek0N0VZdOe9UqNhv34HEamPD/G/e6fT/OkE/p5JF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HhaxAAAANwAAAAPAAAAAAAAAAAA&#10;AAAAAKECAABkcnMvZG93bnJldi54bWxQSwUGAAAAAAQABAD5AAAAkgMAAAAA&#10;"/>
                <v:line id="Line 824" o:spid="_x0000_s1057" style="position:absolute;visibility:visible;mso-wrap-style:square" from="9010,27165" to="9017,291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825" o:spid="_x0000_s1058" style="position:absolute;visibility:visible;mso-wrap-style:square" from="14249,27070" to="14255,290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7CycQAAADcAAAADwAAAGRycy9kb3ducmV2LnhtbERPTWvCQBC9C/0PyxS86UaFUFJXEUXQ&#10;HoraQnscs9MkbXY27K5J/PeuUPA2j/c582VvatGS85VlBZNxAoI4t7riQsHnx3b0AsIHZI21ZVJw&#10;JQ/LxdNgjpm2HR+pPYVCxBD2GSooQ2gyKX1ekkE/tg1x5H6sMxgidIXUDrsYbmo5TZJUGqw4NpTY&#10;0Lqk/O90MQreZ4e0Xe3fdv3XPj3nm+P5+7dzSg2f+9UriEB9eIj/3Tsd509ncH8mXiAX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tnsLJxAAAANwAAAAPAAAAAAAAAAAA&#10;AAAAAKECAABkcnMvZG93bnJldi54bWxQSwUGAAAAAAQABAD5AAAAkgMAAAAA&#10;"/>
                <v:shape id="Text Box 826" o:spid="_x0000_s1059" type="#_x0000_t202" style="position:absolute;left:22599;top:14655;width:706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5mRcMA&#10;AADcAAAADwAAAGRycy9kb3ducmV2LnhtbERPS2vCQBC+C/6HZYRepG60Ym3MRkqhxd58Ya9DdkyC&#10;2dm4u43pv+8WCt7m43tOtu5NIzpyvrasYDpJQBAXVtdcKjge3h+XIHxA1thYJgU/5GGdDwcZptre&#10;eEfdPpQihrBPUUEVQptK6YuKDPqJbYkjd7bOYIjQlVI7vMVw08hZkiykwZpjQ4UtvVVUXPbfRsFy&#10;vum+/OfT9lQszs1LGD93H1en1MOof12BCNSHu/jfvdFx/mwOf8/EC2T+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V5mRcMAAADcAAAADwAAAAAAAAAAAAAAAACYAgAAZHJzL2Rv&#10;d25yZXYueG1sUEsFBgAAAAAEAAQA9QAAAIgDAAAAAA==&#10;">
                  <v:textbox>
                    <w:txbxContent>
                      <w:p w:rsidR="00822279" w:rsidRPr="00C246D6" w:rsidRDefault="00822279" w:rsidP="00F74189">
                        <w:pPr>
                          <w:jc w:val="center"/>
                          <w:rPr>
                            <w:rFonts w:ascii="微軟正黑體" w:eastAsia="微軟正黑體" w:hAnsi="微軟正黑體"/>
                            <w:b/>
                            <w:sz w:val="16"/>
                            <w:szCs w:val="16"/>
                          </w:rPr>
                        </w:pPr>
                        <w:r w:rsidRPr="00C246D6">
                          <w:rPr>
                            <w:rFonts w:ascii="微軟正黑體" w:eastAsia="微軟正黑體" w:hAnsi="微軟正黑體" w:hint="eastAsia"/>
                            <w:sz w:val="16"/>
                            <w:szCs w:val="16"/>
                          </w:rPr>
                          <w:t>營運中心</w:t>
                        </w:r>
                      </w:p>
                    </w:txbxContent>
                  </v:textbox>
                </v:shape>
                <v:line id="Line 827" o:spid="_x0000_s1060" style="position:absolute;visibility:visible;mso-wrap-style:square" from="26619,17691" to="26619,196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v/JsQAAADcAAAADwAAAGRycy9kb3ducmV2LnhtbERPTWvCQBC9F/wPywi91U0thpK6iiiC&#10;9iBqC+1xzE6T1Oxs2N0m8d+7gtDbPN7nTOe9qUVLzleWFTyPEhDEudUVFwo+P9ZPryB8QNZYWyYF&#10;F/Iwnw0epphp2/GB2mMoRAxhn6GCMoQmk9LnJRn0I9sQR+7HOoMhQldI7bCL4aaW4yRJpcGKY0OJ&#10;DS1Lys/HP6Ng97JP28X2fdN/bdNTvjqcvn87p9TjsF+8gQjUh3/x3b3Rcf54Ardn4gV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O/8mxAAAANwAAAAPAAAAAAAAAAAA&#10;AAAAAKECAABkcnMvZG93bnJldi54bWxQSwUGAAAAAAQABAD5AAAAkgMAAAAA&#10;"/>
                <v:line id="Line 828" o:spid="_x0000_s1061" style="position:absolute;flip:y;visibility:visible;mso-wrap-style:square" from="17989,19640" to="36061,19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3gLsQAAADcAAAADwAAAGRycy9kb3ducmV2LnhtbERPTWsCMRC9F/ofwhR6KZqtFNHVKCIU&#10;evBSLSvexs24WXYzWZNUt//eCEJv83ifM1/2thUX8qF2rOB9mIEgLp2uuVLws/scTECEiKyxdUwK&#10;/ijAcvH8NMdcuyt/02UbK5FCOOSowMTY5VKG0pDFMHQdceJOzluMCfpKao/XFG5bOcqysbRYc2ow&#10;2NHaUNlsf60COdm8nf3q+NEUzX4/NUVZdIeNUq8v/WoGIlIf/8UP95dO80djuD+TLpCL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zeAuxAAAANwAAAAPAAAAAAAAAAAA&#10;AAAAAKECAABkcnMvZG93bnJldi54bWxQSwUGAAAAAAQABAD5AAAAkgMAAAAA&#10;"/>
                <v:shape id="Text Box 829" o:spid="_x0000_s1062" type="#_x0000_t202" style="position:absolute;left:14573;top:21475;width:6096;height:29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z4MsMA&#10;AADcAAAADwAAAGRycy9kb3ducmV2LnhtbERPS2sCMRC+C/0PYQq9SM1WRe12o0hBsTdri16HzeyD&#10;biZrEtftv28Kgrf5+J6TrXrTiI6cry0reBklIIhzq2suFXx/bZ4XIHxA1thYJgW/5GG1fBhkmGp7&#10;5U/qDqEUMYR9igqqENpUSp9XZNCPbEscucI6gyFCV0rt8BrDTSPHSTKTBmuODRW29F5R/nO4GAWL&#10;6a47+Y/J/pjPiuY1DOfd9uyUenrs128gAvXhLr65dzrOH8/h/5l4gV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Yz4MsMAAADcAAAADwAAAAAAAAAAAAAAAACYAgAAZHJzL2Rv&#10;d25yZXYueG1sUEsFBgAAAAAEAAQA9QAAAIgDAAAAAA==&#10;">
                  <v:textbox>
                    <w:txbxContent>
                      <w:p w:rsidR="00822279" w:rsidRPr="00C246D6" w:rsidRDefault="00822279" w:rsidP="00F74189">
                        <w:pPr>
                          <w:rPr>
                            <w:rFonts w:ascii="微軟正黑體" w:eastAsia="微軟正黑體" w:hAnsi="微軟正黑體"/>
                            <w:b/>
                            <w:sz w:val="16"/>
                            <w:szCs w:val="16"/>
                          </w:rPr>
                        </w:pPr>
                        <w:r w:rsidRPr="00C246D6">
                          <w:rPr>
                            <w:rFonts w:ascii="微軟正黑體" w:eastAsia="微軟正黑體" w:hAnsi="微軟正黑體" w:hint="eastAsia"/>
                            <w:sz w:val="16"/>
                            <w:szCs w:val="16"/>
                          </w:rPr>
                          <w:t>外包管理</w:t>
                        </w:r>
                      </w:p>
                    </w:txbxContent>
                  </v:textbox>
                </v:shape>
                <v:shape id="Text Box 830" o:spid="_x0000_s1063" type="#_x0000_t202" style="position:absolute;left:21075;top:21513;width:6083;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zercYA&#10;AADcAAAADwAAAGRycy9kb3ducmV2LnhtbESPQWvCQBSE74L/YXmCl1I3tTVqdBURLPZWbanXR/aZ&#10;BLNv0901pv++Wyh4HGbmG2a57kwtWnK+sqzgaZSAIM6trrhQ8Pmxe5yB8AFZY22ZFPyQh/Wq31ti&#10;pu2ND9QeQyEihH2GCsoQmkxKn5dk0I9sQxy9s3UGQ5SukNrhLcJNLcdJkkqDFceFEhvalpRfjlej&#10;YPayb0/+7fn9K0/P9Tw8TNvXb6fUcNBtFiACdeEe/m/vtYLJNIW/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zercYAAADcAAAADwAAAAAAAAAAAAAAAACYAgAAZHJz&#10;L2Rvd25yZXYueG1sUEsFBgAAAAAEAAQA9QAAAIsDAAAAAA==&#10;">
                  <v:textbox>
                    <w:txbxContent>
                      <w:p w:rsidR="00822279" w:rsidRPr="00DF5CB8" w:rsidRDefault="00822279" w:rsidP="00F74189">
                        <w:pPr>
                          <w:rPr>
                            <w:rFonts w:eastAsia="標楷體"/>
                            <w:b/>
                            <w:sz w:val="16"/>
                            <w:szCs w:val="16"/>
                          </w:rPr>
                        </w:pPr>
                        <w:r w:rsidRPr="00C246D6">
                          <w:rPr>
                            <w:rFonts w:ascii="微軟正黑體" w:eastAsia="微軟正黑體" w:hAnsi="微軟正黑體" w:hint="eastAsia"/>
                            <w:sz w:val="16"/>
                            <w:szCs w:val="16"/>
                          </w:rPr>
                          <w:t>計劃管理</w:t>
                        </w:r>
                      </w:p>
                    </w:txbxContent>
                  </v:textbox>
                </v:shape>
                <v:line id="Line 831" o:spid="_x0000_s1064" style="position:absolute;flip:y;visibility:visible;mso-wrap-style:square" from="24276,19564" to="24288,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3GsccAAADcAAAADwAAAGRycy9kb3ducmV2LnhtbESPQWsCMRSE70L/Q3iFXqRmW7TarVGk&#10;IHjwUltWvD03r5tlNy/bJOr23zcFweMwM98w82VvW3EmH2rHCp5GGQji0umaKwVfn+vHGYgQkTW2&#10;jknBLwVYLu4Gc8y1u/AHnXexEgnCIUcFJsYulzKUhiyGkeuIk/ftvMWYpK+k9nhJcNvK5yx7kRZr&#10;TgsGO3o3VDa7k1UgZ9vhj18dx03R7PevpiiL7rBV6uG+X72BiNTHW/ja3mgFk+kU/s+kIyAX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vcaxxwAAANwAAAAPAAAAAAAA&#10;AAAAAAAAAKECAABkcnMvZG93bnJldi54bWxQSwUGAAAAAAQABAD5AAAAlQMAAAAA&#10;"/>
                <v:shape id="Text Box 832" o:spid="_x0000_s1065" type="#_x0000_t202" style="position:absolute;left:27768;top:21583;width:4115;height:29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vRMMA&#10;AADcAAAADwAAAGRycy9kb3ducmV2LnhtbERPy2oCMRTdC/5DuEI3pWasVcfRKKVg0Z1VabeXyZ0H&#10;Tm6mSTpO/75ZFFweznu97U0jOnK+tqxgMk5AEOdW11wquJx3TykIH5A1NpZJwS952G6GgzVm2t74&#10;g7pTKEUMYZ+hgiqENpPS5xUZ9GPbEkeusM5giNCVUju8xXDTyOckmUuDNceGClt6qyi/nn6MgvRl&#10;3335w/T4mc+LZhkeF937t1PqYdS/rkAE6sNd/O/eawWzRVwbz8QjID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vRMMAAADcAAAADwAAAAAAAAAAAAAAAACYAgAAZHJzL2Rv&#10;d25yZXYueG1sUEsFBgAAAAAEAAQA9QAAAIg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採購</w:t>
                        </w:r>
                      </w:p>
                    </w:txbxContent>
                  </v:textbox>
                </v:shape>
                <v:shape id="Text Box 833" o:spid="_x0000_s1066" type="#_x0000_t202" style="position:absolute;left:32296;top:21596;width:6083;height:29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NK38YA&#10;AADcAAAADwAAAGRycy9kb3ducmV2LnhtbESPW2sCMRSE3wv+h3AEX4pma+ttNYoILfrmDX09bI67&#10;i5uTbZKu23/fFAp9HGbmG2axak0lGnK+tKzgZZCAIM6sLjlXcD6996cgfEDWWFkmBd/kYbXsPC0w&#10;1fbBB2qOIRcRwj5FBUUIdSqlzwoy6Ae2Jo7ezTqDIUqXS+3wEeGmksMkGUuDJceFAmvaFJTdj19G&#10;wfRt21z97nV/yca3ahaeJ83Hp1Oq123XcxCB2vAf/mtvtYLRZAa/Z+IRkM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NK38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物料管理</w:t>
                        </w:r>
                      </w:p>
                    </w:txbxContent>
                  </v:textbox>
                </v:shape>
                <v:line id="Line 834" o:spid="_x0000_s1067" style="position:absolute;flip:y;visibility:visible;mso-wrap-style:square" from="30403,19564" to="30403,215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Eu4sMAAADcAAAADwAAAGRycy9kb3ducmV2LnhtbERPz2vCMBS+D/wfwht4kZk6dHSdUUQY&#10;ePCiG5Xd3pq3prR5qUnU7r9fDsKOH9/v5XqwnbiSD41jBbNpBoK4crrhWsHnx/tTDiJEZI2dY1Lw&#10;SwHWq9HDEgvtbnyg6zHWIoVwKFCBibEvpAyVIYth6nrixP04bzEm6GupPd5SuO3kc5a9SIsNpwaD&#10;PW0NVe3xYhXIfD85+833vC3b0+nVlFXZf+2VGj8OmzcQkYb4L767d1rBIk/z05l0BOTq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mBLuLDAAAA3AAAAA8AAAAAAAAAAAAA&#10;AAAAoQIAAGRycy9kb3ducmV2LnhtbFBLBQYAAAAABAAEAPkAAACRAwAAAAA=&#10;"/>
                <v:line id="Line 835" o:spid="_x0000_s1068" style="position:absolute;flip:y;visibility:visible;mso-wrap-style:square" from="36061,19621" to="36074,215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2LeccAAADcAAAADwAAAGRycy9kb3ducmV2LnhtbESPQWsCMRSE74X+h/CEXkrNWtqyrkYR&#10;QejBS1VWvD03z82ym5dtkur23zeFQo/DzHzDzJeD7cSVfGgcK5iMMxDEldMN1woO+81TDiJEZI2d&#10;Y1LwTQGWi/u7ORba3fiDrrtYiwThUKACE2NfSBkqQxbD2PXEybs4bzEm6WupPd4S3HbyOcvepMWG&#10;04LBntaGqnb3ZRXIfPv46Vfnl7Zsj8epKauyP22VehgNqxmISEP8D/+137WC13wCv2fSEZCL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zYt5xwAAANwAAAAPAAAAAAAA&#10;AAAAAAAAAKECAABkcnMvZG93bnJldi54bWxQSwUGAAAAAAQABAD5AAAAlQMAAAAA&#10;"/>
                <v:line id="Line 836" o:spid="_x0000_s1069" style="position:absolute;visibility:visible;mso-wrap-style:square" from="37465,13874" to="37465,150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uUccYAAADcAAAADwAAAGRycy9kb3ducmV2LnhtbESPQWvCQBSE7wX/w/KE3uqmlgZJXUUU&#10;QT2I2kJ7fGZfk9Ts27C7Jum/d4VCj8PMfMNM572pRUvOV5YVPI8SEMS51RUXCj7e108TED4ga6wt&#10;k4Jf8jCfDR6mmGnb8ZHaUyhEhLDPUEEZQpNJ6fOSDPqRbYij922dwRClK6R22EW4qeU4SVJpsOK4&#10;UGJDy5Lyy+lqFOxfDmm72O42/ec2Peer4/nrp3NKPQ77xRuIQH34D/+1N1rB62QM9zPxCMjZ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87lHHGAAAA3AAAAA8AAAAAAAAA&#10;AAAAAAAAoQIAAGRycy9kb3ducmV2LnhtbFBLBQYAAAAABAAEAPkAAACUAwAAAAA=&#10;"/>
                <v:line id="Line 837" o:spid="_x0000_s1070" style="position:absolute;visibility:visible;mso-wrap-style:square" from="43135,13792" to="43141,14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cx6scAAADcAAAADwAAAGRycy9kb3ducmV2LnhtbESPT2vCQBTE7wW/w/KE3uqmlQaJriIt&#10;Be1B/Ad6fGafSdrs27C7TdJv7wqFHoeZ+Q0zW/SmFi05X1lW8DxKQBDnVldcKDgePp4mIHxA1lhb&#10;JgW/5GExHzzMMNO24x21+1CICGGfoYIyhCaT0uclGfQj2xBH72qdwRClK6R22EW4qeVLkqTSYMVx&#10;ocSG3krKv/c/RsFmvE3b5fpz1Z/W6SV/313OX51T6nHYL6cgAvXhP/zXXmkFr5Mx3M/EIyD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dzHqxwAAANwAAAAPAAAAAAAA&#10;AAAAAAAAAKECAABkcnMvZG93bnJldi54bWxQSwUGAAAAAAQABAD5AAAAlQMAAAAA&#10;"/>
                <v:shape id="Text Box 838" o:spid="_x0000_s1071" type="#_x0000_t202" style="position:absolute;left:34982;top:14941;width:4121;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eVZsYA&#10;AADcAAAADwAAAGRycy9kb3ducmV2LnhtbESPT2vCQBTE74LfYXmCF6kb/1TT1FVKwaI3a6W9PrLP&#10;JJh9m+5uY/rtuwXB4zAzv2FWm87UoiXnK8sKJuMEBHFudcWFgtPH9iEF4QOyxtoyKfglD5t1v7fC&#10;TNsrv1N7DIWIEPYZKihDaDIpfV6SQT+2DXH0ztYZDFG6QmqH1wg3tZwmyUIarDgulNjQa0n55fhj&#10;FKTzXfvl97PDZ744109htGzfvp1Sw0H38gwiUBfu4Vt7pxU8pnP4PxOP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eVZs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品保</w:t>
                        </w:r>
                      </w:p>
                    </w:txbxContent>
                  </v:textbox>
                </v:shape>
                <v:shape id="Text Box 839" o:spid="_x0000_s1072" type="#_x0000_t202" style="position:absolute;left:39274;top:14941;width:6084;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cYA&#10;AADcAAAADwAAAGRycy9kb3ducmV2LnhtbESPQWvCQBSE7wX/w/IEL6VutNXG6CpSqNib2qLXR/aZ&#10;BLNv4+42xn/fLRR6HGbmG2ax6kwtWnK+sqxgNExAEOdWV1wo+Pp8f0pB+ICssbZMCu7kYbXsPSww&#10;0/bGe2oPoRARwj5DBWUITSalz0sy6Ie2IY7e2TqDIUpXSO3wFuGmluMkmUqDFceFEht6Kym/HL6N&#10;gvRl2578x/PumE/P9Sw8vrabq1Nq0O/WcxCBuvAf/mtvtYJJOoHfM/EI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sw/c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故障分析</w:t>
                        </w:r>
                      </w:p>
                    </w:txbxContent>
                  </v:textbox>
                </v:shape>
                <v:shape id="Text Box 840" o:spid="_x0000_s1073" type="#_x0000_t202" style="position:absolute;left:46005;top:14535;width:4115;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muisYA&#10;AADcAAAADwAAAGRycy9kb3ducmV2LnhtbESPQUvDQBSE74L/YXkFL8Vu1BrTNJsigtLetC32+si+&#10;JsHs27i7pvHfu4WCx2FmvmGK1Wg6MZDzrWUFd7MEBHFldcu1gv3u9TYD4QOyxs4yKfglD6vy+qrA&#10;XNsTf9CwDbWIEPY5KmhC6HMpfdWQQT+zPXH0jtYZDFG6WmqHpwg3nbxPklQabDkuNNjTS0PV1/bH&#10;KMjm6+HgNw/vn1V67BZh+jS8fTulbibj8xJEoDH8hy/ttVbwmKVwPhOP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muisYAAADcAAAADwAAAAAAAAAAAAAAAACYAgAAZHJz&#10;L2Rvd25yZXYueG1sUEsFBgAAAAAEAAQA9QAAAIsDAAAAAA==&#10;">
                  <v:textbox>
                    <w:txbxContent>
                      <w:p w:rsidR="00822279" w:rsidRPr="00C246D6" w:rsidRDefault="00822279" w:rsidP="00C246D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業務</w:t>
                        </w:r>
                      </w:p>
                    </w:txbxContent>
                  </v:textbox>
                </v:shape>
                <v:shape id="Text Box 841" o:spid="_x0000_s1074" type="#_x0000_t202" style="position:absolute;left:50374;top:14535;width:4115;height:29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ULEcYA&#10;AADcAAAADwAAAGRycy9kb3ducmV2LnhtbESPQWvCQBSE74L/YXmCl1I3tVVjdBURLPZWbanXR/aZ&#10;BLNv0901pv++Wyh4HGbmG2a57kwtWnK+sqzgaZSAIM6trrhQ8Pmxe0xB+ICssbZMCn7Iw3rV7y0x&#10;0/bGB2qPoRARwj5DBWUITSalz0sy6Ee2IY7e2TqDIUpXSO3wFuGmluMkmUqDFceFEhvalpRfjlej&#10;IH3Ztyf/9vz+lU/P9Tw8zNrXb6fUcNBtFiACdeEe/m/vtYJJOoO/M/EI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GULEcYAAADcAAAADwAAAAAAAAAAAAAAAACYAgAAZHJz&#10;L2Rvd25yZXYueG1sUEsFBgAAAAAEAAQA9QAAAIsDAAAAAA==&#10;">
                  <v:textbox>
                    <w:txbxContent>
                      <w:p w:rsidR="00822279" w:rsidRPr="00C246D6" w:rsidRDefault="00822279" w:rsidP="00F74189">
                        <w:pPr>
                          <w:rPr>
                            <w:rFonts w:ascii="微軟正黑體" w:eastAsia="微軟正黑體" w:hAnsi="微軟正黑體"/>
                            <w:sz w:val="16"/>
                            <w:szCs w:val="16"/>
                          </w:rPr>
                        </w:pPr>
                        <w:r w:rsidRPr="00C246D6">
                          <w:rPr>
                            <w:rFonts w:ascii="微軟正黑體" w:eastAsia="微軟正黑體" w:hAnsi="微軟正黑體" w:hint="eastAsia"/>
                            <w:sz w:val="16"/>
                            <w:szCs w:val="16"/>
                          </w:rPr>
                          <w:t>市場</w:t>
                        </w:r>
                      </w:p>
                    </w:txbxContent>
                  </v:textbox>
                </v:shape>
                <v:line id="Line 842" o:spid="_x0000_s1075" style="position:absolute;visibility:visible;mso-wrap-style:square" from="56946,12566" to="56953,145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tOjm8QAAADcAAAADwAAAGRycy9kb3ducmV2LnhtbERPy2rCQBTdF/yH4Qrd1YmVBomOIhZB&#10;uyj1Abq8Zq5JNHMnzEyT9O87i0KXh/OeL3tTi5acrywrGI8SEMS51RUXCk7HzcsUhA/IGmvLpOCH&#10;PCwXg6c5Ztp2vKf2EAoRQ9hnqKAMocmk9HlJBv3INsSRu1lnMEToCqkddjHc1PI1SVJpsOLYUGJD&#10;65Lyx+HbKPicfKXtavex7c+79Jq/76+Xe+eUeh72qxmIQH34F/+5t1rB2zSujWfiEZ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06ObxAAAANwAAAAPAAAAAAAAAAAA&#10;AAAAAKECAABkcnMvZG93bnJldi54bWxQSwUGAAAAAAQABAD5AAAAkgMAAAAA&#10;"/>
                <v:shape id="Text Box 843" o:spid="_x0000_s1076" type="#_x0000_t202" style="position:absolute;left:381;top:21602;width:7156;height:4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Y6+MYA&#10;AADcAAAADwAAAGRycy9kb3ducmV2LnhtbESPQWvCQBSE70L/w/KEXqRubK2N0VVKwaI3a4teH9ln&#10;Epp9G3fXmP77riB4HGbmG2a+7EwtWnK+sqxgNExAEOdWV1wo+PlePaUgfEDWWFsmBX/kYbl46M0x&#10;0/bCX9TuQiEihH2GCsoQmkxKn5dk0A9tQxy9o3UGQ5SukNrhJcJNLZ+TZCINVhwXSmzoo6T8d3c2&#10;CtLxuj34zct2n0+O9TQM3trPk1Pqsd+9z0AE6sI9fGuvtYLXdArXM/EIyM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Y6+MYAAADcAAAADwAAAAAAAAAAAAAAAACYAgAAZHJz&#10;L2Rvd25yZXYueG1sUEsFBgAAAAAEAAQA9QAAAIsDAAAAAA==&#10;">
                  <v:textbox>
                    <w:txbxContent>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財會/法務</w:t>
                        </w:r>
                      </w:p>
                      <w:p w:rsidR="00822279" w:rsidRPr="00C246D6" w:rsidRDefault="00822279" w:rsidP="003F0C56">
                        <w:pPr>
                          <w:jc w:val="center"/>
                          <w:rPr>
                            <w:rFonts w:ascii="微軟正黑體" w:eastAsia="微軟正黑體" w:hAnsi="微軟正黑體"/>
                            <w:sz w:val="16"/>
                            <w:szCs w:val="16"/>
                          </w:rPr>
                        </w:pPr>
                        <w:r w:rsidRPr="00C246D6">
                          <w:rPr>
                            <w:rFonts w:ascii="微軟正黑體" w:eastAsia="微軟正黑體" w:hAnsi="微軟正黑體" w:hint="eastAsia"/>
                            <w:sz w:val="16"/>
                            <w:szCs w:val="16"/>
                          </w:rPr>
                          <w:t>及稽核</w:t>
                        </w:r>
                      </w:p>
                    </w:txbxContent>
                  </v:textbox>
                </v:shape>
                <v:line id="Line 844" o:spid="_x0000_s1077" style="position:absolute;visibility:visible;mso-wrap-style:square" from="4419,19627" to="4432,215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w5QMQAAADcAAAADwAAAGRycy9kb3ducmV2LnhtbERPz2vCMBS+D/wfwht4m+kmK1tnFHEI&#10;usNQN9Djs3lrq81LSWJb/3tzGHj8+H5PZr2pRUvOV5YVPI8SEMS51RUXCn5/lk9vIHxA1lhbJgVX&#10;8jCbDh4mmGnb8ZbaXShEDGGfoYIyhCaT0uclGfQj2xBH7s86gyFCV0jtsIvhppYvSZJKgxXHhhIb&#10;WpSUn3cXo+B7vEnb+fpr1e/X6TH/3B4Pp84pNXzs5x8gAvXhLv53r7SC1/c4P56JR0BO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fDlAxAAAANwAAAAPAAAAAAAAAAAA&#10;AAAAAKECAABkcnMvZG93bnJldi54bWxQSwUGAAAAAAQABAD5AAAAkgMAAAAA&#10;"/>
                <w10:anchorlock/>
              </v:group>
            </w:pict>
          </mc:Fallback>
        </mc:AlternateContent>
      </w:r>
    </w:p>
    <w:p w:rsidR="007C2752" w:rsidRDefault="007C2752" w:rsidP="007C2752">
      <w:pPr>
        <w:tabs>
          <w:tab w:val="left" w:pos="1440"/>
          <w:tab w:val="left" w:pos="1560"/>
        </w:tabs>
        <w:spacing w:beforeLines="50" w:before="120" w:afterLines="50" w:after="120" w:line="360" w:lineRule="auto"/>
        <w:ind w:left="1202"/>
        <w:jc w:val="both"/>
        <w:rPr>
          <w:rFonts w:eastAsia="標楷體"/>
          <w:sz w:val="26"/>
          <w:szCs w:val="26"/>
        </w:rPr>
      </w:pPr>
    </w:p>
    <w:p w:rsidR="007C2752" w:rsidRDefault="007C2752" w:rsidP="007C2752">
      <w:pPr>
        <w:tabs>
          <w:tab w:val="left" w:pos="1440"/>
          <w:tab w:val="left" w:pos="1560"/>
        </w:tabs>
        <w:spacing w:beforeLines="50" w:before="120" w:afterLines="50" w:after="120" w:line="360" w:lineRule="auto"/>
        <w:ind w:left="1202"/>
        <w:jc w:val="both"/>
        <w:rPr>
          <w:rFonts w:eastAsia="標楷體"/>
          <w:sz w:val="26"/>
          <w:szCs w:val="26"/>
        </w:rPr>
      </w:pPr>
    </w:p>
    <w:p w:rsidR="006240E2" w:rsidRDefault="00ED4FC0" w:rsidP="00BD6D02">
      <w:pPr>
        <w:numPr>
          <w:ilvl w:val="0"/>
          <w:numId w:val="4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lastRenderedPageBreak/>
        <w:t>各</w:t>
      </w:r>
      <w:r w:rsidR="00567251" w:rsidRPr="0085157E">
        <w:rPr>
          <w:rFonts w:eastAsia="標楷體"/>
          <w:sz w:val="26"/>
          <w:szCs w:val="26"/>
        </w:rPr>
        <w:t>部門業務職掌</w:t>
      </w:r>
    </w:p>
    <w:tbl>
      <w:tblPr>
        <w:tblW w:w="7867" w:type="dxa"/>
        <w:jc w:val="right"/>
        <w:tblInd w:w="9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1568"/>
        <w:gridCol w:w="6299"/>
      </w:tblGrid>
      <w:tr w:rsidR="00DC3DF7" w:rsidRPr="00EA272E">
        <w:trPr>
          <w:trHeight w:val="530"/>
          <w:tblHeader/>
          <w:jc w:val="right"/>
        </w:trPr>
        <w:tc>
          <w:tcPr>
            <w:tcW w:w="1568" w:type="dxa"/>
            <w:shd w:val="clear" w:color="auto" w:fill="4F81BD"/>
            <w:vAlign w:val="center"/>
          </w:tcPr>
          <w:p w:rsidR="006240E2" w:rsidRDefault="00DC3DF7" w:rsidP="00BD6D02">
            <w:pPr>
              <w:spacing w:beforeLines="25" w:before="60" w:afterLines="25" w:after="60"/>
              <w:jc w:val="center"/>
              <w:rPr>
                <w:rFonts w:eastAsia="標楷體"/>
                <w:bCs/>
                <w:color w:val="FFFFFF"/>
                <w:sz w:val="26"/>
                <w:szCs w:val="26"/>
              </w:rPr>
            </w:pPr>
            <w:r w:rsidRPr="00EA272E">
              <w:rPr>
                <w:rFonts w:eastAsia="標楷體" w:hint="eastAsia"/>
                <w:bCs/>
                <w:color w:val="FFFFFF"/>
                <w:sz w:val="26"/>
                <w:szCs w:val="26"/>
              </w:rPr>
              <w:t>部門別</w:t>
            </w:r>
          </w:p>
        </w:tc>
        <w:tc>
          <w:tcPr>
            <w:tcW w:w="6299" w:type="dxa"/>
            <w:shd w:val="clear" w:color="auto" w:fill="4F81BD"/>
            <w:vAlign w:val="center"/>
          </w:tcPr>
          <w:p w:rsidR="006240E2" w:rsidRDefault="00DC3DF7" w:rsidP="00BD6D02">
            <w:pPr>
              <w:spacing w:beforeLines="25" w:before="60" w:afterLines="25" w:after="60"/>
              <w:jc w:val="center"/>
              <w:rPr>
                <w:rFonts w:eastAsia="標楷體"/>
                <w:bCs/>
                <w:color w:val="FFFFFF"/>
                <w:sz w:val="26"/>
                <w:szCs w:val="26"/>
              </w:rPr>
            </w:pPr>
            <w:r w:rsidRPr="00EA272E">
              <w:rPr>
                <w:rFonts w:eastAsia="標楷體" w:hint="eastAsia"/>
                <w:bCs/>
                <w:color w:val="FFFFFF"/>
                <w:sz w:val="26"/>
                <w:szCs w:val="26"/>
              </w:rPr>
              <w:t>業務職掌</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C40B06">
              <w:rPr>
                <w:rFonts w:eastAsia="標楷體"/>
                <w:sz w:val="26"/>
                <w:szCs w:val="26"/>
              </w:rPr>
              <w:t>總經理室</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董事會與股東會之規劃、評估與執行作業；</w:t>
            </w:r>
            <w:r>
              <w:rPr>
                <w:rFonts w:eastAsia="標楷體" w:hint="eastAsia"/>
                <w:sz w:val="26"/>
                <w:szCs w:val="26"/>
              </w:rPr>
              <w:t>總</w:t>
            </w:r>
            <w:r w:rsidRPr="00C40B06">
              <w:rPr>
                <w:rFonts w:eastAsia="標楷體"/>
                <w:sz w:val="26"/>
                <w:szCs w:val="26"/>
              </w:rPr>
              <w:t>理公司整體事業之執行、協調與達成營運目標。</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財務行政</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負責公司財會制度</w:t>
            </w:r>
            <w:r w:rsidRPr="00E24D14">
              <w:rPr>
                <w:rFonts w:eastAsia="標楷體" w:hint="eastAsia"/>
                <w:sz w:val="26"/>
                <w:szCs w:val="26"/>
              </w:rPr>
              <w:t>、</w:t>
            </w:r>
            <w:r w:rsidRPr="00E24D14">
              <w:rPr>
                <w:rFonts w:eastAsia="標楷體"/>
                <w:sz w:val="26"/>
                <w:szCs w:val="26"/>
              </w:rPr>
              <w:t>內部控制之稽核</w:t>
            </w:r>
            <w:r w:rsidRPr="00E24D14">
              <w:rPr>
                <w:rFonts w:eastAsia="標楷體" w:hint="eastAsia"/>
                <w:sz w:val="26"/>
                <w:szCs w:val="26"/>
              </w:rPr>
              <w:t>及法務相關事宜</w:t>
            </w:r>
            <w:r w:rsidRPr="00E24D14">
              <w:rPr>
                <w:rFonts w:eastAsia="標楷體"/>
                <w:sz w:val="26"/>
                <w:szCs w:val="26"/>
              </w:rPr>
              <w:t>。</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行政處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負責全公司之人事、總</w:t>
            </w:r>
            <w:r w:rsidRPr="00E24D14">
              <w:rPr>
                <w:rFonts w:eastAsia="標楷體"/>
                <w:sz w:val="26"/>
                <w:szCs w:val="26"/>
              </w:rPr>
              <w:t>/</w:t>
            </w:r>
            <w:r w:rsidRPr="00E24D14">
              <w:rPr>
                <w:rFonts w:eastAsia="標楷體"/>
                <w:sz w:val="26"/>
                <w:szCs w:val="26"/>
              </w:rPr>
              <w:t>廠</w:t>
            </w:r>
            <w:proofErr w:type="gramStart"/>
            <w:r w:rsidRPr="00E24D14">
              <w:rPr>
                <w:rFonts w:eastAsia="標楷體"/>
                <w:sz w:val="26"/>
                <w:szCs w:val="26"/>
              </w:rPr>
              <w:t>務</w:t>
            </w:r>
            <w:proofErr w:type="gramEnd"/>
            <w:r w:rsidRPr="00E24D14">
              <w:rPr>
                <w:rFonts w:eastAsia="標楷體"/>
                <w:sz w:val="26"/>
                <w:szCs w:val="26"/>
              </w:rPr>
              <w:t>、安全衛生、勞工法令、事務性採購及教育訓練等事宜。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財務處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負責公司財務管理、法務、股</w:t>
            </w:r>
            <w:proofErr w:type="gramStart"/>
            <w:r w:rsidRPr="00E24D14">
              <w:rPr>
                <w:rFonts w:eastAsia="標楷體"/>
                <w:sz w:val="26"/>
                <w:szCs w:val="26"/>
              </w:rPr>
              <w:t>務</w:t>
            </w:r>
            <w:proofErr w:type="gramEnd"/>
            <w:r w:rsidRPr="00E24D14">
              <w:rPr>
                <w:rFonts w:eastAsia="標楷體"/>
                <w:sz w:val="26"/>
                <w:szCs w:val="26"/>
              </w:rPr>
              <w:t>、會計、預算編製與控制等事宜。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營運中心</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負責生產管理、採購進出口業務、倉儲作業事宜。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外包管理處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負責內部設計、品管、製造等部門及外包協力廠商技術改善支援體系。</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計劃管理處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制定記憶體產品開發專案計劃。</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採購</w:t>
            </w:r>
            <w:r w:rsidRPr="00E24D14">
              <w:rPr>
                <w:rFonts w:eastAsia="標楷體" w:hint="eastAsia"/>
                <w:sz w:val="26"/>
                <w:szCs w:val="26"/>
              </w:rPr>
              <w:t>部</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負責採購下單與廠商議價，以及進貨事宜。</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物料管理</w:t>
            </w:r>
            <w:r w:rsidRPr="00E24D14">
              <w:rPr>
                <w:rFonts w:eastAsia="標楷體"/>
                <w:sz w:val="26"/>
                <w:szCs w:val="26"/>
              </w:rPr>
              <w:t>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負責物料規格</w:t>
            </w:r>
            <w:hyperlink r:id="rId26" w:tooltip="标准化" w:history="1">
              <w:r w:rsidRPr="00E24D14">
                <w:rPr>
                  <w:rFonts w:eastAsia="標楷體"/>
                  <w:sz w:val="26"/>
                  <w:szCs w:val="26"/>
                </w:rPr>
                <w:t>標準化</w:t>
              </w:r>
            </w:hyperlink>
            <w:r w:rsidRPr="00E24D14">
              <w:rPr>
                <w:rFonts w:eastAsia="標楷體" w:hint="eastAsia"/>
                <w:sz w:val="26"/>
                <w:szCs w:val="26"/>
              </w:rPr>
              <w:t>、</w:t>
            </w:r>
            <w:r w:rsidRPr="00E24D14">
              <w:rPr>
                <w:rFonts w:eastAsia="標楷體"/>
                <w:sz w:val="26"/>
                <w:szCs w:val="26"/>
              </w:rPr>
              <w:t>適時供應生產所需之物料，</w:t>
            </w:r>
            <w:r w:rsidRPr="00E24D14">
              <w:rPr>
                <w:rFonts w:eastAsia="標楷體" w:hint="eastAsia"/>
                <w:sz w:val="26"/>
                <w:szCs w:val="26"/>
              </w:rPr>
              <w:t>以</w:t>
            </w:r>
            <w:r w:rsidRPr="00E24D14">
              <w:rPr>
                <w:rFonts w:eastAsia="標楷體"/>
                <w:sz w:val="26"/>
                <w:szCs w:val="26"/>
              </w:rPr>
              <w:t>避免停工待料</w:t>
            </w:r>
            <w:r w:rsidRPr="00E24D14">
              <w:rPr>
                <w:rFonts w:eastAsia="標楷體" w:hint="eastAsia"/>
                <w:sz w:val="26"/>
                <w:szCs w:val="26"/>
              </w:rPr>
              <w:t>及</w:t>
            </w:r>
            <w:r w:rsidRPr="00E24D14">
              <w:rPr>
                <w:rFonts w:eastAsia="標楷體"/>
                <w:sz w:val="26"/>
                <w:szCs w:val="26"/>
              </w:rPr>
              <w:t>倉儲空間充分的利用。</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品質及可靠度保證處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負責產品品質檢驗、功能測試及品質保證等作業。</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hint="eastAsia"/>
                <w:sz w:val="26"/>
                <w:szCs w:val="26"/>
              </w:rPr>
              <w:t>故障分析</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負責提供客戶元件失效分析</w:t>
            </w:r>
            <w:r w:rsidRPr="00E24D14">
              <w:rPr>
                <w:rFonts w:eastAsia="標楷體" w:hint="eastAsia"/>
                <w:sz w:val="26"/>
                <w:szCs w:val="26"/>
              </w:rPr>
              <w:t>、</w:t>
            </w:r>
            <w:r w:rsidRPr="00E24D14">
              <w:rPr>
                <w:rFonts w:eastAsia="標楷體"/>
                <w:sz w:val="26"/>
                <w:szCs w:val="26"/>
              </w:rPr>
              <w:t>故障分析</w:t>
            </w:r>
            <w:r w:rsidRPr="00E24D14">
              <w:rPr>
                <w:rFonts w:eastAsia="標楷體" w:hint="eastAsia"/>
                <w:sz w:val="26"/>
                <w:szCs w:val="26"/>
              </w:rPr>
              <w:t>及</w:t>
            </w:r>
            <w:r w:rsidRPr="00E24D14">
              <w:rPr>
                <w:rFonts w:eastAsia="標楷體"/>
                <w:sz w:val="26"/>
                <w:szCs w:val="26"/>
              </w:rPr>
              <w:t>性故障分析等所需資源與設備</w:t>
            </w:r>
            <w:r w:rsidRPr="00E24D14">
              <w:rPr>
                <w:rFonts w:eastAsia="標楷體" w:hint="eastAsia"/>
                <w:sz w:val="26"/>
                <w:szCs w:val="26"/>
              </w:rPr>
              <w:t>。</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bCs/>
                <w:sz w:val="26"/>
                <w:szCs w:val="26"/>
              </w:rPr>
            </w:pPr>
            <w:r w:rsidRPr="00E24D14">
              <w:rPr>
                <w:rFonts w:eastAsia="標楷體"/>
                <w:sz w:val="26"/>
                <w:szCs w:val="26"/>
              </w:rPr>
              <w:t>業務處</w:t>
            </w:r>
          </w:p>
        </w:tc>
        <w:tc>
          <w:tcPr>
            <w:tcW w:w="6299" w:type="dxa"/>
            <w:vAlign w:val="center"/>
          </w:tcPr>
          <w:p w:rsidR="005B674E" w:rsidRPr="00C40B06" w:rsidRDefault="005B674E" w:rsidP="00E61BD1">
            <w:pPr>
              <w:snapToGrid w:val="0"/>
              <w:jc w:val="both"/>
              <w:rPr>
                <w:rFonts w:eastAsia="標楷體"/>
                <w:sz w:val="26"/>
                <w:szCs w:val="26"/>
              </w:rPr>
            </w:pPr>
            <w:r w:rsidRPr="00E24D14">
              <w:rPr>
                <w:rFonts w:eastAsia="標楷體"/>
                <w:sz w:val="26"/>
                <w:szCs w:val="26"/>
              </w:rPr>
              <w:t>負責產品銷售與客戶服務等業務。</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sz w:val="26"/>
                <w:szCs w:val="26"/>
              </w:rPr>
            </w:pPr>
            <w:r w:rsidRPr="00C40B06">
              <w:rPr>
                <w:rFonts w:eastAsia="標楷體"/>
                <w:sz w:val="26"/>
                <w:szCs w:val="26"/>
              </w:rPr>
              <w:t>市場</w:t>
            </w:r>
            <w:r>
              <w:rPr>
                <w:rFonts w:eastAsia="標楷體" w:hint="eastAsia"/>
                <w:sz w:val="26"/>
                <w:szCs w:val="26"/>
              </w:rPr>
              <w:t>處</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負責營運目標之擬定與市場企劃。</w:t>
            </w:r>
          </w:p>
        </w:tc>
      </w:tr>
      <w:tr w:rsidR="005B674E" w:rsidRPr="00EA272E" w:rsidTr="00C246D6">
        <w:trPr>
          <w:trHeight w:val="680"/>
          <w:jc w:val="right"/>
        </w:trPr>
        <w:tc>
          <w:tcPr>
            <w:tcW w:w="1568" w:type="dxa"/>
            <w:vAlign w:val="center"/>
          </w:tcPr>
          <w:p w:rsidR="005B674E" w:rsidRPr="00C40B06" w:rsidRDefault="005B674E" w:rsidP="00E61BD1">
            <w:pPr>
              <w:snapToGrid w:val="0"/>
              <w:jc w:val="center"/>
              <w:rPr>
                <w:rFonts w:eastAsia="標楷體"/>
                <w:sz w:val="26"/>
                <w:szCs w:val="26"/>
              </w:rPr>
            </w:pPr>
            <w:r w:rsidRPr="00C40B06">
              <w:rPr>
                <w:rFonts w:eastAsia="標楷體"/>
                <w:sz w:val="26"/>
                <w:szCs w:val="26"/>
              </w:rPr>
              <w:t>資訊科技處</w:t>
            </w:r>
          </w:p>
        </w:tc>
        <w:tc>
          <w:tcPr>
            <w:tcW w:w="6299" w:type="dxa"/>
            <w:vAlign w:val="center"/>
          </w:tcPr>
          <w:p w:rsidR="005B674E" w:rsidRPr="00C40B06" w:rsidRDefault="005B674E" w:rsidP="00E61BD1">
            <w:pPr>
              <w:snapToGrid w:val="0"/>
              <w:jc w:val="both"/>
              <w:rPr>
                <w:rFonts w:eastAsia="標楷體"/>
                <w:sz w:val="26"/>
                <w:szCs w:val="26"/>
              </w:rPr>
            </w:pPr>
            <w:r w:rsidRPr="00C40B06">
              <w:rPr>
                <w:rFonts w:eastAsia="標楷體"/>
                <w:sz w:val="26"/>
                <w:szCs w:val="26"/>
              </w:rPr>
              <w:t>部門作業系統電腦化及資訊管理之規劃與維護。</w:t>
            </w:r>
          </w:p>
        </w:tc>
      </w:tr>
    </w:tbl>
    <w:p w:rsidR="006240E2" w:rsidRDefault="00EB094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E13CED">
        <w:rPr>
          <w:rFonts w:eastAsia="標楷體" w:hint="eastAsia"/>
          <w:b/>
          <w:sz w:val="28"/>
          <w:szCs w:val="28"/>
        </w:rPr>
        <w:t>公司經營現況</w:t>
      </w:r>
    </w:p>
    <w:p w:rsidR="006240E2" w:rsidRDefault="00EB094D" w:rsidP="00BD6D02">
      <w:pPr>
        <w:numPr>
          <w:ilvl w:val="0"/>
          <w:numId w:val="46"/>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sz w:val="26"/>
          <w:szCs w:val="26"/>
        </w:rPr>
        <w:t>經營策略</w:t>
      </w:r>
    </w:p>
    <w:p w:rsidR="006240E2" w:rsidRDefault="003A13BA" w:rsidP="00BD6D02">
      <w:pPr>
        <w:spacing w:beforeLines="50" w:before="120" w:afterLines="50" w:after="120" w:line="360" w:lineRule="auto"/>
        <w:ind w:leftChars="400" w:left="960" w:firstLineChars="200" w:firstLine="520"/>
        <w:jc w:val="both"/>
        <w:rPr>
          <w:rFonts w:eastAsia="標楷體"/>
          <w:sz w:val="26"/>
          <w:szCs w:val="26"/>
        </w:rPr>
      </w:pPr>
      <w:r w:rsidRPr="006D4FD3">
        <w:rPr>
          <w:rFonts w:eastAsia="標楷體" w:hint="eastAsia"/>
          <w:sz w:val="26"/>
          <w:szCs w:val="26"/>
        </w:rPr>
        <w:lastRenderedPageBreak/>
        <w:t>矽成以</w:t>
      </w:r>
      <w:r w:rsidRPr="006D4FD3">
        <w:rPr>
          <w:rFonts w:eastAsia="標楷體" w:hint="eastAsia"/>
          <w:sz w:val="26"/>
          <w:szCs w:val="26"/>
        </w:rPr>
        <w:t>SRAM</w:t>
      </w:r>
      <w:r w:rsidRPr="006D4FD3">
        <w:rPr>
          <w:rFonts w:eastAsia="標楷體" w:hint="eastAsia"/>
          <w:sz w:val="26"/>
          <w:szCs w:val="26"/>
        </w:rPr>
        <w:t>、</w:t>
      </w:r>
      <w:r w:rsidRPr="006D4FD3">
        <w:rPr>
          <w:rFonts w:eastAsia="標楷體" w:hint="eastAsia"/>
          <w:sz w:val="26"/>
          <w:szCs w:val="26"/>
        </w:rPr>
        <w:t>DRAM</w:t>
      </w:r>
      <w:r w:rsidRPr="006D4FD3">
        <w:rPr>
          <w:rFonts w:eastAsia="標楷體" w:hint="eastAsia"/>
          <w:sz w:val="26"/>
          <w:szCs w:val="26"/>
        </w:rPr>
        <w:t>產品耕耘汽車電子領域多年，並成功打入歐、美、日汽車市場，整合旗下</w:t>
      </w:r>
      <w:r w:rsidRPr="006D4FD3">
        <w:rPr>
          <w:rFonts w:eastAsia="標楷體" w:hint="eastAsia"/>
          <w:sz w:val="26"/>
          <w:szCs w:val="26"/>
        </w:rPr>
        <w:t>Audio Amplifier</w:t>
      </w:r>
      <w:r w:rsidRPr="006D4FD3">
        <w:rPr>
          <w:rFonts w:eastAsia="標楷體" w:hint="eastAsia"/>
          <w:sz w:val="26"/>
          <w:szCs w:val="26"/>
        </w:rPr>
        <w:t>與</w:t>
      </w:r>
      <w:r w:rsidRPr="006D4FD3">
        <w:rPr>
          <w:rFonts w:eastAsia="標楷體" w:hint="eastAsia"/>
          <w:sz w:val="26"/>
          <w:szCs w:val="26"/>
        </w:rPr>
        <w:t>LED Driver</w:t>
      </w:r>
      <w:r w:rsidRPr="006D4FD3">
        <w:rPr>
          <w:rFonts w:eastAsia="標楷體" w:hint="eastAsia"/>
          <w:sz w:val="26"/>
          <w:szCs w:val="26"/>
        </w:rPr>
        <w:t>產品，使矽成</w:t>
      </w:r>
      <w:r>
        <w:rPr>
          <w:rFonts w:eastAsia="標楷體" w:hint="eastAsia"/>
          <w:sz w:val="26"/>
          <w:szCs w:val="26"/>
        </w:rPr>
        <w:t>持續耕耘</w:t>
      </w:r>
      <w:r w:rsidRPr="006D4FD3">
        <w:rPr>
          <w:rFonts w:eastAsia="標楷體" w:hint="eastAsia"/>
          <w:sz w:val="26"/>
          <w:szCs w:val="26"/>
        </w:rPr>
        <w:t>車用電子產品線</w:t>
      </w:r>
      <w:r>
        <w:rPr>
          <w:rFonts w:eastAsia="標楷體" w:hint="eastAsia"/>
          <w:sz w:val="26"/>
          <w:szCs w:val="26"/>
        </w:rPr>
        <w:t>，並使其行銷更全面性地</w:t>
      </w:r>
      <w:r w:rsidRPr="006D4FD3">
        <w:rPr>
          <w:rFonts w:eastAsia="標楷體" w:hint="eastAsia"/>
          <w:sz w:val="26"/>
          <w:szCs w:val="26"/>
        </w:rPr>
        <w:t>提供</w:t>
      </w:r>
      <w:r>
        <w:rPr>
          <w:rFonts w:eastAsia="標楷體" w:hint="eastAsia"/>
          <w:sz w:val="26"/>
          <w:szCs w:val="26"/>
        </w:rPr>
        <w:t>完整</w:t>
      </w:r>
      <w:r w:rsidRPr="006D4FD3">
        <w:rPr>
          <w:rFonts w:eastAsia="標楷體" w:hint="eastAsia"/>
          <w:sz w:val="26"/>
          <w:szCs w:val="26"/>
        </w:rPr>
        <w:t>的</w:t>
      </w:r>
      <w:r>
        <w:rPr>
          <w:rFonts w:eastAsia="標楷體" w:hint="eastAsia"/>
          <w:sz w:val="26"/>
          <w:szCs w:val="26"/>
        </w:rPr>
        <w:t>產品</w:t>
      </w:r>
      <w:r w:rsidRPr="006D4FD3">
        <w:rPr>
          <w:rFonts w:eastAsia="標楷體" w:hint="eastAsia"/>
          <w:sz w:val="26"/>
          <w:szCs w:val="26"/>
        </w:rPr>
        <w:t>支援及一站式服務。</w:t>
      </w:r>
    </w:p>
    <w:p w:rsidR="006240E2" w:rsidRDefault="00EB094D" w:rsidP="00BD6D02">
      <w:pPr>
        <w:numPr>
          <w:ilvl w:val="0"/>
          <w:numId w:val="61"/>
        </w:numPr>
        <w:tabs>
          <w:tab w:val="left" w:pos="960"/>
          <w:tab w:val="left" w:pos="1134"/>
        </w:tabs>
        <w:spacing w:beforeLines="50" w:before="120" w:afterLines="50" w:after="120" w:line="360" w:lineRule="auto"/>
        <w:ind w:leftChars="200" w:left="960"/>
        <w:jc w:val="both"/>
        <w:rPr>
          <w:rFonts w:eastAsia="標楷體"/>
          <w:b/>
          <w:sz w:val="28"/>
          <w:szCs w:val="28"/>
        </w:rPr>
      </w:pPr>
      <w:r w:rsidRPr="00DC1554">
        <w:rPr>
          <w:rFonts w:eastAsia="標楷體" w:hint="eastAsia"/>
          <w:b/>
          <w:sz w:val="28"/>
          <w:szCs w:val="28"/>
        </w:rPr>
        <w:t>未來發展</w:t>
      </w:r>
    </w:p>
    <w:p w:rsidR="006240E2" w:rsidRDefault="00EB094D" w:rsidP="00BD6D02">
      <w:pPr>
        <w:numPr>
          <w:ilvl w:val="0"/>
          <w:numId w:val="4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短期</w:t>
      </w:r>
    </w:p>
    <w:p w:rsidR="006240E2" w:rsidRDefault="00EF47F9" w:rsidP="00BD6D0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427FE1">
        <w:rPr>
          <w:rFonts w:eastAsia="標楷體" w:hint="eastAsia"/>
          <w:sz w:val="26"/>
          <w:szCs w:val="26"/>
        </w:rPr>
        <w:t>矽成在音訊放大器方面首先針對可攜式產品推出應用服務，包括</w:t>
      </w:r>
      <w:r w:rsidRPr="00427FE1">
        <w:rPr>
          <w:rFonts w:eastAsia="標楷體" w:hint="eastAsia"/>
          <w:sz w:val="26"/>
          <w:szCs w:val="26"/>
        </w:rPr>
        <w:t>Tablet</w:t>
      </w:r>
      <w:r w:rsidRPr="00427FE1">
        <w:rPr>
          <w:rFonts w:eastAsia="標楷體" w:hint="eastAsia"/>
          <w:sz w:val="26"/>
          <w:szCs w:val="26"/>
        </w:rPr>
        <w:t>、</w:t>
      </w:r>
      <w:r w:rsidRPr="00427FE1">
        <w:rPr>
          <w:rFonts w:eastAsia="標楷體" w:hint="eastAsia"/>
          <w:sz w:val="26"/>
          <w:szCs w:val="26"/>
        </w:rPr>
        <w:t>Notebook</w:t>
      </w:r>
      <w:r w:rsidRPr="00427FE1">
        <w:rPr>
          <w:rFonts w:eastAsia="標楷體" w:hint="eastAsia"/>
          <w:sz w:val="26"/>
          <w:szCs w:val="26"/>
        </w:rPr>
        <w:t>、智慧型手機、無線音響及無線耳機等產品。未來亦計畫在消費性電子、車用、工業及醫療等市場提供更多元的產品線，包括數位電視、車用導航、</w:t>
      </w:r>
      <w:proofErr w:type="gramStart"/>
      <w:r w:rsidRPr="00427FE1">
        <w:rPr>
          <w:rFonts w:eastAsia="標楷體" w:hint="eastAsia"/>
          <w:sz w:val="26"/>
          <w:szCs w:val="26"/>
        </w:rPr>
        <w:t>車載資通訊</w:t>
      </w:r>
      <w:proofErr w:type="gramEnd"/>
      <w:r w:rsidRPr="00427FE1">
        <w:rPr>
          <w:rFonts w:eastAsia="標楷體" w:hint="eastAsia"/>
          <w:sz w:val="26"/>
          <w:szCs w:val="26"/>
        </w:rPr>
        <w:t>娛樂系統等。</w:t>
      </w:r>
    </w:p>
    <w:p w:rsidR="006240E2" w:rsidRDefault="00EB094D" w:rsidP="00BD6D02">
      <w:pPr>
        <w:numPr>
          <w:ilvl w:val="0"/>
          <w:numId w:val="47"/>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85157E">
        <w:rPr>
          <w:rFonts w:eastAsia="標楷體" w:hint="eastAsia"/>
          <w:sz w:val="26"/>
          <w:szCs w:val="26"/>
        </w:rPr>
        <w:t>長期</w:t>
      </w:r>
    </w:p>
    <w:p w:rsidR="006240E2" w:rsidRDefault="00F86634" w:rsidP="00BD6D02">
      <w:pPr>
        <w:autoSpaceDE w:val="0"/>
        <w:autoSpaceDN w:val="0"/>
        <w:adjustRightInd w:val="0"/>
        <w:spacing w:beforeLines="50" w:before="120" w:afterLines="50" w:after="120" w:line="360" w:lineRule="auto"/>
        <w:ind w:leftChars="400" w:left="960" w:firstLineChars="200" w:firstLine="520"/>
        <w:jc w:val="both"/>
        <w:rPr>
          <w:rFonts w:eastAsia="標楷體"/>
          <w:sz w:val="26"/>
          <w:szCs w:val="26"/>
        </w:rPr>
      </w:pPr>
      <w:r w:rsidRPr="00427FE1">
        <w:rPr>
          <w:rFonts w:eastAsia="標楷體" w:hint="eastAsia"/>
          <w:sz w:val="26"/>
          <w:szCs w:val="26"/>
        </w:rPr>
        <w:t>隨著歐、美、日、大陸等國家都將逐步或完全淘汰白熾燈，預期</w:t>
      </w:r>
      <w:r w:rsidRPr="00427FE1">
        <w:rPr>
          <w:rFonts w:eastAsia="標楷體" w:hint="eastAsia"/>
          <w:sz w:val="26"/>
          <w:szCs w:val="26"/>
        </w:rPr>
        <w:t>LED</w:t>
      </w:r>
      <w:r w:rsidRPr="00427FE1">
        <w:rPr>
          <w:rFonts w:eastAsia="標楷體" w:hint="eastAsia"/>
          <w:sz w:val="26"/>
          <w:szCs w:val="26"/>
        </w:rPr>
        <w:t>照明市場將進入一個全新時代，各國對</w:t>
      </w:r>
      <w:r w:rsidRPr="00427FE1">
        <w:rPr>
          <w:rFonts w:eastAsia="標楷體" w:hint="eastAsia"/>
          <w:sz w:val="26"/>
          <w:szCs w:val="26"/>
        </w:rPr>
        <w:t>LED</w:t>
      </w:r>
      <w:r w:rsidRPr="00427FE1">
        <w:rPr>
          <w:rFonts w:eastAsia="標楷體" w:hint="eastAsia"/>
          <w:sz w:val="26"/>
          <w:szCs w:val="26"/>
        </w:rPr>
        <w:t>照明規格及認證標準將成為搶進市場的基本門檻。</w:t>
      </w:r>
      <w:r w:rsidR="00AF3107" w:rsidRPr="00427FE1">
        <w:rPr>
          <w:rFonts w:eastAsia="標楷體" w:hint="eastAsia"/>
          <w:sz w:val="26"/>
          <w:szCs w:val="26"/>
        </w:rPr>
        <w:t>因此矽成將致力於發展符合各國安全規範的產品，以支援全球合作夥伴產品迅速進入市場</w:t>
      </w:r>
      <w:r w:rsidR="00594BB0">
        <w:rPr>
          <w:rFonts w:eastAsia="標楷體" w:hint="eastAsia"/>
          <w:sz w:val="26"/>
          <w:szCs w:val="26"/>
        </w:rPr>
        <w:t>，</w:t>
      </w:r>
      <w:r w:rsidR="00384BFF" w:rsidRPr="00427FE1">
        <w:rPr>
          <w:rFonts w:eastAsia="標楷體" w:hint="eastAsia"/>
          <w:sz w:val="26"/>
          <w:szCs w:val="26"/>
        </w:rPr>
        <w:t>在</w:t>
      </w:r>
      <w:r w:rsidR="00384BFF" w:rsidRPr="00427FE1">
        <w:rPr>
          <w:rFonts w:eastAsia="標楷體" w:hint="eastAsia"/>
          <w:sz w:val="26"/>
          <w:szCs w:val="26"/>
        </w:rPr>
        <w:t>LED</w:t>
      </w:r>
      <w:r w:rsidR="00384BFF" w:rsidRPr="00427FE1">
        <w:rPr>
          <w:rFonts w:eastAsia="標楷體" w:hint="eastAsia"/>
          <w:sz w:val="26"/>
          <w:szCs w:val="26"/>
        </w:rPr>
        <w:t>驅動</w:t>
      </w:r>
      <w:r w:rsidR="00384BFF" w:rsidRPr="00427FE1">
        <w:rPr>
          <w:rFonts w:eastAsia="標楷體" w:hint="eastAsia"/>
          <w:sz w:val="26"/>
          <w:szCs w:val="26"/>
        </w:rPr>
        <w:t>IC</w:t>
      </w:r>
      <w:r w:rsidR="00384BFF" w:rsidRPr="00427FE1">
        <w:rPr>
          <w:rFonts w:eastAsia="標楷體" w:hint="eastAsia"/>
          <w:sz w:val="26"/>
          <w:szCs w:val="26"/>
        </w:rPr>
        <w:t>針對市場應用推出了完整的系列產品。</w:t>
      </w:r>
    </w:p>
    <w:p w:rsidR="006240E2" w:rsidRDefault="00DE04C5" w:rsidP="00BD6D02">
      <w:pPr>
        <w:pStyle w:val="3"/>
        <w:numPr>
          <w:ilvl w:val="0"/>
          <w:numId w:val="8"/>
        </w:numPr>
        <w:spacing w:beforeLines="50" w:before="120" w:afterLines="50" w:after="120" w:line="360" w:lineRule="auto"/>
        <w:ind w:leftChars="100" w:left="720"/>
        <w:jc w:val="both"/>
        <w:rPr>
          <w:rFonts w:ascii="Times New Roman" w:eastAsia="標楷體" w:hAnsi="Times New Roman"/>
          <w:sz w:val="32"/>
          <w:szCs w:val="32"/>
        </w:rPr>
      </w:pPr>
      <w:r w:rsidRPr="00DC1554">
        <w:rPr>
          <w:rFonts w:ascii="Times New Roman" w:eastAsia="標楷體" w:hAnsi="Times New Roman" w:hint="eastAsia"/>
          <w:sz w:val="32"/>
          <w:szCs w:val="32"/>
        </w:rPr>
        <w:t>集團綜</w:t>
      </w:r>
      <w:proofErr w:type="gramStart"/>
      <w:r w:rsidRPr="00DC1554">
        <w:rPr>
          <w:rFonts w:ascii="Times New Roman" w:eastAsia="標楷體" w:hAnsi="Times New Roman" w:hint="eastAsia"/>
          <w:sz w:val="32"/>
          <w:szCs w:val="32"/>
        </w:rPr>
        <w:t>覽</w:t>
      </w:r>
      <w:proofErr w:type="gramEnd"/>
    </w:p>
    <w:p w:rsidR="006240E2" w:rsidRDefault="00731177" w:rsidP="00BD6D02">
      <w:pPr>
        <w:numPr>
          <w:ilvl w:val="0"/>
          <w:numId w:val="44"/>
        </w:numPr>
        <w:tabs>
          <w:tab w:val="left" w:pos="960"/>
          <w:tab w:val="left" w:pos="1134"/>
        </w:tabs>
        <w:spacing w:beforeLines="50" w:before="120" w:afterLines="50" w:after="120" w:line="360" w:lineRule="auto"/>
        <w:ind w:leftChars="201" w:left="995" w:hanging="513"/>
        <w:jc w:val="both"/>
        <w:rPr>
          <w:rFonts w:eastAsia="標楷體"/>
          <w:b/>
          <w:sz w:val="28"/>
          <w:szCs w:val="28"/>
        </w:rPr>
      </w:pPr>
      <w:r w:rsidRPr="00DC1554">
        <w:rPr>
          <w:rFonts w:eastAsia="標楷體" w:hint="eastAsia"/>
          <w:b/>
          <w:sz w:val="28"/>
          <w:szCs w:val="28"/>
        </w:rPr>
        <w:t>背景資訊</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427FE1">
        <w:rPr>
          <w:rFonts w:eastAsia="標楷體" w:hint="eastAsia"/>
          <w:sz w:val="26"/>
          <w:szCs w:val="26"/>
        </w:rPr>
        <w:t>ISSI</w:t>
      </w:r>
      <w:r w:rsidRPr="00427FE1">
        <w:rPr>
          <w:rFonts w:eastAsia="標楷體" w:hint="eastAsia"/>
          <w:sz w:val="26"/>
          <w:szCs w:val="26"/>
        </w:rPr>
        <w:t>集團之總部</w:t>
      </w:r>
      <w:r w:rsidRPr="00427FE1">
        <w:rPr>
          <w:rFonts w:eastAsia="標楷體" w:hint="eastAsia"/>
          <w:sz w:val="26"/>
          <w:szCs w:val="26"/>
        </w:rPr>
        <w:t>ISSI-USA</w:t>
      </w:r>
      <w:r w:rsidRPr="00427FE1">
        <w:rPr>
          <w:rFonts w:eastAsia="標楷體" w:hint="eastAsia"/>
          <w:sz w:val="26"/>
          <w:szCs w:val="26"/>
        </w:rPr>
        <w:t>於</w:t>
      </w:r>
      <w:r w:rsidRPr="00427FE1">
        <w:rPr>
          <w:rFonts w:eastAsia="標楷體" w:hint="eastAsia"/>
          <w:sz w:val="26"/>
          <w:szCs w:val="26"/>
        </w:rPr>
        <w:t>1988</w:t>
      </w:r>
      <w:r w:rsidRPr="00427FE1">
        <w:rPr>
          <w:rFonts w:eastAsia="標楷體" w:hint="eastAsia"/>
          <w:sz w:val="26"/>
          <w:szCs w:val="26"/>
        </w:rPr>
        <w:t>年</w:t>
      </w:r>
      <w:r w:rsidRPr="00427FE1">
        <w:rPr>
          <w:rFonts w:eastAsia="標楷體" w:hint="eastAsia"/>
          <w:sz w:val="26"/>
          <w:szCs w:val="26"/>
        </w:rPr>
        <w:t>10</w:t>
      </w:r>
      <w:r w:rsidRPr="00427FE1">
        <w:rPr>
          <w:rFonts w:eastAsia="標楷體" w:hint="eastAsia"/>
          <w:sz w:val="26"/>
          <w:szCs w:val="26"/>
        </w:rPr>
        <w:t>月成立於美國加州聖克拉拉市，其專精於記憶體設計與系統整合晶片的</w:t>
      </w:r>
      <w:r w:rsidRPr="00427FE1">
        <w:rPr>
          <w:rFonts w:eastAsia="標楷體" w:hint="eastAsia"/>
          <w:sz w:val="26"/>
          <w:szCs w:val="26"/>
        </w:rPr>
        <w:t>IC</w:t>
      </w:r>
      <w:r w:rsidRPr="00427FE1">
        <w:rPr>
          <w:rFonts w:eastAsia="標楷體" w:hint="eastAsia"/>
          <w:sz w:val="26"/>
          <w:szCs w:val="26"/>
        </w:rPr>
        <w:t>設計公司，主要從事</w:t>
      </w:r>
      <w:r w:rsidRPr="00427FE1">
        <w:rPr>
          <w:rFonts w:eastAsia="標楷體" w:hint="eastAsia"/>
          <w:sz w:val="26"/>
          <w:szCs w:val="26"/>
        </w:rPr>
        <w:t>SRAM</w:t>
      </w:r>
      <w:r w:rsidRPr="00427FE1">
        <w:rPr>
          <w:rFonts w:eastAsia="標楷體" w:hint="eastAsia"/>
          <w:sz w:val="26"/>
          <w:szCs w:val="26"/>
        </w:rPr>
        <w:t>晶片之研發及</w:t>
      </w:r>
      <w:r w:rsidRPr="00427FE1">
        <w:rPr>
          <w:rFonts w:eastAsia="標楷體" w:hint="eastAsia"/>
          <w:sz w:val="26"/>
          <w:szCs w:val="26"/>
        </w:rPr>
        <w:t>SRAM/DRAM</w:t>
      </w:r>
      <w:r w:rsidRPr="00427FE1">
        <w:rPr>
          <w:rFonts w:eastAsia="標楷體" w:hint="eastAsia"/>
          <w:sz w:val="26"/>
          <w:szCs w:val="26"/>
        </w:rPr>
        <w:t>晶片之銷售。</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427FE1">
        <w:rPr>
          <w:rFonts w:eastAsia="標楷體" w:hint="eastAsia"/>
          <w:sz w:val="26"/>
          <w:szCs w:val="26"/>
        </w:rPr>
        <w:t>ISSI</w:t>
      </w:r>
      <w:r w:rsidRPr="00427FE1">
        <w:rPr>
          <w:rFonts w:eastAsia="標楷體" w:hint="eastAsia"/>
          <w:sz w:val="26"/>
          <w:szCs w:val="26"/>
        </w:rPr>
        <w:t>集團在台灣、中國大陸、香港、印度、韓國、日本和歐洲等地設有子公司。</w:t>
      </w:r>
    </w:p>
    <w:p w:rsidR="006240E2" w:rsidRDefault="00731177"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lastRenderedPageBreak/>
        <w:t>主要業務範圍</w:t>
      </w:r>
    </w:p>
    <w:p w:rsidR="006240E2" w:rsidRDefault="00805012" w:rsidP="00BD6D02">
      <w:pPr>
        <w:spacing w:beforeLines="50" w:before="120" w:afterLines="50" w:after="120" w:line="360" w:lineRule="auto"/>
        <w:ind w:leftChars="200" w:left="480" w:firstLineChars="200" w:firstLine="520"/>
        <w:jc w:val="both"/>
        <w:rPr>
          <w:rFonts w:eastAsia="標楷體"/>
          <w:sz w:val="26"/>
          <w:szCs w:val="26"/>
        </w:rPr>
      </w:pPr>
      <w:r w:rsidRPr="00DF69D3">
        <w:rPr>
          <w:rFonts w:eastAsia="標楷體" w:hint="eastAsia"/>
          <w:sz w:val="26"/>
          <w:szCs w:val="26"/>
        </w:rPr>
        <w:t>ISSI</w:t>
      </w:r>
      <w:r w:rsidRPr="00DF69D3">
        <w:rPr>
          <w:rFonts w:eastAsia="標楷體" w:hint="eastAsia"/>
          <w:sz w:val="26"/>
          <w:szCs w:val="26"/>
        </w:rPr>
        <w:t>集團是國際性的高科技公司，主要從事設計、開發、製造和銷售高性能積體電路儲存器，核心產品包括高速及低耗電靜態隨機存取記憶體</w:t>
      </w:r>
      <w:r w:rsidRPr="00DF69D3">
        <w:rPr>
          <w:rFonts w:eastAsia="標楷體" w:hint="eastAsia"/>
          <w:sz w:val="26"/>
          <w:szCs w:val="26"/>
        </w:rPr>
        <w:t>(SRAM)</w:t>
      </w:r>
      <w:r w:rsidRPr="00DF69D3">
        <w:rPr>
          <w:rFonts w:eastAsia="標楷體" w:hint="eastAsia"/>
          <w:sz w:val="26"/>
          <w:szCs w:val="26"/>
        </w:rPr>
        <w:t>；低、中容量動態隨機存取記憶體</w:t>
      </w:r>
      <w:r w:rsidRPr="00DF69D3">
        <w:rPr>
          <w:rFonts w:eastAsia="標楷體" w:hint="eastAsia"/>
          <w:sz w:val="26"/>
          <w:szCs w:val="26"/>
        </w:rPr>
        <w:t>(DRAM)</w:t>
      </w:r>
      <w:r w:rsidRPr="00DF69D3">
        <w:rPr>
          <w:rFonts w:eastAsia="標楷體" w:hint="eastAsia"/>
          <w:sz w:val="26"/>
          <w:szCs w:val="26"/>
        </w:rPr>
        <w:t>；虛擬記憶體、多重晶片堆疊式包裝及</w:t>
      </w:r>
      <w:r w:rsidRPr="00DF69D3">
        <w:rPr>
          <w:rFonts w:eastAsia="標楷體" w:hint="eastAsia"/>
          <w:sz w:val="26"/>
          <w:szCs w:val="26"/>
        </w:rPr>
        <w:t xml:space="preserve">EEPROM </w:t>
      </w:r>
      <w:r w:rsidRPr="00DF69D3">
        <w:rPr>
          <w:rFonts w:eastAsia="標楷體" w:hint="eastAsia"/>
          <w:sz w:val="26"/>
          <w:szCs w:val="26"/>
        </w:rPr>
        <w:t>及其他積體電路儲存器，而產品之主要市場包括；消費性數位電子產品、網路產品、移動通訊產品及汽車</w:t>
      </w:r>
      <w:proofErr w:type="gramStart"/>
      <w:r w:rsidRPr="00DF69D3">
        <w:rPr>
          <w:rFonts w:eastAsia="標楷體" w:hint="eastAsia"/>
          <w:sz w:val="26"/>
          <w:szCs w:val="26"/>
        </w:rPr>
        <w:t>週</w:t>
      </w:r>
      <w:proofErr w:type="gramEnd"/>
      <w:r w:rsidRPr="00DF69D3">
        <w:rPr>
          <w:rFonts w:eastAsia="標楷體" w:hint="eastAsia"/>
          <w:sz w:val="26"/>
          <w:szCs w:val="26"/>
        </w:rPr>
        <w:t>邊電子產品等。</w:t>
      </w:r>
    </w:p>
    <w:p w:rsidR="006240E2" w:rsidRDefault="00EB094D"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5C103F">
        <w:rPr>
          <w:rFonts w:eastAsia="標楷體" w:hint="eastAsia"/>
          <w:b/>
          <w:sz w:val="28"/>
          <w:szCs w:val="28"/>
        </w:rPr>
        <w:t>集團組織</w:t>
      </w:r>
      <w:r w:rsidR="00EF4E8C" w:rsidRPr="005C103F">
        <w:rPr>
          <w:rFonts w:eastAsia="標楷體" w:hint="eastAsia"/>
          <w:b/>
          <w:sz w:val="28"/>
          <w:szCs w:val="28"/>
        </w:rPr>
        <w:t>結構</w:t>
      </w:r>
    </w:p>
    <w:p w:rsidR="006240E2" w:rsidRDefault="00AB0F53" w:rsidP="00BD6D02">
      <w:pPr>
        <w:spacing w:beforeLines="50" w:before="120" w:afterLines="50" w:after="120" w:line="360" w:lineRule="auto"/>
        <w:ind w:leftChars="200" w:left="480" w:firstLineChars="200" w:firstLine="520"/>
        <w:jc w:val="both"/>
        <w:rPr>
          <w:rFonts w:eastAsia="標楷體"/>
          <w:sz w:val="26"/>
          <w:szCs w:val="26"/>
        </w:rPr>
      </w:pPr>
      <w:r w:rsidRPr="007F5817">
        <w:rPr>
          <w:rFonts w:eastAsia="標楷體" w:hint="eastAsia"/>
          <w:sz w:val="26"/>
          <w:szCs w:val="26"/>
        </w:rPr>
        <w:t>矽成、</w:t>
      </w:r>
      <w:r w:rsidRPr="007F5817">
        <w:rPr>
          <w:rFonts w:eastAsia="標楷體"/>
          <w:sz w:val="26"/>
          <w:szCs w:val="26"/>
        </w:rPr>
        <w:t>ISSI-USA</w:t>
      </w:r>
      <w:r w:rsidRPr="007F5817">
        <w:rPr>
          <w:rFonts w:eastAsia="標楷體" w:hint="eastAsia"/>
          <w:sz w:val="26"/>
          <w:szCs w:val="26"/>
        </w:rPr>
        <w:t>、</w:t>
      </w:r>
      <w:r w:rsidR="0067318B" w:rsidRPr="007F5817">
        <w:rPr>
          <w:rFonts w:eastAsia="標楷體" w:hint="eastAsia"/>
          <w:sz w:val="26"/>
          <w:szCs w:val="26"/>
        </w:rPr>
        <w:t>ISSI-</w:t>
      </w:r>
      <w:r w:rsidR="00EC323A">
        <w:rPr>
          <w:rFonts w:eastAsia="標楷體" w:hint="eastAsia"/>
          <w:sz w:val="26"/>
          <w:szCs w:val="26"/>
        </w:rPr>
        <w:t>Cayman</w:t>
      </w:r>
      <w:r w:rsidRPr="007F5817">
        <w:rPr>
          <w:rFonts w:eastAsia="標楷體" w:hint="eastAsia"/>
          <w:sz w:val="26"/>
          <w:szCs w:val="26"/>
        </w:rPr>
        <w:t>及</w:t>
      </w:r>
      <w:r w:rsidR="0067318B" w:rsidRPr="007F5817">
        <w:rPr>
          <w:rFonts w:eastAsia="標楷體" w:hint="eastAsia"/>
          <w:sz w:val="26"/>
          <w:szCs w:val="26"/>
        </w:rPr>
        <w:t>開</w:t>
      </w:r>
      <w:proofErr w:type="gramStart"/>
      <w:r w:rsidR="0067318B" w:rsidRPr="007F5817">
        <w:rPr>
          <w:rFonts w:eastAsia="標楷體" w:hint="eastAsia"/>
          <w:sz w:val="26"/>
          <w:szCs w:val="26"/>
        </w:rPr>
        <w:t>曼</w:t>
      </w:r>
      <w:proofErr w:type="gramEnd"/>
      <w:r w:rsidR="0067318B" w:rsidRPr="007F5817">
        <w:rPr>
          <w:rFonts w:eastAsia="標楷體" w:hint="eastAsia"/>
          <w:sz w:val="26"/>
          <w:szCs w:val="26"/>
        </w:rPr>
        <w:t>矽成台灣分公</w:t>
      </w:r>
      <w:r w:rsidR="003F0C56">
        <w:rPr>
          <w:rFonts w:eastAsia="標楷體" w:hint="eastAsia"/>
          <w:sz w:val="26"/>
          <w:szCs w:val="26"/>
        </w:rPr>
        <w:t>司</w:t>
      </w:r>
      <w:r w:rsidRPr="007F5817">
        <w:rPr>
          <w:rFonts w:eastAsia="標楷體" w:hint="eastAsia"/>
          <w:sz w:val="26"/>
          <w:szCs w:val="26"/>
        </w:rPr>
        <w:t>之關係如下圖所示：</w:t>
      </w:r>
    </w:p>
    <w:p w:rsidR="006240E2" w:rsidRDefault="00CE7E1F" w:rsidP="00BD6D02">
      <w:pPr>
        <w:spacing w:beforeLines="50" w:before="120" w:afterLines="50" w:after="120" w:line="360" w:lineRule="auto"/>
        <w:ind w:leftChars="100" w:left="240"/>
        <w:jc w:val="both"/>
        <w:rPr>
          <w:rFonts w:eastAsia="標楷體"/>
          <w:color w:val="0070C0"/>
          <w:sz w:val="26"/>
          <w:szCs w:val="26"/>
        </w:rPr>
      </w:pPr>
      <w:r>
        <w:rPr>
          <w:rFonts w:eastAsia="標楷體"/>
          <w:noProof/>
          <w:color w:val="0070C0"/>
          <w:sz w:val="26"/>
          <w:szCs w:val="26"/>
        </w:rPr>
        <mc:AlternateContent>
          <mc:Choice Requires="wpc">
            <w:drawing>
              <wp:inline distT="0" distB="0" distL="0" distR="0" wp14:anchorId="303BB57B" wp14:editId="7DADEB66">
                <wp:extent cx="5304155" cy="2522855"/>
                <wp:effectExtent l="0" t="0" r="0" b="0"/>
                <wp:docPr id="638" name="畫布 6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4" name="Text Box 640"/>
                        <wps:cNvSpPr txBox="1">
                          <a:spLocks noChangeArrowheads="1"/>
                        </wps:cNvSpPr>
                        <wps:spPr bwMode="auto">
                          <a:xfrm>
                            <a:off x="1463114" y="58571"/>
                            <a:ext cx="1714998"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numPr>
                                  <w:ins w:id="32" w:author="user" w:date="2013-02-19T12:56:00Z"/>
                                </w:numPr>
                                <w:jc w:val="center"/>
                                <w:rPr>
                                  <w:sz w:val="26"/>
                                  <w:szCs w:val="26"/>
                                </w:rPr>
                              </w:pPr>
                              <w:r w:rsidRPr="00675E0A">
                                <w:rPr>
                                  <w:rFonts w:eastAsia="標楷體"/>
                                  <w:sz w:val="26"/>
                                  <w:szCs w:val="26"/>
                                </w:rPr>
                                <w:t>I</w:t>
                              </w:r>
                              <w:r w:rsidRPr="00675E0A">
                                <w:rPr>
                                  <w:rFonts w:eastAsia="標楷體" w:hint="eastAsia"/>
                                  <w:sz w:val="26"/>
                                  <w:szCs w:val="26"/>
                                </w:rPr>
                                <w:t>SSI</w:t>
                              </w:r>
                              <w:r w:rsidRPr="00675E0A">
                                <w:rPr>
                                  <w:rFonts w:eastAsia="標楷體"/>
                                  <w:sz w:val="26"/>
                                  <w:szCs w:val="26"/>
                                </w:rPr>
                                <w:t>—</w:t>
                              </w:r>
                              <w:smartTag w:uri="urn:schemas-microsoft-com:office:smarttags" w:element="place">
                                <w:smartTag w:uri="urn:schemas-microsoft-com:office:smarttags" w:element="country-region">
                                  <w:r w:rsidRPr="00675E0A">
                                    <w:rPr>
                                      <w:rFonts w:eastAsia="標楷體" w:hint="eastAsia"/>
                                      <w:sz w:val="26"/>
                                      <w:szCs w:val="26"/>
                                    </w:rPr>
                                    <w:t>USA</w:t>
                                  </w:r>
                                </w:smartTag>
                              </w:smartTag>
                            </w:p>
                          </w:txbxContent>
                        </wps:txbx>
                        <wps:bodyPr rot="0" vert="horz" wrap="square" lIns="91440" tIns="45720" rIns="91440" bIns="45720" anchor="t" anchorCtr="0" upright="1">
                          <a:noAutofit/>
                        </wps:bodyPr>
                      </wps:wsp>
                      <wps:wsp>
                        <wps:cNvPr id="85" name="Text Box 642"/>
                        <wps:cNvSpPr txBox="1">
                          <a:spLocks noChangeArrowheads="1"/>
                        </wps:cNvSpPr>
                        <wps:spPr bwMode="auto">
                          <a:xfrm>
                            <a:off x="303720" y="914285"/>
                            <a:ext cx="913351"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jc w:val="center"/>
                                <w:rPr>
                                  <w:rFonts w:eastAsia="標楷體"/>
                                  <w:b/>
                                  <w:sz w:val="26"/>
                                  <w:szCs w:val="26"/>
                                </w:rPr>
                              </w:pPr>
                              <w:r w:rsidRPr="00675E0A">
                                <w:rPr>
                                  <w:rFonts w:eastAsia="標楷體" w:hint="eastAsia"/>
                                  <w:sz w:val="26"/>
                                  <w:szCs w:val="26"/>
                                </w:rPr>
                                <w:t>矽成</w:t>
                              </w:r>
                            </w:p>
                          </w:txbxContent>
                        </wps:txbx>
                        <wps:bodyPr rot="0" vert="horz" wrap="square" lIns="91440" tIns="45720" rIns="91440" bIns="45720" anchor="t" anchorCtr="0" upright="1">
                          <a:noAutofit/>
                        </wps:bodyPr>
                      </wps:wsp>
                      <wps:wsp>
                        <wps:cNvPr id="87" name="Text Box 652"/>
                        <wps:cNvSpPr txBox="1">
                          <a:spLocks noChangeArrowheads="1"/>
                        </wps:cNvSpPr>
                        <wps:spPr bwMode="auto">
                          <a:xfrm>
                            <a:off x="3626392" y="914285"/>
                            <a:ext cx="1080544" cy="342857"/>
                          </a:xfrm>
                          <a:prstGeom prst="rect">
                            <a:avLst/>
                          </a:prstGeom>
                          <a:solidFill>
                            <a:srgbClr val="FFFFFF"/>
                          </a:solidFill>
                          <a:ln w="9525">
                            <a:solidFill>
                              <a:srgbClr val="000000"/>
                            </a:solidFill>
                            <a:miter lim="800000"/>
                            <a:headEnd/>
                            <a:tailEnd/>
                          </a:ln>
                        </wps:spPr>
                        <wps:txbx>
                          <w:txbxContent>
                            <w:p w:rsidR="00822279" w:rsidRPr="004B288F" w:rsidRDefault="00822279" w:rsidP="00BD6D02">
                              <w:pPr>
                                <w:numPr>
                                  <w:ins w:id="33" w:author="user" w:date="2013-02-19T12:56:00Z"/>
                                </w:numPr>
                                <w:spacing w:beforeLines="25" w:before="60"/>
                                <w:jc w:val="center"/>
                                <w:rPr>
                                  <w:sz w:val="22"/>
                                  <w:szCs w:val="20"/>
                                </w:rPr>
                              </w:pPr>
                              <w:r w:rsidRPr="004B288F">
                                <w:rPr>
                                  <w:rFonts w:eastAsia="標楷體"/>
                                  <w:sz w:val="22"/>
                                  <w:szCs w:val="20"/>
                                </w:rPr>
                                <w:t>I</w:t>
                              </w:r>
                              <w:r w:rsidRPr="004B288F">
                                <w:rPr>
                                  <w:rFonts w:eastAsia="標楷體" w:hint="eastAsia"/>
                                  <w:sz w:val="22"/>
                                  <w:szCs w:val="20"/>
                                </w:rPr>
                                <w:t>SSI</w:t>
                              </w:r>
                              <w:r w:rsidRPr="004B288F">
                                <w:rPr>
                                  <w:rFonts w:eastAsia="標楷體"/>
                                  <w:sz w:val="22"/>
                                  <w:szCs w:val="20"/>
                                </w:rPr>
                                <w:t>—</w:t>
                              </w:r>
                              <w:r w:rsidRPr="004B288F">
                                <w:rPr>
                                  <w:rFonts w:eastAsia="標楷體" w:hint="eastAsia"/>
                                  <w:sz w:val="22"/>
                                  <w:szCs w:val="20"/>
                                </w:rPr>
                                <w:t>Cayman</w:t>
                              </w:r>
                            </w:p>
                          </w:txbxContent>
                        </wps:txbx>
                        <wps:bodyPr rot="0" vert="horz" wrap="square" lIns="91440" tIns="45720" rIns="91440" bIns="45720" anchor="t" anchorCtr="0" upright="1">
                          <a:noAutofit/>
                        </wps:bodyPr>
                      </wps:wsp>
                      <wps:wsp>
                        <wps:cNvPr id="88" name="Line 658"/>
                        <wps:cNvCnPr/>
                        <wps:spPr bwMode="auto">
                          <a:xfrm>
                            <a:off x="4173235" y="1257142"/>
                            <a:ext cx="730" cy="3964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659"/>
                        <wps:cNvSpPr txBox="1">
                          <a:spLocks noChangeArrowheads="1"/>
                        </wps:cNvSpPr>
                        <wps:spPr bwMode="auto">
                          <a:xfrm>
                            <a:off x="3626392" y="1653570"/>
                            <a:ext cx="1144062" cy="571428"/>
                          </a:xfrm>
                          <a:prstGeom prst="rect">
                            <a:avLst/>
                          </a:prstGeom>
                          <a:solidFill>
                            <a:srgbClr val="FFFFFF"/>
                          </a:solidFill>
                          <a:ln w="9525">
                            <a:solidFill>
                              <a:srgbClr val="000000"/>
                            </a:solidFill>
                            <a:miter lim="800000"/>
                            <a:headEnd/>
                            <a:tailEnd/>
                          </a:ln>
                        </wps:spPr>
                        <wps:txbx>
                          <w:txbxContent>
                            <w:p w:rsidR="00822279" w:rsidRPr="005B317E" w:rsidRDefault="00822279" w:rsidP="00F74B6C">
                              <w:pPr>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矽成台灣分公司</w:t>
                              </w:r>
                            </w:p>
                          </w:txbxContent>
                        </wps:txbx>
                        <wps:bodyPr rot="0" vert="horz" wrap="square" lIns="91440" tIns="45720" rIns="91440" bIns="45720" anchor="t" anchorCtr="0" upright="1">
                          <a:noAutofit/>
                        </wps:bodyPr>
                      </wps:wsp>
                      <wps:wsp>
                        <wps:cNvPr id="90" name="Line 674"/>
                        <wps:cNvCnPr/>
                        <wps:spPr bwMode="auto">
                          <a:xfrm>
                            <a:off x="731557" y="678571"/>
                            <a:ext cx="730" cy="215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 name="Line 676"/>
                        <wps:cNvCnPr/>
                        <wps:spPr bwMode="auto">
                          <a:xfrm>
                            <a:off x="2363324" y="401428"/>
                            <a:ext cx="1460" cy="275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 name="Line 677"/>
                        <wps:cNvCnPr/>
                        <wps:spPr bwMode="auto">
                          <a:xfrm>
                            <a:off x="4171044" y="679285"/>
                            <a:ext cx="730" cy="234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Line 678"/>
                        <wps:cNvCnPr/>
                        <wps:spPr bwMode="auto">
                          <a:xfrm flipH="1">
                            <a:off x="732287" y="677142"/>
                            <a:ext cx="3440947" cy="7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1" name="群組 1"/>
                        <wpg:cNvGrpSpPr/>
                        <wpg:grpSpPr>
                          <a:xfrm>
                            <a:off x="1982639" y="677142"/>
                            <a:ext cx="801647" cy="580000"/>
                            <a:chOff x="1463114" y="677142"/>
                            <a:chExt cx="801647" cy="580000"/>
                          </a:xfrm>
                        </wpg:grpSpPr>
                        <wps:wsp>
                          <wps:cNvPr id="86" name="Text Box 644"/>
                          <wps:cNvSpPr txBox="1">
                            <a:spLocks noChangeArrowheads="1"/>
                          </wps:cNvSpPr>
                          <wps:spPr bwMode="auto">
                            <a:xfrm>
                              <a:off x="1463114" y="914285"/>
                              <a:ext cx="801647" cy="342857"/>
                            </a:xfrm>
                            <a:prstGeom prst="rect">
                              <a:avLst/>
                            </a:prstGeom>
                            <a:solidFill>
                              <a:srgbClr val="FFFFFF"/>
                            </a:solidFill>
                            <a:ln w="9525">
                              <a:solidFill>
                                <a:srgbClr val="000000"/>
                              </a:solidFill>
                              <a:miter lim="800000"/>
                              <a:headEnd/>
                              <a:tailEnd/>
                            </a:ln>
                          </wps:spPr>
                          <wps:txbx>
                            <w:txbxContent>
                              <w:p w:rsidR="00822279" w:rsidRPr="00675E0A" w:rsidRDefault="00822279" w:rsidP="00F74B6C">
                                <w:pPr>
                                  <w:jc w:val="center"/>
                                  <w:rPr>
                                    <w:sz w:val="26"/>
                                    <w:szCs w:val="26"/>
                                  </w:rPr>
                                </w:pPr>
                                <w:proofErr w:type="gramStart"/>
                                <w:r w:rsidRPr="00675E0A">
                                  <w:rPr>
                                    <w:rFonts w:eastAsia="標楷體" w:hint="eastAsia"/>
                                    <w:sz w:val="26"/>
                                    <w:szCs w:val="26"/>
                                  </w:rPr>
                                  <w:t>恩奇達</w:t>
                                </w:r>
                                <w:proofErr w:type="gramEnd"/>
                              </w:p>
                            </w:txbxContent>
                          </wps:txbx>
                          <wps:bodyPr rot="0" vert="horz" wrap="square" lIns="91440" tIns="45720" rIns="91440" bIns="45720" anchor="t" anchorCtr="0" upright="1">
                            <a:noAutofit/>
                          </wps:bodyPr>
                        </wps:wsp>
                        <wps:wsp>
                          <wps:cNvPr id="95" name="Line 688"/>
                          <wps:cNvCnPr/>
                          <wps:spPr bwMode="auto">
                            <a:xfrm>
                              <a:off x="1840575" y="677142"/>
                              <a:ext cx="730" cy="23714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畫布 638" o:spid="_x0000_s1078" editas="canvas" style="width:417.65pt;height:198.65pt;mso-position-horizontal-relative:char;mso-position-vertical-relative:line" coordsize="53041,25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">
                <v:shape id="_x0000_s1079" type="#_x0000_t75" style="position:absolute;width:53041;height:25228;visibility:visible;mso-wrap-style:square">
                  <v:fill o:detectmouseclick="t"/>
                  <v:path o:connecttype="none"/>
                </v:shape>
                <v:shape id="Text Box 640" o:spid="_x0000_s1080" type="#_x0000_t202" style="position:absolute;left:14631;top:585;width:17150;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rsidR="00822279" w:rsidRPr="00675E0A" w:rsidRDefault="00822279" w:rsidP="00F74B6C">
                        <w:pPr>
                          <w:numPr>
                            <w:ins w:id="36" w:author="user" w:date="2013-02-19T12:56:00Z"/>
                          </w:numPr>
                          <w:jc w:val="center"/>
                          <w:rPr>
                            <w:sz w:val="26"/>
                            <w:szCs w:val="26"/>
                          </w:rPr>
                        </w:pPr>
                        <w:r w:rsidRPr="00675E0A">
                          <w:rPr>
                            <w:rFonts w:eastAsia="標楷體"/>
                            <w:sz w:val="26"/>
                            <w:szCs w:val="26"/>
                          </w:rPr>
                          <w:t>I</w:t>
                        </w:r>
                        <w:r w:rsidRPr="00675E0A">
                          <w:rPr>
                            <w:rFonts w:eastAsia="標楷體" w:hint="eastAsia"/>
                            <w:sz w:val="26"/>
                            <w:szCs w:val="26"/>
                          </w:rPr>
                          <w:t>SSI</w:t>
                        </w:r>
                        <w:r w:rsidRPr="00675E0A">
                          <w:rPr>
                            <w:rFonts w:eastAsia="標楷體"/>
                            <w:sz w:val="26"/>
                            <w:szCs w:val="26"/>
                          </w:rPr>
                          <w:t>—</w:t>
                        </w:r>
                        <w:smartTag w:uri="urn:schemas-microsoft-com:office:smarttags" w:element="place">
                          <w:smartTag w:uri="urn:schemas-microsoft-com:office:smarttags" w:element="country-region">
                            <w:r w:rsidRPr="00675E0A">
                              <w:rPr>
                                <w:rFonts w:eastAsia="標楷體" w:hint="eastAsia"/>
                                <w:sz w:val="26"/>
                                <w:szCs w:val="26"/>
                              </w:rPr>
                              <w:t>USA</w:t>
                            </w:r>
                          </w:smartTag>
                        </w:smartTag>
                      </w:p>
                    </w:txbxContent>
                  </v:textbox>
                </v:shape>
                <v:shape id="Text Box 642" o:spid="_x0000_s1081" type="#_x0000_t202" style="position:absolute;left:3037;top:9142;width:913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rsidR="00822279" w:rsidRPr="00675E0A" w:rsidRDefault="00822279" w:rsidP="00F74B6C">
                        <w:pPr>
                          <w:jc w:val="center"/>
                          <w:rPr>
                            <w:rFonts w:eastAsia="標楷體"/>
                            <w:b/>
                            <w:sz w:val="26"/>
                            <w:szCs w:val="26"/>
                          </w:rPr>
                        </w:pPr>
                        <w:r w:rsidRPr="00675E0A">
                          <w:rPr>
                            <w:rFonts w:eastAsia="標楷體" w:hint="eastAsia"/>
                            <w:sz w:val="26"/>
                            <w:szCs w:val="26"/>
                          </w:rPr>
                          <w:t>矽成</w:t>
                        </w:r>
                      </w:p>
                    </w:txbxContent>
                  </v:textbox>
                </v:shape>
                <v:shape id="Text Box 652" o:spid="_x0000_s1082" type="#_x0000_t202" style="position:absolute;left:36263;top:9142;width:1080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rsidR="00822279" w:rsidRPr="004B288F" w:rsidRDefault="00822279" w:rsidP="00BD6D02">
                        <w:pPr>
                          <w:numPr>
                            <w:ins w:id="37" w:author="user" w:date="2013-02-19T12:56:00Z"/>
                          </w:numPr>
                          <w:spacing w:beforeLines="25" w:before="60"/>
                          <w:jc w:val="center"/>
                          <w:rPr>
                            <w:sz w:val="22"/>
                            <w:szCs w:val="20"/>
                          </w:rPr>
                        </w:pPr>
                        <w:r w:rsidRPr="004B288F">
                          <w:rPr>
                            <w:rFonts w:eastAsia="標楷體"/>
                            <w:sz w:val="22"/>
                            <w:szCs w:val="20"/>
                          </w:rPr>
                          <w:t>I</w:t>
                        </w:r>
                        <w:r w:rsidRPr="004B288F">
                          <w:rPr>
                            <w:rFonts w:eastAsia="標楷體" w:hint="eastAsia"/>
                            <w:sz w:val="22"/>
                            <w:szCs w:val="20"/>
                          </w:rPr>
                          <w:t>SSI</w:t>
                        </w:r>
                        <w:r w:rsidRPr="004B288F">
                          <w:rPr>
                            <w:rFonts w:eastAsia="標楷體"/>
                            <w:sz w:val="22"/>
                            <w:szCs w:val="20"/>
                          </w:rPr>
                          <w:t>—</w:t>
                        </w:r>
                        <w:r w:rsidRPr="004B288F">
                          <w:rPr>
                            <w:rFonts w:eastAsia="標楷體" w:hint="eastAsia"/>
                            <w:sz w:val="22"/>
                            <w:szCs w:val="20"/>
                          </w:rPr>
                          <w:t>Cayman</w:t>
                        </w:r>
                      </w:p>
                    </w:txbxContent>
                  </v:textbox>
                </v:shape>
                <v:line id="Line 658" o:spid="_x0000_s1083" style="position:absolute;visibility:visible;mso-wrap-style:square" from="41732,12571" to="41739,16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2SCcIAAADbAAAADwAAAGRycy9kb3ducmV2LnhtbERPy2rCQBTdC/2H4Rbc6cQWgkRHEUtB&#10;uyj1Abq8Zq5JNHMnzIxJ+vedRcHl4bzny97UoiXnK8sKJuMEBHFudcWFguPhczQF4QOyxtoyKfgl&#10;D8vFy2COmbYd76jdh0LEEPYZKihDaDIpfV6SQT+2DXHkrtYZDBG6QmqHXQw3tXxLklQarDg2lNjQ&#10;uqT8vn8YBd/vP2m72n5t+tM2veQfu8v51jmlhq/9agYiUB+e4n/3RiuYxrHxS/w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V2SCcIAAADbAAAADwAAAAAAAAAAAAAA&#10;AAChAgAAZHJzL2Rvd25yZXYueG1sUEsFBgAAAAAEAAQA+QAAAJADAAAAAA==&#10;"/>
                <v:shape id="Text Box 659" o:spid="_x0000_s1084" type="#_x0000_t202" style="position:absolute;left:36263;top:16535;width:11441;height:57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ewzMUA&#10;AADbAAAADwAAAGRycy9kb3ducmV2LnhtbESPW2sCMRSE34X+h3AKvohmq+Jlu1FKoWLfrIq+HjZn&#10;L3Rzsk3Sdfvvm4LQx2Hmm2GybW8a0ZHztWUFT5MEBHFudc2lgvPpbbwC4QOyxsYyKfghD9vNwyDD&#10;VNsbf1B3DKWIJexTVFCF0KZS+rwig35iW+LoFdYZDFG6UmqHt1huGjlNkoU0WHNcqLCl14ryz+O3&#10;UbCa77urf58dLvmiaNZhtOx2X06p4WP/8gwiUB/+w3d6ryO3hr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7DMxQAAANsAAAAPAAAAAAAAAAAAAAAAAJgCAABkcnMv&#10;ZG93bnJldi54bWxQSwUGAAAAAAQABAD1AAAAigMAAAAA&#10;">
                  <v:textbox>
                    <w:txbxContent>
                      <w:p w:rsidR="00822279" w:rsidRPr="005B317E" w:rsidRDefault="00822279" w:rsidP="00F74B6C">
                        <w:pPr>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矽成台灣分公司</w:t>
                        </w:r>
                      </w:p>
                    </w:txbxContent>
                  </v:textbox>
                </v:shape>
                <v:line id="Line 674" o:spid="_x0000_s1085" style="position:absolute;visibility:visible;mso-wrap-style:square" from="7315,6785" to="7322,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I0sMAAADbAAAADwAAAGRycy9kb3ducmV2LnhtbERPy2rCQBTdF/yH4Qru6sQKoUZHkZaC&#10;dlHqA3R5zVyTaOZOmJkm6d93FgWXh/NerHpTi5acrywrmIwTEMS51RUXCo6Hj+dXED4ga6wtk4Jf&#10;8rBaDp4WmGnb8Y7afShEDGGfoYIyhCaT0uclGfRj2xBH7mqdwRChK6R22MVwU8uXJEmlwYpjQ4kN&#10;vZWU3/c/RsHX9Dtt19vPTX/appf8fXc53zqn1GjYr+cgAvXhIf53b7SCWVwfv8Qf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yCNLDAAAA2wAAAA8AAAAAAAAAAAAA&#10;AAAAoQIAAGRycy9kb3ducmV2LnhtbFBLBQYAAAAABAAEAPkAAACRAwAAAAA=&#10;"/>
                <v:line id="Line 676" o:spid="_x0000_s1086" style="position:absolute;visibility:visible;mso-wrap-style:square" from="23633,4014" to="23647,67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ScYAAADbAAAADwAAAGRycy9kb3ducmV2LnhtbESPQWvCQBSE7wX/w/IKvdWNFkJNXUVa&#10;BPUg1Rba4zP7mqRm34bdNYn/3hUEj8PMfMNM572pRUvOV5YVjIYJCOLc6ooLBd9fy+dXED4ga6wt&#10;k4IzeZjPBg9TzLTteEftPhQiQthnqKAMocmk9HlJBv3QNsTR+7POYIjSFVI77CLc1HKcJKk0WHFc&#10;KLGh95Ly4/5kFGxfPtN2sd6s+p91esg/doff/84p9fTYL95ABOrDPXxrr7SCyQ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m+rUnGAAAA2wAAAA8AAAAAAAAA&#10;AAAAAAAAoQIAAGRycy9kb3ducmV2LnhtbFBLBQYAAAAABAAEAPkAAACUAwAAAAA=&#10;"/>
                <v:line id="Line 677" o:spid="_x0000_s1087" style="position:absolute;visibility:visible;mso-wrap-style:square" from="41710,6792" to="41717,9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zPsYAAADbAAAADwAAAGRycy9kb3ducmV2LnhtbESPQWvCQBSE7wX/w/IEb3VThdBGVxFL&#10;QT2Uagt6fGafSWr2bdhdk/TfdwtCj8PMfMPMl72pRUvOV5YVPI0TEMS51RUXCr4+3x6fQfiArLG2&#10;TAp+yMNyMXiYY6Ztx3tqD6EQEcI+QwVlCE0mpc9LMujHtiGO3sU6gyFKV0jtsItwU8tJkqTSYMVx&#10;ocSG1iXl18PNKHiffqTtarvb9Mdtes5f9+fTd+eUGg371QxEoD78h+/tjVbwMo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lsMz7GAAAA2wAAAA8AAAAAAAAA&#10;AAAAAAAAoQIAAGRycy9kb3ducmV2LnhtbFBLBQYAAAAABAAEAPkAAACUAwAAAAA=&#10;"/>
                <v:line id="Line 678" o:spid="_x0000_s1088" style="position:absolute;flip:x;visibility:visible;mso-wrap-style:square" from="7322,6771" to="41732,677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K/TsYAAADbAAAADwAAAGRycy9kb3ducmV2LnhtbESPT2sCMRTE74LfITzBS6nZ2lJ0axQR&#10;hB68+IeV3l43r5tlNy/bJNXttzeFgsdhZn7DLFa9bcWFfKgdK3iaZCCIS6drrhScjtvHGYgQkTW2&#10;jknBLwVYLYeDBebaXXlPl0OsRIJwyFGBibHLpQylIYth4jri5H05bzEm6SupPV4T3LZymmWv0mLN&#10;acFgRxtDZXP4sQrkbPfw7defL03RnM9zU5RF97FTajzq128gIvXxHv5vv2sF82f4+5J+gF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pCv07GAAAA2wAAAA8AAAAAAAAA&#10;AAAAAAAAoQIAAGRycy9kb3ducmV2LnhtbFBLBQYAAAAABAAEAPkAAACUAwAAAAA=&#10;"/>
                <v:group id="群組 1" o:spid="_x0000_s1089" style="position:absolute;left:19826;top:6771;width:8016;height:5800" coordorigin="14631,6771" coordsize="8016,58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shape id="Text Box 644" o:spid="_x0000_s1090" type="#_x0000_t202" style="position:absolute;left:14631;top:9142;width:80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gkvsQA&#10;AADbAAAADwAAAGRycy9kb3ducmV2LnhtbESPQWvCQBSE74X+h+UVeim6aZWoqauIoNibTUWvj+wz&#10;Cc2+TXfXmP77bkHwOMx8M8x82ZtGdOR8bVnB6zABQVxYXXOp4PC1GUxB+ICssbFMCn7Jw3Lx+DDH&#10;TNsrf1KXh1LEEvYZKqhCaDMpfVGRQT+0LXH0ztYZDFG6UmqH11huGvmWJKk0WHNcqLCldUXFd34x&#10;CqbjXXfyH6P9sUjPzSy8TLrtj1Pq+alfvYMI1Id7+EbvdOR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7YJL7EAAAA2wAAAA8AAAAAAAAAAAAAAAAAmAIAAGRycy9k&#10;b3ducmV2LnhtbFBLBQYAAAAABAAEAPUAAACJAwAAAAA=&#10;">
                    <v:textbox>
                      <w:txbxContent>
                        <w:p w:rsidR="00822279" w:rsidRPr="00675E0A" w:rsidRDefault="00822279" w:rsidP="00F74B6C">
                          <w:pPr>
                            <w:jc w:val="center"/>
                            <w:rPr>
                              <w:sz w:val="26"/>
                              <w:szCs w:val="26"/>
                            </w:rPr>
                          </w:pPr>
                          <w:proofErr w:type="gramStart"/>
                          <w:r w:rsidRPr="00675E0A">
                            <w:rPr>
                              <w:rFonts w:eastAsia="標楷體" w:hint="eastAsia"/>
                              <w:sz w:val="26"/>
                              <w:szCs w:val="26"/>
                            </w:rPr>
                            <w:t>恩奇達</w:t>
                          </w:r>
                          <w:proofErr w:type="gramEnd"/>
                        </w:p>
                      </w:txbxContent>
                    </v:textbox>
                  </v:shape>
                  <v:line id="Line 688" o:spid="_x0000_s1091" style="position:absolute;visibility:visible;mso-wrap-style:square" from="18405,6771" to="18413,91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rSsYAAADbAAAADwAAAGRycy9kb3ducmV2LnhtbESPQWvCQBSE74L/YXlCb7ppi6FNXUVa&#10;CtqDqC20x2f2NYlm34bdNUn/vSsIPQ4z8w0zW/SmFi05X1lWcD9JQBDnVldcKPj6fB8/gfABWWNt&#10;mRT8kYfFfDiYYaZtxztq96EQEcI+QwVlCE0mpc9LMugntiGO3q91BkOUrpDaYRfhppYPSZJKgxXH&#10;hRIbei0pP+3PRsHmcZu2y/XHqv9ep4f8bXf4OXZOqbtRv3wBEagP/+Fbe6UVPE/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aFq0rGAAAA2wAAAA8AAAAAAAAA&#10;AAAAAAAAoQIAAGRycy9kb3ducmV2LnhtbFBLBQYAAAAABAAEAPkAAACUAwAAAAA=&#10;"/>
                </v:group>
                <w10:anchorlock/>
              </v:group>
            </w:pict>
          </mc:Fallback>
        </mc:AlternateContent>
      </w:r>
    </w:p>
    <w:p w:rsidR="006240E2" w:rsidRDefault="00487FDC" w:rsidP="00BD6D02">
      <w:pPr>
        <w:numPr>
          <w:ilvl w:val="0"/>
          <w:numId w:val="44"/>
        </w:numPr>
        <w:tabs>
          <w:tab w:val="left" w:pos="960"/>
          <w:tab w:val="left" w:pos="1134"/>
        </w:tabs>
        <w:spacing w:beforeLines="50" w:before="120" w:afterLines="50" w:after="120" w:line="360" w:lineRule="auto"/>
        <w:ind w:leftChars="200" w:left="962" w:hanging="482"/>
        <w:jc w:val="both"/>
        <w:rPr>
          <w:rFonts w:eastAsia="標楷體"/>
          <w:b/>
          <w:sz w:val="28"/>
          <w:szCs w:val="28"/>
        </w:rPr>
      </w:pPr>
      <w:r w:rsidRPr="00DC1554">
        <w:rPr>
          <w:rFonts w:eastAsia="標楷體" w:hint="eastAsia"/>
          <w:b/>
          <w:sz w:val="28"/>
          <w:szCs w:val="28"/>
        </w:rPr>
        <w:t>關係企業簡介</w:t>
      </w:r>
    </w:p>
    <w:tbl>
      <w:tblPr>
        <w:tblW w:w="4629" w:type="pct"/>
        <w:tblInd w:w="534"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0A0" w:firstRow="1" w:lastRow="0" w:firstColumn="1" w:lastColumn="0" w:noHBand="0" w:noVBand="0"/>
      </w:tblPr>
      <w:tblGrid>
        <w:gridCol w:w="826"/>
        <w:gridCol w:w="2576"/>
        <w:gridCol w:w="1701"/>
        <w:gridCol w:w="954"/>
        <w:gridCol w:w="1974"/>
      </w:tblGrid>
      <w:tr w:rsidR="00AF04D8" w:rsidRPr="00D92058" w:rsidTr="00FD027A">
        <w:trPr>
          <w:trHeight w:val="510"/>
          <w:tblHeader/>
        </w:trPr>
        <w:tc>
          <w:tcPr>
            <w:tcW w:w="51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編號</w:t>
            </w:r>
          </w:p>
        </w:tc>
        <w:tc>
          <w:tcPr>
            <w:tcW w:w="160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公司名稱</w:t>
            </w:r>
          </w:p>
        </w:tc>
        <w:tc>
          <w:tcPr>
            <w:tcW w:w="1059"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簡稱</w:t>
            </w:r>
          </w:p>
        </w:tc>
        <w:tc>
          <w:tcPr>
            <w:tcW w:w="594"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hint="eastAsia"/>
                <w:bCs/>
                <w:color w:val="FFFFFF"/>
                <w:sz w:val="26"/>
                <w:szCs w:val="26"/>
              </w:rPr>
              <w:t>所在地</w:t>
            </w:r>
          </w:p>
        </w:tc>
        <w:tc>
          <w:tcPr>
            <w:tcW w:w="1229" w:type="pct"/>
            <w:shd w:val="clear" w:color="auto" w:fill="4F81BD"/>
          </w:tcPr>
          <w:p w:rsidR="006240E2" w:rsidRDefault="004D284E" w:rsidP="00BD6D02">
            <w:pPr>
              <w:spacing w:beforeLines="25" w:before="60" w:afterLines="25" w:after="60"/>
              <w:jc w:val="center"/>
              <w:rPr>
                <w:rFonts w:eastAsia="標楷體"/>
                <w:bCs/>
                <w:color w:val="FFFFFF"/>
                <w:sz w:val="26"/>
                <w:szCs w:val="26"/>
              </w:rPr>
            </w:pPr>
            <w:r w:rsidRPr="00D92058">
              <w:rPr>
                <w:rFonts w:eastAsia="標楷體"/>
                <w:bCs/>
                <w:color w:val="FFFFFF"/>
                <w:sz w:val="26"/>
                <w:szCs w:val="26"/>
              </w:rPr>
              <w:t>主要營業項目</w:t>
            </w:r>
          </w:p>
        </w:tc>
      </w:tr>
      <w:tr w:rsidR="00F17F82" w:rsidRPr="00D92058" w:rsidTr="00FD027A">
        <w:trPr>
          <w:trHeight w:val="50"/>
        </w:trPr>
        <w:tc>
          <w:tcPr>
            <w:tcW w:w="514" w:type="pct"/>
            <w:vAlign w:val="center"/>
          </w:tcPr>
          <w:p w:rsidR="006240E2" w:rsidRDefault="00F17F82" w:rsidP="00BD6D02">
            <w:pPr>
              <w:spacing w:beforeLines="25" w:before="60" w:afterLines="25" w:after="60"/>
              <w:jc w:val="center"/>
              <w:rPr>
                <w:rFonts w:eastAsia="標楷體"/>
                <w:bCs/>
                <w:sz w:val="26"/>
                <w:szCs w:val="26"/>
              </w:rPr>
            </w:pPr>
            <w:r w:rsidRPr="00D92058">
              <w:rPr>
                <w:rFonts w:eastAsia="標楷體"/>
                <w:bCs/>
                <w:sz w:val="26"/>
                <w:szCs w:val="26"/>
              </w:rPr>
              <w:t>1</w:t>
            </w:r>
          </w:p>
        </w:tc>
        <w:tc>
          <w:tcPr>
            <w:tcW w:w="1604"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AD7D44">
              <w:rPr>
                <w:rFonts w:eastAsia="標楷體"/>
                <w:sz w:val="26"/>
                <w:szCs w:val="26"/>
              </w:rPr>
              <w:t>Integrated Silicon Solution, Inc.</w:t>
            </w:r>
          </w:p>
        </w:tc>
        <w:tc>
          <w:tcPr>
            <w:tcW w:w="1059"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C40B06">
              <w:rPr>
                <w:rFonts w:eastAsia="標楷體"/>
                <w:sz w:val="26"/>
                <w:szCs w:val="26"/>
              </w:rPr>
              <w:t>ISSI-USA</w:t>
            </w:r>
          </w:p>
        </w:tc>
        <w:tc>
          <w:tcPr>
            <w:tcW w:w="594" w:type="pct"/>
            <w:vAlign w:val="center"/>
          </w:tcPr>
          <w:p w:rsidR="006240E2" w:rsidRPr="00CE7E1F" w:rsidRDefault="00F17F8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美國</w:t>
            </w:r>
          </w:p>
        </w:tc>
        <w:tc>
          <w:tcPr>
            <w:tcW w:w="1229" w:type="pct"/>
            <w:vAlign w:val="center"/>
          </w:tcPr>
          <w:p w:rsidR="006240E2" w:rsidRPr="00CE7E1F" w:rsidRDefault="000633C7"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IC</w:t>
            </w:r>
            <w:r>
              <w:rPr>
                <w:rFonts w:eastAsia="標楷體" w:hint="eastAsia"/>
                <w:sz w:val="26"/>
                <w:szCs w:val="26"/>
              </w:rPr>
              <w:t>產品設計與銷售</w:t>
            </w:r>
          </w:p>
        </w:tc>
      </w:tr>
      <w:tr w:rsidR="00972A98" w:rsidRPr="00D92058" w:rsidTr="00FD027A">
        <w:tc>
          <w:tcPr>
            <w:tcW w:w="514" w:type="pct"/>
            <w:vAlign w:val="center"/>
          </w:tcPr>
          <w:p w:rsidR="006240E2" w:rsidRPr="00CE7E1F" w:rsidRDefault="00972A98"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t>2</w:t>
            </w:r>
          </w:p>
        </w:tc>
        <w:tc>
          <w:tcPr>
            <w:tcW w:w="1604" w:type="pct"/>
          </w:tcPr>
          <w:p w:rsidR="00972A98" w:rsidRPr="00C40B06" w:rsidRDefault="000439FC" w:rsidP="000439FC">
            <w:pPr>
              <w:spacing w:line="0" w:lineRule="atLeast"/>
              <w:jc w:val="center"/>
              <w:rPr>
                <w:rFonts w:eastAsia="標楷體"/>
                <w:b/>
                <w:bCs/>
                <w:sz w:val="26"/>
              </w:rPr>
            </w:pPr>
            <w:r w:rsidRPr="00AD7D44">
              <w:rPr>
                <w:rFonts w:eastAsia="標楷體"/>
                <w:sz w:val="26"/>
                <w:szCs w:val="26"/>
              </w:rPr>
              <w:t>Integrated Silicon Solution, (</w:t>
            </w:r>
            <w:r w:rsidR="00EC323A">
              <w:rPr>
                <w:rFonts w:eastAsia="標楷體" w:hint="eastAsia"/>
                <w:sz w:val="26"/>
                <w:szCs w:val="26"/>
              </w:rPr>
              <w:t>Cayman</w:t>
            </w:r>
            <w:r w:rsidRPr="00AD7D44">
              <w:rPr>
                <w:rFonts w:eastAsia="標楷體"/>
                <w:sz w:val="26"/>
                <w:szCs w:val="26"/>
              </w:rPr>
              <w:t xml:space="preserve">) </w:t>
            </w:r>
            <w:r w:rsidRPr="00AD7D44">
              <w:rPr>
                <w:rFonts w:eastAsia="標楷體"/>
                <w:sz w:val="26"/>
                <w:szCs w:val="26"/>
              </w:rPr>
              <w:lastRenderedPageBreak/>
              <w:t>Inc.</w:t>
            </w:r>
          </w:p>
        </w:tc>
        <w:tc>
          <w:tcPr>
            <w:tcW w:w="1059" w:type="pct"/>
            <w:vAlign w:val="center"/>
          </w:tcPr>
          <w:p w:rsidR="00972A98" w:rsidRPr="00C40B06" w:rsidRDefault="00972A98" w:rsidP="00AC0640">
            <w:pPr>
              <w:spacing w:line="0" w:lineRule="atLeast"/>
              <w:jc w:val="center"/>
              <w:rPr>
                <w:rFonts w:eastAsia="標楷體"/>
                <w:sz w:val="26"/>
              </w:rPr>
            </w:pPr>
            <w:r w:rsidRPr="00C40B06">
              <w:rPr>
                <w:rFonts w:eastAsia="標楷體"/>
                <w:sz w:val="26"/>
                <w:szCs w:val="26"/>
              </w:rPr>
              <w:lastRenderedPageBreak/>
              <w:t>ISSI-</w:t>
            </w:r>
            <w:r w:rsidR="00EC323A">
              <w:rPr>
                <w:rFonts w:eastAsia="標楷體" w:hint="eastAsia"/>
                <w:sz w:val="26"/>
                <w:szCs w:val="26"/>
              </w:rPr>
              <w:t>Cayman</w:t>
            </w:r>
            <w:r w:rsidRPr="00C40B06">
              <w:rPr>
                <w:rFonts w:eastAsia="標楷體"/>
                <w:sz w:val="26"/>
              </w:rPr>
              <w:t xml:space="preserve"> </w:t>
            </w:r>
          </w:p>
        </w:tc>
        <w:tc>
          <w:tcPr>
            <w:tcW w:w="594" w:type="pct"/>
            <w:vAlign w:val="center"/>
          </w:tcPr>
          <w:p w:rsidR="00983287" w:rsidRDefault="00972A98" w:rsidP="00AC0640">
            <w:pPr>
              <w:spacing w:line="0" w:lineRule="atLeast"/>
              <w:jc w:val="center"/>
              <w:rPr>
                <w:rFonts w:eastAsia="標楷體"/>
                <w:sz w:val="26"/>
                <w:szCs w:val="26"/>
              </w:rPr>
            </w:pPr>
            <w:r w:rsidRPr="004750B8">
              <w:rPr>
                <w:rFonts w:eastAsia="標楷體"/>
                <w:sz w:val="26"/>
                <w:szCs w:val="26"/>
              </w:rPr>
              <w:t>開</w:t>
            </w:r>
            <w:proofErr w:type="gramStart"/>
            <w:r w:rsidRPr="004750B8">
              <w:rPr>
                <w:rFonts w:eastAsia="標楷體"/>
                <w:sz w:val="26"/>
                <w:szCs w:val="26"/>
              </w:rPr>
              <w:t>曼</w:t>
            </w:r>
            <w:proofErr w:type="gramEnd"/>
          </w:p>
          <w:p w:rsidR="00972A98" w:rsidRPr="00C40B06" w:rsidRDefault="00972A98" w:rsidP="00AC0640">
            <w:pPr>
              <w:spacing w:line="0" w:lineRule="atLeast"/>
              <w:jc w:val="center"/>
              <w:rPr>
                <w:rFonts w:eastAsia="標楷體"/>
                <w:b/>
                <w:bCs/>
                <w:sz w:val="26"/>
              </w:rPr>
            </w:pPr>
            <w:r w:rsidRPr="004750B8">
              <w:rPr>
                <w:rFonts w:eastAsia="標楷體"/>
                <w:sz w:val="26"/>
                <w:szCs w:val="26"/>
              </w:rPr>
              <w:lastRenderedPageBreak/>
              <w:t>群島</w:t>
            </w:r>
          </w:p>
        </w:tc>
        <w:tc>
          <w:tcPr>
            <w:tcW w:w="1229" w:type="pct"/>
            <w:vAlign w:val="center"/>
          </w:tcPr>
          <w:p w:rsidR="00972A98" w:rsidRPr="00213331" w:rsidRDefault="00972A98" w:rsidP="00AC0640">
            <w:pPr>
              <w:spacing w:line="0" w:lineRule="atLeast"/>
              <w:jc w:val="center"/>
              <w:rPr>
                <w:rFonts w:eastAsia="標楷體"/>
                <w:sz w:val="26"/>
              </w:rPr>
            </w:pPr>
            <w:r>
              <w:rPr>
                <w:rFonts w:eastAsia="標楷體" w:hint="eastAsia"/>
                <w:sz w:val="26"/>
                <w:szCs w:val="26"/>
              </w:rPr>
              <w:lastRenderedPageBreak/>
              <w:t>IC</w:t>
            </w:r>
            <w:r>
              <w:rPr>
                <w:rFonts w:eastAsia="標楷體" w:hint="eastAsia"/>
                <w:sz w:val="26"/>
                <w:szCs w:val="26"/>
              </w:rPr>
              <w:t>產品銷售</w:t>
            </w:r>
          </w:p>
        </w:tc>
      </w:tr>
      <w:tr w:rsidR="00972A98" w:rsidRPr="00D92058" w:rsidTr="00FD027A">
        <w:trPr>
          <w:trHeight w:val="60"/>
        </w:trPr>
        <w:tc>
          <w:tcPr>
            <w:tcW w:w="514" w:type="pct"/>
            <w:vAlign w:val="center"/>
          </w:tcPr>
          <w:p w:rsidR="006240E2" w:rsidRPr="00CE7E1F" w:rsidRDefault="00972A98"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lastRenderedPageBreak/>
              <w:t>3</w:t>
            </w:r>
          </w:p>
        </w:tc>
        <w:tc>
          <w:tcPr>
            <w:tcW w:w="1604" w:type="pct"/>
            <w:vAlign w:val="center"/>
          </w:tcPr>
          <w:p w:rsidR="00FB467E" w:rsidRPr="00FB467E" w:rsidRDefault="00FD027A" w:rsidP="00FB467E">
            <w:pPr>
              <w:spacing w:beforeLines="25" w:before="60" w:afterLines="25" w:after="60"/>
              <w:jc w:val="center"/>
              <w:rPr>
                <w:rFonts w:eastAsia="標楷體"/>
                <w:sz w:val="26"/>
                <w:szCs w:val="26"/>
              </w:rPr>
            </w:pPr>
            <w:r>
              <w:rPr>
                <w:rFonts w:eastAsia="標楷體" w:hint="eastAsia"/>
                <w:sz w:val="26"/>
                <w:szCs w:val="26"/>
              </w:rPr>
              <w:t>英屬開</w:t>
            </w:r>
            <w:proofErr w:type="gramStart"/>
            <w:r>
              <w:rPr>
                <w:rFonts w:eastAsia="標楷體" w:hint="eastAsia"/>
                <w:sz w:val="26"/>
                <w:szCs w:val="26"/>
              </w:rPr>
              <w:t>曼群島商矽成</w:t>
            </w:r>
            <w:proofErr w:type="gramEnd"/>
            <w:r>
              <w:rPr>
                <w:rFonts w:eastAsia="標楷體" w:hint="eastAsia"/>
                <w:sz w:val="26"/>
                <w:szCs w:val="26"/>
              </w:rPr>
              <w:t>科技</w:t>
            </w:r>
            <w:r w:rsidRPr="009A36B0">
              <w:rPr>
                <w:rFonts w:eastAsia="標楷體" w:hint="eastAsia"/>
                <w:sz w:val="26"/>
                <w:szCs w:val="26"/>
              </w:rPr>
              <w:t>股份有限公司</w:t>
            </w:r>
            <w:r>
              <w:rPr>
                <w:rFonts w:eastAsia="標楷體" w:hint="eastAsia"/>
                <w:sz w:val="26"/>
                <w:szCs w:val="26"/>
              </w:rPr>
              <w:t>台灣分公司</w:t>
            </w:r>
          </w:p>
        </w:tc>
        <w:tc>
          <w:tcPr>
            <w:tcW w:w="1059" w:type="pct"/>
            <w:vAlign w:val="center"/>
          </w:tcPr>
          <w:p w:rsidR="006240E2" w:rsidRDefault="000D476B" w:rsidP="00BD6D02">
            <w:pPr>
              <w:spacing w:beforeLines="25" w:before="60" w:afterLines="25" w:after="60"/>
              <w:jc w:val="center"/>
              <w:rPr>
                <w:rFonts w:eastAsia="標楷體"/>
                <w:sz w:val="26"/>
                <w:szCs w:val="26"/>
              </w:rPr>
            </w:pPr>
            <w:r w:rsidRPr="000D476B">
              <w:rPr>
                <w:rFonts w:eastAsia="標楷體" w:hint="eastAsia"/>
                <w:sz w:val="26"/>
                <w:szCs w:val="26"/>
              </w:rPr>
              <w:t>開</w:t>
            </w:r>
            <w:proofErr w:type="gramStart"/>
            <w:r w:rsidRPr="000D476B">
              <w:rPr>
                <w:rFonts w:eastAsia="標楷體" w:hint="eastAsia"/>
                <w:sz w:val="26"/>
                <w:szCs w:val="26"/>
              </w:rPr>
              <w:t>曼</w:t>
            </w:r>
            <w:proofErr w:type="gramEnd"/>
            <w:r w:rsidRPr="000D476B">
              <w:rPr>
                <w:rFonts w:eastAsia="標楷體" w:hint="eastAsia"/>
                <w:sz w:val="26"/>
                <w:szCs w:val="26"/>
              </w:rPr>
              <w:t>矽成</w:t>
            </w:r>
          </w:p>
          <w:p w:rsidR="006240E2" w:rsidRDefault="000D476B" w:rsidP="00BD6D02">
            <w:pPr>
              <w:spacing w:beforeLines="25" w:before="60" w:afterLines="25" w:after="60"/>
              <w:jc w:val="center"/>
              <w:rPr>
                <w:rFonts w:eastAsia="標楷體"/>
                <w:sz w:val="26"/>
                <w:szCs w:val="26"/>
              </w:rPr>
            </w:pPr>
            <w:r w:rsidRPr="000D476B">
              <w:rPr>
                <w:rFonts w:eastAsia="標楷體" w:hint="eastAsia"/>
                <w:sz w:val="26"/>
                <w:szCs w:val="26"/>
              </w:rPr>
              <w:t>台灣分公司</w:t>
            </w:r>
          </w:p>
        </w:tc>
        <w:tc>
          <w:tcPr>
            <w:tcW w:w="594" w:type="pct"/>
            <w:vAlign w:val="center"/>
          </w:tcPr>
          <w:p w:rsidR="006240E2" w:rsidRDefault="000439FC" w:rsidP="00BD6D02">
            <w:pPr>
              <w:spacing w:beforeLines="25" w:before="60" w:afterLines="25" w:after="60"/>
              <w:jc w:val="center"/>
              <w:rPr>
                <w:rFonts w:eastAsia="標楷體"/>
                <w:sz w:val="26"/>
                <w:szCs w:val="26"/>
              </w:rPr>
            </w:pPr>
            <w:r>
              <w:rPr>
                <w:rFonts w:eastAsia="標楷體" w:hint="eastAsia"/>
                <w:sz w:val="26"/>
                <w:szCs w:val="26"/>
              </w:rPr>
              <w:t>台灣</w:t>
            </w:r>
          </w:p>
        </w:tc>
        <w:tc>
          <w:tcPr>
            <w:tcW w:w="1229" w:type="pct"/>
            <w:vAlign w:val="center"/>
          </w:tcPr>
          <w:p w:rsidR="006240E2" w:rsidRDefault="000D476B" w:rsidP="00BD6D02">
            <w:pPr>
              <w:spacing w:beforeLines="25" w:before="60" w:afterLines="25" w:after="60"/>
              <w:jc w:val="center"/>
              <w:rPr>
                <w:rFonts w:eastAsia="標楷體"/>
                <w:sz w:val="26"/>
                <w:szCs w:val="26"/>
              </w:rPr>
            </w:pPr>
            <w:r>
              <w:rPr>
                <w:rFonts w:eastAsia="標楷體" w:hint="eastAsia"/>
                <w:sz w:val="26"/>
                <w:szCs w:val="26"/>
              </w:rPr>
              <w:t>IC</w:t>
            </w:r>
            <w:r>
              <w:rPr>
                <w:rFonts w:eastAsia="標楷體" w:hint="eastAsia"/>
                <w:sz w:val="26"/>
                <w:szCs w:val="26"/>
              </w:rPr>
              <w:t>產品製造</w:t>
            </w:r>
          </w:p>
        </w:tc>
      </w:tr>
      <w:tr w:rsidR="00D45CC2" w:rsidRPr="00D92058" w:rsidTr="00FD027A">
        <w:tc>
          <w:tcPr>
            <w:tcW w:w="514" w:type="pct"/>
            <w:vAlign w:val="center"/>
          </w:tcPr>
          <w:p w:rsidR="00D45CC2" w:rsidRPr="00CE7E1F" w:rsidRDefault="00D45CC2" w:rsidP="00BD6D02">
            <w:pPr>
              <w:spacing w:beforeLines="25" w:before="60" w:afterLines="25" w:after="60"/>
              <w:jc w:val="center"/>
              <w:rPr>
                <w:rFonts w:eastAsia="標楷體"/>
                <w:bCs/>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D92058">
              <w:rPr>
                <w:rFonts w:eastAsia="標楷體"/>
                <w:bCs/>
                <w:sz w:val="26"/>
                <w:szCs w:val="26"/>
              </w:rPr>
              <w:t>4</w:t>
            </w:r>
          </w:p>
        </w:tc>
        <w:tc>
          <w:tcPr>
            <w:tcW w:w="1604"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r>
              <w:rPr>
                <w:rFonts w:eastAsia="標楷體" w:hint="eastAsia"/>
                <w:sz w:val="26"/>
                <w:szCs w:val="26"/>
              </w:rPr>
              <w:t>國際</w:t>
            </w:r>
          </w:p>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有限公司</w:t>
            </w:r>
          </w:p>
        </w:tc>
        <w:tc>
          <w:tcPr>
            <w:tcW w:w="1059"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p>
        </w:tc>
        <w:tc>
          <w:tcPr>
            <w:tcW w:w="594"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中國</w:t>
            </w:r>
          </w:p>
        </w:tc>
        <w:tc>
          <w:tcPr>
            <w:tcW w:w="1229" w:type="pct"/>
            <w:vAlign w:val="center"/>
          </w:tcPr>
          <w:p w:rsidR="00D45CC2" w:rsidRPr="00CE7E1F" w:rsidRDefault="00D45CC2" w:rsidP="00D45CC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IC</w:t>
            </w:r>
            <w:r>
              <w:rPr>
                <w:rFonts w:eastAsia="標楷體" w:hint="eastAsia"/>
                <w:sz w:val="26"/>
                <w:szCs w:val="26"/>
              </w:rPr>
              <w:t>產品銷售與設計</w:t>
            </w:r>
          </w:p>
        </w:tc>
      </w:tr>
    </w:tbl>
    <w:p w:rsidR="006240E2" w:rsidRDefault="00A439EA" w:rsidP="00BD6D02">
      <w:pPr>
        <w:pStyle w:val="2"/>
        <w:numPr>
          <w:ilvl w:val="1"/>
          <w:numId w:val="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產業</w:t>
      </w:r>
      <w:r w:rsidR="001746D8">
        <w:rPr>
          <w:rFonts w:ascii="Times New Roman" w:eastAsia="標楷體" w:hAnsi="Times New Roman" w:hint="eastAsia"/>
          <w:sz w:val="36"/>
          <w:szCs w:val="40"/>
        </w:rPr>
        <w:t>及</w:t>
      </w:r>
      <w:r w:rsidRPr="00EA272E">
        <w:rPr>
          <w:rFonts w:ascii="Times New Roman" w:eastAsia="標楷體" w:hAnsi="Times New Roman" w:hint="eastAsia"/>
          <w:sz w:val="36"/>
          <w:szCs w:val="40"/>
        </w:rPr>
        <w:t>經濟</w:t>
      </w:r>
      <w:r w:rsidR="001746D8">
        <w:rPr>
          <w:rFonts w:ascii="Times New Roman" w:eastAsia="標楷體" w:hAnsi="Times New Roman" w:hint="eastAsia"/>
          <w:sz w:val="36"/>
          <w:szCs w:val="40"/>
        </w:rPr>
        <w:t>情況分析</w:t>
      </w:r>
    </w:p>
    <w:p w:rsidR="006240E2" w:rsidRDefault="00AA0DD0" w:rsidP="00BD6D02">
      <w:pPr>
        <w:pStyle w:val="3"/>
        <w:numPr>
          <w:ilvl w:val="0"/>
          <w:numId w:val="9"/>
        </w:numPr>
        <w:spacing w:beforeLines="50" w:before="120" w:afterLines="50" w:after="120" w:line="360" w:lineRule="auto"/>
        <w:ind w:left="907" w:hanging="907"/>
        <w:jc w:val="both"/>
        <w:rPr>
          <w:rFonts w:ascii="Times New Roman" w:eastAsia="標楷體" w:hAnsi="Times New Roman"/>
          <w:sz w:val="32"/>
        </w:rPr>
      </w:pPr>
      <w:r w:rsidRPr="00EA272E">
        <w:rPr>
          <w:rFonts w:ascii="Times New Roman" w:eastAsia="標楷體" w:hint="eastAsia"/>
          <w:sz w:val="32"/>
        </w:rPr>
        <w:t>產業總</w:t>
      </w:r>
      <w:proofErr w:type="gramStart"/>
      <w:r w:rsidRPr="00EA272E">
        <w:rPr>
          <w:rFonts w:ascii="Times New Roman" w:eastAsia="標楷體" w:hint="eastAsia"/>
          <w:sz w:val="32"/>
        </w:rPr>
        <w:t>覽</w:t>
      </w:r>
      <w:proofErr w:type="gramEnd"/>
    </w:p>
    <w:p w:rsidR="006240E2" w:rsidRDefault="001E157A"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產業</w:t>
      </w:r>
      <w:r w:rsidR="00105A31" w:rsidRPr="00EA272E">
        <w:rPr>
          <w:rFonts w:eastAsia="標楷體" w:hint="eastAsia"/>
          <w:b/>
          <w:sz w:val="28"/>
          <w:szCs w:val="26"/>
        </w:rPr>
        <w:t>概要</w:t>
      </w:r>
    </w:p>
    <w:p w:rsidR="006240E2" w:rsidRDefault="003A13BA" w:rsidP="00BD6D02">
      <w:pPr>
        <w:spacing w:beforeLines="50" w:before="120" w:afterLines="50" w:after="120" w:line="360" w:lineRule="auto"/>
        <w:ind w:leftChars="200" w:left="480" w:firstLineChars="200" w:firstLine="520"/>
        <w:jc w:val="both"/>
        <w:rPr>
          <w:rFonts w:eastAsia="標楷體"/>
          <w:color w:val="0070C0"/>
          <w:sz w:val="26"/>
          <w:szCs w:val="26"/>
        </w:rPr>
      </w:pPr>
      <w:proofErr w:type="gramStart"/>
      <w:r w:rsidRPr="00676206">
        <w:rPr>
          <w:rFonts w:eastAsia="標楷體" w:hint="eastAsia"/>
          <w:sz w:val="26"/>
          <w:szCs w:val="26"/>
        </w:rPr>
        <w:t>矽</w:t>
      </w:r>
      <w:proofErr w:type="gramEnd"/>
      <w:r w:rsidRPr="00676206">
        <w:rPr>
          <w:rFonts w:eastAsia="標楷體" w:hint="eastAsia"/>
          <w:sz w:val="26"/>
          <w:szCs w:val="26"/>
        </w:rPr>
        <w:t>成為</w:t>
      </w:r>
      <w:r w:rsidRPr="00676206">
        <w:rPr>
          <w:rFonts w:eastAsia="標楷體" w:hint="eastAsia"/>
          <w:sz w:val="26"/>
          <w:szCs w:val="26"/>
        </w:rPr>
        <w:t>IC</w:t>
      </w:r>
      <w:r w:rsidRPr="00676206">
        <w:rPr>
          <w:rFonts w:eastAsia="標楷體" w:hint="eastAsia"/>
          <w:sz w:val="26"/>
          <w:szCs w:val="26"/>
        </w:rPr>
        <w:t>產品銷售商，歸</w:t>
      </w:r>
      <w:r>
        <w:rPr>
          <w:rFonts w:eastAsia="標楷體" w:hint="eastAsia"/>
          <w:sz w:val="26"/>
          <w:szCs w:val="26"/>
        </w:rPr>
        <w:t>屬於</w:t>
      </w:r>
      <w:r w:rsidRPr="00FA000D">
        <w:rPr>
          <w:rFonts w:eastAsia="標楷體" w:hint="eastAsia"/>
          <w:sz w:val="26"/>
          <w:szCs w:val="26"/>
        </w:rPr>
        <w:t>ISSI-USA</w:t>
      </w:r>
      <w:r w:rsidRPr="00C40B06">
        <w:rPr>
          <w:rFonts w:eastAsia="標楷體"/>
          <w:sz w:val="26"/>
          <w:szCs w:val="26"/>
        </w:rPr>
        <w:t>記憶體</w:t>
      </w:r>
      <w:r w:rsidRPr="00C40B06">
        <w:rPr>
          <w:rFonts w:eastAsia="標楷體"/>
          <w:sz w:val="26"/>
          <w:szCs w:val="26"/>
        </w:rPr>
        <w:t>IC</w:t>
      </w:r>
      <w:r>
        <w:rPr>
          <w:rFonts w:eastAsia="標楷體"/>
          <w:sz w:val="26"/>
          <w:szCs w:val="26"/>
        </w:rPr>
        <w:t>設計</w:t>
      </w:r>
      <w:r>
        <w:rPr>
          <w:rFonts w:eastAsia="標楷體" w:hint="eastAsia"/>
          <w:sz w:val="26"/>
          <w:szCs w:val="26"/>
        </w:rPr>
        <w:t>集團旗下</w:t>
      </w:r>
      <w:r w:rsidRPr="00FA000D">
        <w:rPr>
          <w:rFonts w:eastAsia="標楷體" w:hint="eastAsia"/>
          <w:sz w:val="26"/>
          <w:szCs w:val="26"/>
        </w:rPr>
        <w:t>公司。</w:t>
      </w:r>
      <w:r w:rsidRPr="00FA000D">
        <w:rPr>
          <w:rFonts w:eastAsia="標楷體" w:hint="eastAsia"/>
          <w:sz w:val="26"/>
          <w:szCs w:val="26"/>
        </w:rPr>
        <w:t>IC</w:t>
      </w:r>
      <w:r w:rsidRPr="00FA000D">
        <w:rPr>
          <w:rFonts w:eastAsia="標楷體" w:hint="eastAsia"/>
          <w:sz w:val="26"/>
          <w:szCs w:val="26"/>
        </w:rPr>
        <w:t>設計公司所營業務即為研發增加晶片功能之技術，若其專精開發晶片記憶功能，即為記憶體</w:t>
      </w:r>
      <w:r w:rsidRPr="00FA000D">
        <w:rPr>
          <w:rFonts w:eastAsia="標楷體" w:hint="eastAsia"/>
          <w:sz w:val="26"/>
          <w:szCs w:val="26"/>
        </w:rPr>
        <w:t>IC</w:t>
      </w:r>
      <w:r w:rsidRPr="00FA000D">
        <w:rPr>
          <w:rFonts w:eastAsia="標楷體" w:hint="eastAsia"/>
          <w:sz w:val="26"/>
          <w:szCs w:val="26"/>
        </w:rPr>
        <w:t>設計公司。</w:t>
      </w:r>
    </w:p>
    <w:p w:rsidR="006240E2" w:rsidRDefault="00FE04FB"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產業</w:t>
      </w:r>
      <w:r w:rsidR="00105A31" w:rsidRPr="00EA272E">
        <w:rPr>
          <w:rFonts w:eastAsia="標楷體" w:hint="eastAsia"/>
          <w:b/>
          <w:sz w:val="28"/>
          <w:szCs w:val="26"/>
        </w:rPr>
        <w:t>結構</w:t>
      </w:r>
    </w:p>
    <w:p w:rsidR="006240E2" w:rsidRDefault="00490086"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我國</w:t>
      </w:r>
      <w:r w:rsidRPr="00C40B06">
        <w:rPr>
          <w:rFonts w:eastAsia="標楷體"/>
          <w:sz w:val="26"/>
          <w:szCs w:val="26"/>
        </w:rPr>
        <w:t>IC</w:t>
      </w:r>
      <w:r w:rsidRPr="00C40B06">
        <w:rPr>
          <w:rFonts w:eastAsia="標楷體"/>
          <w:sz w:val="26"/>
          <w:szCs w:val="26"/>
        </w:rPr>
        <w:t>產業之上、中、下游關係，大致上可歸類為上游之</w:t>
      </w:r>
      <w:r w:rsidRPr="00C40B06">
        <w:rPr>
          <w:rFonts w:eastAsia="標楷體"/>
          <w:sz w:val="26"/>
          <w:szCs w:val="26"/>
        </w:rPr>
        <w:t>IC</w:t>
      </w:r>
      <w:r w:rsidRPr="00C40B06">
        <w:rPr>
          <w:rFonts w:eastAsia="標楷體"/>
          <w:sz w:val="26"/>
          <w:szCs w:val="26"/>
        </w:rPr>
        <w:t>設計及</w:t>
      </w:r>
      <w:r w:rsidRPr="00C40B06">
        <w:rPr>
          <w:rFonts w:eastAsia="標楷體"/>
          <w:sz w:val="26"/>
          <w:szCs w:val="26"/>
        </w:rPr>
        <w:t>IC</w:t>
      </w:r>
      <w:r w:rsidRPr="00C40B06">
        <w:rPr>
          <w:rFonts w:eastAsia="標楷體"/>
          <w:sz w:val="26"/>
          <w:szCs w:val="26"/>
        </w:rPr>
        <w:t>設計服務業，中游之光罩與</w:t>
      </w:r>
      <w:r w:rsidRPr="00C40B06">
        <w:rPr>
          <w:rFonts w:eastAsia="標楷體"/>
          <w:sz w:val="26"/>
          <w:szCs w:val="26"/>
        </w:rPr>
        <w:t>IC</w:t>
      </w:r>
      <w:r w:rsidRPr="00C40B06">
        <w:rPr>
          <w:rFonts w:eastAsia="標楷體"/>
          <w:sz w:val="26"/>
          <w:szCs w:val="26"/>
        </w:rPr>
        <w:t>晶圓製造廠，以及下游的</w:t>
      </w:r>
      <w:r w:rsidRPr="00C40B06">
        <w:rPr>
          <w:rFonts w:eastAsia="標楷體"/>
          <w:sz w:val="26"/>
          <w:szCs w:val="26"/>
        </w:rPr>
        <w:t>IC</w:t>
      </w:r>
      <w:r w:rsidRPr="00C40B06">
        <w:rPr>
          <w:rFonts w:eastAsia="標楷體"/>
          <w:sz w:val="26"/>
          <w:szCs w:val="26"/>
        </w:rPr>
        <w:t>封裝、測試廠，涵蓋範圍如下圖所示。</w:t>
      </w:r>
    </w:p>
    <w:p w:rsidR="006240E2" w:rsidRDefault="00393D68" w:rsidP="00BD6D02">
      <w:pPr>
        <w:spacing w:beforeLines="50" w:before="120" w:afterLines="50" w:after="120" w:line="360" w:lineRule="auto"/>
        <w:ind w:firstLineChars="200" w:firstLine="480"/>
        <w:jc w:val="center"/>
        <w:rPr>
          <w:rFonts w:eastAsia="標楷體"/>
          <w:b/>
          <w:sz w:val="28"/>
          <w:szCs w:val="26"/>
        </w:rPr>
      </w:pPr>
      <w:r>
        <w:rPr>
          <w:noProof/>
        </w:rPr>
        <w:drawing>
          <wp:inline distT="0" distB="0" distL="0" distR="0" wp14:anchorId="142C9F58" wp14:editId="0EE9AD0B">
            <wp:extent cx="5365630" cy="1932317"/>
            <wp:effectExtent l="0" t="0" r="6985" b="0"/>
            <wp:docPr id="2" name="圖片 1" descr="2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3.png"/>
                    <pic:cNvPicPr/>
                  </pic:nvPicPr>
                  <pic:blipFill>
                    <a:blip r:embed="rId27" cstate="print"/>
                    <a:stretch>
                      <a:fillRect/>
                    </a:stretch>
                  </pic:blipFill>
                  <pic:spPr>
                    <a:xfrm>
                      <a:off x="0" y="0"/>
                      <a:ext cx="5371465" cy="1934418"/>
                    </a:xfrm>
                    <a:prstGeom prst="rect">
                      <a:avLst/>
                    </a:prstGeom>
                  </pic:spPr>
                </pic:pic>
              </a:graphicData>
            </a:graphic>
          </wp:inline>
        </w:drawing>
      </w:r>
    </w:p>
    <w:p w:rsidR="006240E2" w:rsidRDefault="002C7D93" w:rsidP="00BD6D02">
      <w:pPr>
        <w:numPr>
          <w:ilvl w:val="0"/>
          <w:numId w:val="1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產業特性</w:t>
      </w:r>
    </w:p>
    <w:p w:rsidR="006240E2" w:rsidRDefault="00FD027A" w:rsidP="00BD6D02">
      <w:pPr>
        <w:spacing w:beforeLines="50" w:before="120" w:afterLines="50" w:after="120" w:line="360" w:lineRule="auto"/>
        <w:ind w:leftChars="300" w:left="720" w:firstLineChars="200" w:firstLine="520"/>
        <w:jc w:val="both"/>
        <w:rPr>
          <w:rFonts w:eastAsia="標楷體"/>
          <w:sz w:val="26"/>
          <w:szCs w:val="26"/>
        </w:rPr>
      </w:pPr>
      <w:r w:rsidRPr="00FD027A">
        <w:rPr>
          <w:rFonts w:eastAsia="標楷體"/>
          <w:sz w:val="26"/>
          <w:szCs w:val="26"/>
        </w:rPr>
        <w:t>IC</w:t>
      </w:r>
      <w:r w:rsidRPr="00FD027A">
        <w:rPr>
          <w:rFonts w:eastAsia="標楷體"/>
          <w:sz w:val="26"/>
          <w:szCs w:val="26"/>
        </w:rPr>
        <w:t>設計公司的生產及銷售流程如</w:t>
      </w:r>
      <w:r w:rsidRPr="00FD027A">
        <w:rPr>
          <w:rFonts w:eastAsia="標楷體" w:hint="eastAsia"/>
          <w:sz w:val="26"/>
          <w:szCs w:val="26"/>
        </w:rPr>
        <w:t>下</w:t>
      </w:r>
      <w:r w:rsidRPr="00FD027A">
        <w:rPr>
          <w:rFonts w:eastAsia="標楷體"/>
          <w:sz w:val="26"/>
          <w:szCs w:val="26"/>
        </w:rPr>
        <w:t>圖所示</w:t>
      </w:r>
      <w:r>
        <w:rPr>
          <w:rStyle w:val="af2"/>
          <w:rFonts w:eastAsia="標楷體"/>
          <w:sz w:val="26"/>
          <w:szCs w:val="26"/>
        </w:rPr>
        <w:footnoteReference w:id="1"/>
      </w:r>
      <w:r w:rsidRPr="00FD027A">
        <w:rPr>
          <w:rFonts w:eastAsia="標楷體"/>
          <w:sz w:val="26"/>
          <w:szCs w:val="26"/>
        </w:rPr>
        <w:t>：</w:t>
      </w:r>
    </w:p>
    <w:p w:rsidR="006240E2" w:rsidRDefault="00CE7E1F" w:rsidP="00BD6D02">
      <w:pPr>
        <w:spacing w:beforeLines="50" w:before="120" w:afterLines="50" w:after="120" w:line="360" w:lineRule="auto"/>
        <w:jc w:val="center"/>
        <w:rPr>
          <w:rFonts w:eastAsia="標楷體"/>
          <w:sz w:val="26"/>
          <w:szCs w:val="26"/>
        </w:rPr>
      </w:pPr>
      <w:r>
        <w:rPr>
          <w:noProof/>
        </w:rPr>
        <mc:AlternateContent>
          <mc:Choice Requires="wpc">
            <w:drawing>
              <wp:inline distT="0" distB="0" distL="0" distR="0" wp14:anchorId="35A029B5" wp14:editId="5C6CCCC2">
                <wp:extent cx="5523230" cy="3519805"/>
                <wp:effectExtent l="0" t="0" r="0" b="23495"/>
                <wp:docPr id="860" name="畫布 8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5" name="Group 862"/>
                        <wpg:cNvGrpSpPr>
                          <a:grpSpLocks/>
                        </wpg:cNvGrpSpPr>
                        <wpg:grpSpPr bwMode="auto">
                          <a:xfrm>
                            <a:off x="93763" y="0"/>
                            <a:ext cx="5343762" cy="3519805"/>
                            <a:chOff x="3240" y="2570"/>
                            <a:chExt cx="7511" cy="6204"/>
                          </a:xfrm>
                        </wpg:grpSpPr>
                        <wps:wsp>
                          <wps:cNvPr id="46" name="Rectangle 863"/>
                          <wps:cNvSpPr>
                            <a:spLocks noChangeArrowheads="1"/>
                          </wps:cNvSpPr>
                          <wps:spPr bwMode="auto">
                            <a:xfrm>
                              <a:off x="8740" y="3415"/>
                              <a:ext cx="2011" cy="3644"/>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wps:wsp>
                          <wps:cNvPr id="47" name="AutoShape 864"/>
                          <wps:cNvCnPr>
                            <a:cxnSpLocks noChangeShapeType="1"/>
                          </wps:cNvCnPr>
                          <wps:spPr bwMode="auto">
                            <a:xfrm>
                              <a:off x="3668" y="7059"/>
                              <a:ext cx="3" cy="1715"/>
                            </a:xfrm>
                            <a:prstGeom prst="straightConnector1">
                              <a:avLst/>
                            </a:prstGeom>
                            <a:noFill/>
                            <a:ln w="9525">
                              <a:solidFill>
                                <a:srgbClr val="000000"/>
                              </a:solidFill>
                              <a:round/>
                              <a:headEnd type="stealth" w="med" len="med"/>
                              <a:tailEnd/>
                            </a:ln>
                            <a:extLst>
                              <a:ext uri="{909E8E84-426E-40DD-AFC4-6F175D3DCCD1}">
                                <a14:hiddenFill xmlns:a14="http://schemas.microsoft.com/office/drawing/2010/main">
                                  <a:noFill/>
                                </a14:hiddenFill>
                              </a:ext>
                            </a:extLst>
                          </wps:spPr>
                          <wps:bodyPr/>
                        </wps:wsp>
                        <wps:wsp>
                          <wps:cNvPr id="48" name="AutoShape 865"/>
                          <wps:cNvCnPr>
                            <a:cxnSpLocks noChangeShapeType="1"/>
                          </wps:cNvCnPr>
                          <wps:spPr bwMode="auto">
                            <a:xfrm flipH="1">
                              <a:off x="3668" y="8773"/>
                              <a:ext cx="650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AutoShape 866"/>
                          <wps:cNvCnPr>
                            <a:cxnSpLocks noChangeShapeType="1"/>
                          </wps:cNvCnPr>
                          <wps:spPr bwMode="auto">
                            <a:xfrm>
                              <a:off x="10173" y="7059"/>
                              <a:ext cx="1" cy="1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0" name="Group 867"/>
                          <wpg:cNvGrpSpPr>
                            <a:grpSpLocks/>
                          </wpg:cNvGrpSpPr>
                          <wpg:grpSpPr bwMode="auto">
                            <a:xfrm>
                              <a:off x="3240" y="2570"/>
                              <a:ext cx="7376" cy="5582"/>
                              <a:chOff x="3240" y="2570"/>
                              <a:chExt cx="7376" cy="5582"/>
                            </a:xfrm>
                          </wpg:grpSpPr>
                          <wps:wsp>
                            <wps:cNvPr id="51" name="Text Box 868"/>
                            <wps:cNvSpPr txBox="1">
                              <a:spLocks noChangeArrowheads="1"/>
                            </wps:cNvSpPr>
                            <wps:spPr bwMode="auto">
                              <a:xfrm>
                                <a:off x="3935" y="2773"/>
                                <a:ext cx="725"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ascii="標楷體" w:eastAsia="標楷體" w:hAnsi="標楷體" w:hint="eastAsia"/>
                                    </w:rPr>
                                    <w:t>客戶</w:t>
                                  </w:r>
                                </w:p>
                              </w:txbxContent>
                            </wps:txbx>
                            <wps:bodyPr rot="0" vert="horz" wrap="square" lIns="91440" tIns="45720" rIns="91440" bIns="45720" anchor="t" anchorCtr="0" upright="1">
                              <a:noAutofit/>
                            </wps:bodyPr>
                          </wps:wsp>
                          <wps:wsp>
                            <wps:cNvPr id="52" name="Text Box 869"/>
                            <wps:cNvSpPr txBox="1">
                              <a:spLocks noChangeArrowheads="1"/>
                            </wps:cNvSpPr>
                            <wps:spPr bwMode="auto">
                              <a:xfrm>
                                <a:off x="3464" y="6570"/>
                                <a:ext cx="1196" cy="4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系統廠商</w:t>
                                  </w:r>
                                </w:p>
                              </w:txbxContent>
                            </wps:txbx>
                            <wps:bodyPr rot="0" vert="horz" wrap="square" lIns="91440" tIns="45720" rIns="91440" bIns="45720" anchor="t" anchorCtr="0" upright="1">
                              <a:noAutofit/>
                            </wps:bodyPr>
                          </wps:wsp>
                          <wps:wsp>
                            <wps:cNvPr id="53" name="Text Box 870"/>
                            <wps:cNvSpPr txBox="1">
                              <a:spLocks noChangeArrowheads="1"/>
                            </wps:cNvSpPr>
                            <wps:spPr bwMode="auto">
                              <a:xfrm>
                                <a:off x="8872" y="2773"/>
                                <a:ext cx="1744"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製造代工廠</w:t>
                                  </w:r>
                                </w:p>
                              </w:txbxContent>
                            </wps:txbx>
                            <wps:bodyPr rot="0" vert="horz" wrap="square" lIns="91440" tIns="45720" rIns="91440" bIns="45720" anchor="t" anchorCtr="0" upright="1">
                              <a:noAutofit/>
                            </wps:bodyPr>
                          </wps:wsp>
                          <wps:wsp>
                            <wps:cNvPr id="54" name="Text Box 871"/>
                            <wps:cNvSpPr txBox="1">
                              <a:spLocks noChangeArrowheads="1"/>
                            </wps:cNvSpPr>
                            <wps:spPr bwMode="auto">
                              <a:xfrm>
                                <a:off x="3405" y="3493"/>
                                <a:ext cx="1408" cy="853"/>
                              </a:xfrm>
                              <a:prstGeom prst="rect">
                                <a:avLst/>
                              </a:prstGeom>
                              <a:solidFill>
                                <a:srgbClr val="FFFFFF"/>
                              </a:solidFill>
                              <a:ln w="9525">
                                <a:solidFill>
                                  <a:srgbClr val="000000"/>
                                </a:solidFill>
                                <a:miter lim="800000"/>
                                <a:headEnd/>
                                <a:tailEnd/>
                              </a:ln>
                            </wps:spPr>
                            <wps:txbx>
                              <w:txbxContent>
                                <w:p w:rsidR="00822279" w:rsidRPr="00B60703" w:rsidRDefault="00822279" w:rsidP="00FD027A">
                                  <w:r w:rsidRPr="00B60703">
                                    <w:t>Distributed</w:t>
                                  </w:r>
                                </w:p>
                                <w:p w:rsidR="00822279" w:rsidRPr="00B60703" w:rsidRDefault="00822279" w:rsidP="00FD027A">
                                  <w:r w:rsidRPr="00B60703">
                                    <w:t>Channel</w:t>
                                  </w:r>
                                </w:p>
                              </w:txbxContent>
                            </wps:txbx>
                            <wps:bodyPr rot="0" vert="horz" wrap="square" lIns="91440" tIns="45720" rIns="91440" bIns="45720" anchor="t" anchorCtr="0" upright="1">
                              <a:noAutofit/>
                            </wps:bodyPr>
                          </wps:wsp>
                          <wps:wsp>
                            <wps:cNvPr id="55" name="Text Box 872"/>
                            <wps:cNvSpPr txBox="1">
                              <a:spLocks noChangeArrowheads="1"/>
                            </wps:cNvSpPr>
                            <wps:spPr bwMode="auto">
                              <a:xfrm>
                                <a:off x="3405" y="5648"/>
                                <a:ext cx="1408" cy="855"/>
                              </a:xfrm>
                              <a:prstGeom prst="rect">
                                <a:avLst/>
                              </a:prstGeom>
                              <a:solidFill>
                                <a:srgbClr val="FFFFFF"/>
                              </a:solidFill>
                              <a:ln w="9525">
                                <a:solidFill>
                                  <a:srgbClr val="000000"/>
                                </a:solidFill>
                                <a:miter lim="800000"/>
                                <a:headEnd/>
                                <a:tailEnd/>
                              </a:ln>
                            </wps:spPr>
                            <wps:txbx>
                              <w:txbxContent>
                                <w:p w:rsidR="00822279" w:rsidRPr="00B60703" w:rsidRDefault="00822279" w:rsidP="00FD027A">
                                  <w:pPr>
                                    <w:jc w:val="center"/>
                                  </w:pPr>
                                  <w:r w:rsidRPr="00B60703">
                                    <w:t>OEM</w:t>
                                  </w:r>
                                </w:p>
                                <w:p w:rsidR="00822279" w:rsidRPr="00B60703" w:rsidRDefault="00822279" w:rsidP="00FD027A">
                                  <w:pPr>
                                    <w:jc w:val="center"/>
                                  </w:pPr>
                                  <w:r w:rsidRPr="00B60703">
                                    <w:t>Channel</w:t>
                                  </w:r>
                                </w:p>
                              </w:txbxContent>
                            </wps:txbx>
                            <wps:bodyPr rot="0" vert="horz" wrap="square" lIns="91440" tIns="45720" rIns="91440" bIns="45720" anchor="t" anchorCtr="0" upright="1">
                              <a:noAutofit/>
                            </wps:bodyPr>
                          </wps:wsp>
                          <wps:wsp>
                            <wps:cNvPr id="56" name="Text Box 873"/>
                            <wps:cNvSpPr txBox="1">
                              <a:spLocks noChangeArrowheads="1"/>
                            </wps:cNvSpPr>
                            <wps:spPr bwMode="auto">
                              <a:xfrm>
                                <a:off x="3240" y="4456"/>
                                <a:ext cx="1816" cy="11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1C65AB" w:rsidRDefault="00822279" w:rsidP="00FD027A">
                                  <w:pPr>
                                    <w:rPr>
                                      <w:rFonts w:ascii="標楷體" w:eastAsia="標楷體" w:hAnsi="標楷體"/>
                                    </w:rPr>
                                  </w:pPr>
                                  <w:r w:rsidRPr="001C65AB">
                                    <w:rPr>
                                      <w:rFonts w:ascii="標楷體" w:eastAsia="標楷體" w:hAnsi="標楷體" w:hint="eastAsia"/>
                                    </w:rPr>
                                    <w:t>主機板廠商</w:t>
                                  </w:r>
                                </w:p>
                                <w:p w:rsidR="00822279" w:rsidRPr="001C65AB" w:rsidRDefault="00822279" w:rsidP="00FD027A">
                                  <w:pPr>
                                    <w:rPr>
                                      <w:rFonts w:ascii="標楷體" w:eastAsia="標楷體" w:hAnsi="標楷體"/>
                                    </w:rPr>
                                  </w:pPr>
                                  <w:r w:rsidRPr="001C65AB">
                                    <w:rPr>
                                      <w:rFonts w:ascii="標楷體" w:eastAsia="標楷體" w:hAnsi="標楷體" w:hint="eastAsia"/>
                                    </w:rPr>
                                    <w:t>電腦周邊廠商</w:t>
                                  </w:r>
                                </w:p>
                                <w:p w:rsidR="00822279" w:rsidRPr="001C65AB" w:rsidRDefault="00822279" w:rsidP="00FD027A">
                                  <w:pPr>
                                    <w:rPr>
                                      <w:rFonts w:ascii="標楷體" w:eastAsia="標楷體" w:hAnsi="標楷體"/>
                                    </w:rPr>
                                  </w:pPr>
                                  <w:r w:rsidRPr="001C65AB">
                                    <w:rPr>
                                      <w:rFonts w:ascii="標楷體" w:eastAsia="標楷體" w:hAnsi="標楷體" w:hint="eastAsia"/>
                                    </w:rPr>
                                    <w:t>資訊商品製造商</w:t>
                                  </w:r>
                                </w:p>
                                <w:p w:rsidR="00822279" w:rsidRDefault="00822279" w:rsidP="00FD027A"/>
                              </w:txbxContent>
                            </wps:txbx>
                            <wps:bodyPr rot="0" vert="horz" wrap="square" lIns="91440" tIns="45720" rIns="91440" bIns="45720" anchor="t" anchorCtr="0" upright="1">
                              <a:noAutofit/>
                            </wps:bodyPr>
                          </wps:wsp>
                          <wps:wsp>
                            <wps:cNvPr id="57" name="Text Box 874"/>
                            <wps:cNvSpPr txBox="1">
                              <a:spLocks noChangeArrowheads="1"/>
                            </wps:cNvSpPr>
                            <wps:spPr bwMode="auto">
                              <a:xfrm>
                                <a:off x="5973" y="3493"/>
                                <a:ext cx="1407" cy="853"/>
                              </a:xfrm>
                              <a:prstGeom prst="rect">
                                <a:avLst/>
                              </a:prstGeom>
                              <a:solidFill>
                                <a:srgbClr val="FFFFFF"/>
                              </a:solidFill>
                              <a:ln w="9525">
                                <a:solidFill>
                                  <a:srgbClr val="000000"/>
                                </a:solidFill>
                                <a:miter lim="800000"/>
                                <a:headEnd/>
                                <a:tailEnd/>
                              </a:ln>
                            </wps:spPr>
                            <wps:txbx>
                              <w:txbxContent>
                                <w:p w:rsidR="00822279" w:rsidRPr="00B60703" w:rsidRDefault="00822279" w:rsidP="00D45CC2">
                                  <w:pPr>
                                    <w:jc w:val="center"/>
                                  </w:pPr>
                                  <w:r w:rsidRPr="00B60703">
                                    <w:t>ASIC</w:t>
                                  </w:r>
                                </w:p>
                              </w:txbxContent>
                            </wps:txbx>
                            <wps:bodyPr rot="0" vert="horz" wrap="square" lIns="91440" tIns="45720" rIns="91440" bIns="45720" anchor="ctr" anchorCtr="0" upright="1">
                              <a:noAutofit/>
                            </wps:bodyPr>
                          </wps:wsp>
                          <wps:wsp>
                            <wps:cNvPr id="58" name="AutoShape 875"/>
                            <wps:cNvCnPr>
                              <a:cxnSpLocks noChangeShapeType="1"/>
                              <a:stCxn id="54" idx="3"/>
                              <a:endCxn id="57" idx="1"/>
                            </wps:cNvCnPr>
                            <wps:spPr bwMode="auto">
                              <a:xfrm>
                                <a:off x="4813" y="3920"/>
                                <a:ext cx="1160" cy="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9" name="Text Box 876"/>
                            <wps:cNvSpPr txBox="1">
                              <a:spLocks noChangeArrowheads="1"/>
                            </wps:cNvSpPr>
                            <wps:spPr bwMode="auto">
                              <a:xfrm>
                                <a:off x="5973" y="5648"/>
                                <a:ext cx="1407" cy="855"/>
                              </a:xfrm>
                              <a:prstGeom prst="rect">
                                <a:avLst/>
                              </a:prstGeom>
                              <a:solidFill>
                                <a:srgbClr val="FFFFFF"/>
                              </a:solidFill>
                              <a:ln w="9525">
                                <a:solidFill>
                                  <a:srgbClr val="000000"/>
                                </a:solidFill>
                                <a:miter lim="800000"/>
                                <a:headEnd/>
                                <a:tailEnd/>
                              </a:ln>
                            </wps:spPr>
                            <wps:txbx>
                              <w:txbxContent>
                                <w:p w:rsidR="00822279" w:rsidRPr="008D6EB1" w:rsidRDefault="00822279" w:rsidP="00D45CC2">
                                  <w:pPr>
                                    <w:jc w:val="center"/>
                                  </w:pPr>
                                  <w:r w:rsidRPr="00B60703">
                                    <w:t>Standard</w:t>
                                  </w:r>
                                </w:p>
                              </w:txbxContent>
                            </wps:txbx>
                            <wps:bodyPr rot="0" vert="horz" wrap="square" lIns="91440" tIns="45720" rIns="91440" bIns="45720" anchor="ctr" anchorCtr="0" upright="1">
                              <a:noAutofit/>
                            </wps:bodyPr>
                          </wps:wsp>
                          <wps:wsp>
                            <wps:cNvPr id="60" name="AutoShape 877"/>
                            <wps:cNvCnPr>
                              <a:cxnSpLocks noChangeShapeType="1"/>
                            </wps:cNvCnPr>
                            <wps:spPr bwMode="auto">
                              <a:xfrm>
                                <a:off x="4812" y="6097"/>
                                <a:ext cx="1161" cy="3"/>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 name="AutoShape 878"/>
                            <wps:cNvCnPr>
                              <a:cxnSpLocks noChangeShapeType="1"/>
                            </wps:cNvCnPr>
                            <wps:spPr bwMode="auto">
                              <a:xfrm>
                                <a:off x="5351" y="2570"/>
                                <a:ext cx="0" cy="505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 name="AutoShape 879"/>
                            <wps:cNvCnPr>
                              <a:cxnSpLocks noChangeShapeType="1"/>
                            </wps:cNvCnPr>
                            <wps:spPr bwMode="auto">
                              <a:xfrm>
                                <a:off x="5712" y="4202"/>
                                <a:ext cx="261"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 name="AutoShape 880"/>
                            <wps:cNvCnPr>
                              <a:cxnSpLocks noChangeShapeType="1"/>
                            </wps:cNvCnPr>
                            <wps:spPr bwMode="auto">
                              <a:xfrm>
                                <a:off x="5713" y="5820"/>
                                <a:ext cx="260" cy="1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4" name="AutoShape 881"/>
                            <wps:cNvCnPr>
                              <a:cxnSpLocks noChangeShapeType="1"/>
                            </wps:cNvCnPr>
                            <wps:spPr bwMode="auto">
                              <a:xfrm>
                                <a:off x="5713" y="4216"/>
                                <a:ext cx="0" cy="16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AutoShape 882"/>
                            <wps:cNvCnPr>
                              <a:cxnSpLocks noChangeShapeType="1"/>
                              <a:stCxn id="57" idx="3"/>
                            </wps:cNvCnPr>
                            <wps:spPr bwMode="auto">
                              <a:xfrm>
                                <a:off x="7380" y="3920"/>
                                <a:ext cx="30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AutoShape 883"/>
                            <wps:cNvCnPr>
                              <a:cxnSpLocks noChangeShapeType="1"/>
                            </wps:cNvCnPr>
                            <wps:spPr bwMode="auto">
                              <a:xfrm>
                                <a:off x="7380" y="6009"/>
                                <a:ext cx="309"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 name="AutoShape 884"/>
                            <wps:cNvCnPr>
                              <a:cxnSpLocks noChangeShapeType="1"/>
                            </wps:cNvCnPr>
                            <wps:spPr bwMode="auto">
                              <a:xfrm>
                                <a:off x="7689" y="3920"/>
                                <a:ext cx="1" cy="20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AutoShape 885"/>
                            <wps:cNvCnPr>
                              <a:cxnSpLocks noChangeShapeType="1"/>
                            </wps:cNvCnPr>
                            <wps:spPr bwMode="auto">
                              <a:xfrm>
                                <a:off x="7690" y="4945"/>
                                <a:ext cx="840" cy="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9" name="AutoShape 886"/>
                            <wps:cNvCnPr>
                              <a:cxnSpLocks noChangeShapeType="1"/>
                            </wps:cNvCnPr>
                            <wps:spPr bwMode="auto">
                              <a:xfrm>
                                <a:off x="8057" y="2570"/>
                                <a:ext cx="1" cy="5057"/>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 name="Text Box 887"/>
                            <wps:cNvSpPr txBox="1">
                              <a:spLocks noChangeArrowheads="1"/>
                            </wps:cNvSpPr>
                            <wps:spPr bwMode="auto">
                              <a:xfrm>
                                <a:off x="9019" y="3618"/>
                                <a:ext cx="1383" cy="504"/>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晶圓製造</w:t>
                                  </w:r>
                                </w:p>
                              </w:txbxContent>
                            </wps:txbx>
                            <wps:bodyPr rot="0" vert="horz" wrap="square" lIns="91440" tIns="45720" rIns="91440" bIns="45720" anchor="t" anchorCtr="0" upright="1">
                              <a:noAutofit/>
                            </wps:bodyPr>
                          </wps:wsp>
                          <wps:wsp>
                            <wps:cNvPr id="71" name="Text Box 888"/>
                            <wps:cNvSpPr txBox="1">
                              <a:spLocks noChangeArrowheads="1"/>
                            </wps:cNvSpPr>
                            <wps:spPr bwMode="auto">
                              <a:xfrm>
                                <a:off x="9019" y="4456"/>
                                <a:ext cx="1383" cy="504"/>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w:t>
                                  </w:r>
                                  <w:r>
                                    <w:rPr>
                                      <w:rFonts w:ascii="標楷體" w:eastAsia="標楷體" w:hAnsi="標楷體" w:hint="eastAsia"/>
                                    </w:rPr>
                                    <w:t>針測</w:t>
                                  </w:r>
                                </w:p>
                              </w:txbxContent>
                            </wps:txbx>
                            <wps:bodyPr rot="0" vert="horz" wrap="square" lIns="91440" tIns="45720" rIns="91440" bIns="45720" anchor="t" anchorCtr="0" upright="1">
                              <a:noAutofit/>
                            </wps:bodyPr>
                          </wps:wsp>
                          <wps:wsp>
                            <wps:cNvPr id="72" name="Text Box 889"/>
                            <wps:cNvSpPr txBox="1">
                              <a:spLocks noChangeArrowheads="1"/>
                            </wps:cNvSpPr>
                            <wps:spPr bwMode="auto">
                              <a:xfrm>
                                <a:off x="9019" y="5315"/>
                                <a:ext cx="1383" cy="505"/>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Pr>
                                      <w:rFonts w:ascii="標楷體" w:eastAsia="標楷體" w:hAnsi="標楷體" w:hint="eastAsia"/>
                                    </w:rPr>
                                    <w:t>封裝</w:t>
                                  </w:r>
                                </w:p>
                              </w:txbxContent>
                            </wps:txbx>
                            <wps:bodyPr rot="0" vert="horz" wrap="square" lIns="91440" tIns="45720" rIns="91440" bIns="45720" anchor="t" anchorCtr="0" upright="1">
                              <a:noAutofit/>
                            </wps:bodyPr>
                          </wps:wsp>
                          <wps:wsp>
                            <wps:cNvPr id="73" name="Text Box 890"/>
                            <wps:cNvSpPr txBox="1">
                              <a:spLocks noChangeArrowheads="1"/>
                            </wps:cNvSpPr>
                            <wps:spPr bwMode="auto">
                              <a:xfrm>
                                <a:off x="9019" y="6227"/>
                                <a:ext cx="1383" cy="505"/>
                              </a:xfrm>
                              <a:prstGeom prst="rect">
                                <a:avLst/>
                              </a:prstGeom>
                              <a:solidFill>
                                <a:srgbClr val="FFFFFF"/>
                              </a:solidFill>
                              <a:ln w="9525">
                                <a:solidFill>
                                  <a:srgbClr val="000000"/>
                                </a:solidFill>
                                <a:miter lim="800000"/>
                                <a:headEnd/>
                                <a:tailEnd/>
                              </a:ln>
                            </wps:spPr>
                            <wps:txbx>
                              <w:txbxContent>
                                <w:p w:rsidR="00822279" w:rsidRPr="00BE0F49" w:rsidRDefault="00822279" w:rsidP="00FD027A">
                                  <w:pPr>
                                    <w:jc w:val="center"/>
                                    <w:rPr>
                                      <w:rFonts w:ascii="標楷體" w:eastAsia="標楷體" w:hAnsi="標楷體"/>
                                    </w:rPr>
                                  </w:pPr>
                                  <w:r>
                                    <w:rPr>
                                      <w:rFonts w:ascii="標楷體" w:eastAsia="標楷體" w:hAnsi="標楷體" w:hint="eastAsia"/>
                                    </w:rPr>
                                    <w:t>最後測試</w:t>
                                  </w:r>
                                </w:p>
                              </w:txbxContent>
                            </wps:txbx>
                            <wps:bodyPr rot="0" vert="horz" wrap="square" lIns="91440" tIns="45720" rIns="91440" bIns="45720" anchor="t" anchorCtr="0" upright="1">
                              <a:noAutofit/>
                            </wps:bodyPr>
                          </wps:wsp>
                          <wps:wsp>
                            <wps:cNvPr id="74" name="Text Box 891"/>
                            <wps:cNvSpPr txBox="1">
                              <a:spLocks noChangeArrowheads="1"/>
                            </wps:cNvSpPr>
                            <wps:spPr bwMode="auto">
                              <a:xfrm>
                                <a:off x="6111" y="2773"/>
                                <a:ext cx="1471"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設計公司</w:t>
                                  </w:r>
                                </w:p>
                              </w:txbxContent>
                            </wps:txbx>
                            <wps:bodyPr rot="0" vert="horz" wrap="square" lIns="91440" tIns="45720" rIns="91440" bIns="45720" anchor="t" anchorCtr="0" upright="1">
                              <a:noAutofit/>
                            </wps:bodyPr>
                          </wps:wsp>
                          <wps:wsp>
                            <wps:cNvPr id="75" name="Text Box 892"/>
                            <wps:cNvSpPr txBox="1">
                              <a:spLocks noChangeArrowheads="1"/>
                            </wps:cNvSpPr>
                            <wps:spPr bwMode="auto">
                              <a:xfrm>
                                <a:off x="6111" y="6570"/>
                                <a:ext cx="1157" cy="4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多量少樣</w:t>
                                  </w:r>
                                </w:p>
                              </w:txbxContent>
                            </wps:txbx>
                            <wps:bodyPr rot="0" vert="horz" wrap="square" lIns="91440" tIns="45720" rIns="91440" bIns="45720" anchor="t" anchorCtr="0" upright="1">
                              <a:noAutofit/>
                            </wps:bodyPr>
                          </wps:wsp>
                          <wps:wsp>
                            <wps:cNvPr id="76" name="AutoShape 893"/>
                            <wps:cNvCnPr>
                              <a:cxnSpLocks noChangeShapeType="1"/>
                              <a:stCxn id="46" idx="2"/>
                            </wps:cNvCnPr>
                            <wps:spPr bwMode="auto">
                              <a:xfrm rot="5400000">
                                <a:off x="7731" y="6139"/>
                                <a:ext cx="1093" cy="2934"/>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77" name="AutoShape 894"/>
                            <wps:cNvCnPr>
                              <a:cxnSpLocks noChangeShapeType="1"/>
                            </wps:cNvCnPr>
                            <wps:spPr bwMode="auto">
                              <a:xfrm flipV="1">
                                <a:off x="6822" y="7321"/>
                                <a:ext cx="0" cy="83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8" name="AutoShape 895"/>
                            <wps:cNvCnPr>
                              <a:cxnSpLocks noChangeShapeType="1"/>
                            </wps:cNvCnPr>
                            <wps:spPr bwMode="auto">
                              <a:xfrm flipH="1">
                                <a:off x="6572" y="7321"/>
                                <a:ext cx="13" cy="83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 name="AutoShape 896"/>
                            <wps:cNvCnPr>
                              <a:cxnSpLocks noChangeShapeType="1"/>
                            </wps:cNvCnPr>
                            <wps:spPr bwMode="auto">
                              <a:xfrm flipH="1">
                                <a:off x="4050" y="8152"/>
                                <a:ext cx="252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AutoShape 897"/>
                            <wps:cNvCnPr>
                              <a:cxnSpLocks noChangeShapeType="1"/>
                              <a:endCxn id="52" idx="2"/>
                            </wps:cNvCnPr>
                            <wps:spPr bwMode="auto">
                              <a:xfrm flipV="1">
                                <a:off x="4055" y="7058"/>
                                <a:ext cx="7" cy="1094"/>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2" name="Text Box 898"/>
                            <wps:cNvSpPr txBox="1">
                              <a:spLocks noChangeArrowheads="1"/>
                            </wps:cNvSpPr>
                            <wps:spPr bwMode="auto">
                              <a:xfrm>
                                <a:off x="5488" y="7627"/>
                                <a:ext cx="831"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rPr>
                                      <w:rFonts w:ascii="標楷體" w:eastAsia="標楷體" w:hAnsi="標楷體"/>
                                    </w:rPr>
                                  </w:pPr>
                                  <w:r>
                                    <w:rPr>
                                      <w:rFonts w:eastAsia="標楷體" w:hint="eastAsia"/>
                                    </w:rPr>
                                    <w:t>產品</w:t>
                                  </w:r>
                                </w:p>
                              </w:txbxContent>
                            </wps:txbx>
                            <wps:bodyPr rot="0" vert="horz" wrap="square" lIns="91440" tIns="45720" rIns="91440" bIns="45720" anchor="t" anchorCtr="0" upright="1">
                              <a:noAutofit/>
                            </wps:bodyPr>
                          </wps:wsp>
                          <wps:wsp>
                            <wps:cNvPr id="83" name="Text Box 899"/>
                            <wps:cNvSpPr txBox="1">
                              <a:spLocks noChangeArrowheads="1"/>
                            </wps:cNvSpPr>
                            <wps:spPr bwMode="auto">
                              <a:xfrm>
                                <a:off x="8530" y="7627"/>
                                <a:ext cx="1157" cy="4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B60703" w:rsidRDefault="00822279" w:rsidP="00FD027A">
                                  <w:pPr>
                                    <w:jc w:val="right"/>
                                    <w:rPr>
                                      <w:rFonts w:ascii="標楷體" w:eastAsia="標楷體" w:hAnsi="標楷體"/>
                                    </w:rPr>
                                  </w:pPr>
                                  <w:r>
                                    <w:rPr>
                                      <w:rFonts w:eastAsia="標楷體" w:hint="eastAsia"/>
                                    </w:rPr>
                                    <w:t>產品</w:t>
                                  </w:r>
                                </w:p>
                              </w:txbxContent>
                            </wps:txbx>
                            <wps:bodyPr rot="0" vert="horz" wrap="square" lIns="91440" tIns="45720" rIns="91440" bIns="45720" anchor="t" anchorCtr="0" upright="1">
                              <a:noAutofit/>
                            </wps:bodyPr>
                          </wps:wsp>
                        </wpg:grpSp>
                      </wpg:wgp>
                    </wpc:wpc>
                  </a:graphicData>
                </a:graphic>
              </wp:inline>
            </w:drawing>
          </mc:Choice>
          <mc:Fallback>
            <w:pict>
              <v:group id="畫布 860" o:spid="_x0000_s1092" editas="canvas" style="width:434.9pt;height:277.15pt;mso-position-horizontal-relative:char;mso-position-vertical-relative:line" coordsize="55232,35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">
                <v:shape id="_x0000_s1093" type="#_x0000_t75" style="position:absolute;width:55232;height:35198;visibility:visible;mso-wrap-style:square">
                  <v:fill o:detectmouseclick="t"/>
                  <v:path o:connecttype="none"/>
                </v:shape>
                <v:group id="Group 862" o:spid="_x0000_s1094" style="position:absolute;left:937;width:53438;height:35198" coordorigin="3240,2570" coordsize="7511,620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vlOn8UAAADbAAAADwAAAGRycy9kb3ducmV2LnhtbESPT2vCQBTE74V+h+UV&#10;ejObtFokZhWRtvQQBLUg3h7ZZxLMvg3Zbf58e7dQ6HGYmd8w2WY0jeipc7VlBUkUgyAurK65VPB9&#10;+pgtQTiPrLGxTAomcrBZPz5kmGo78IH6oy9FgLBLUUHlfZtK6YqKDLrItsTBu9rOoA+yK6XucAhw&#10;08iXOH6TBmsOCxW2tKuouB1/jILPAYfta/Le57frbrqcFvtznpBSz0/jdgXC0+j/w3/tL61gv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75Tp/FAAAA2wAA&#10;AA8AAAAAAAAAAAAAAAAAqgIAAGRycy9kb3ducmV2LnhtbFBLBQYAAAAABAAEAPoAAACcAwAAAAA=&#10;">
                  <v:rect id="Rectangle 863" o:spid="_x0000_s1095" style="position:absolute;left:8740;top:3415;width:2011;height:3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x8EsYA&#10;AADbAAAADwAAAGRycy9kb3ducmV2LnhtbESPX2vCQBDE3wv9DscWfCl6qbQi0VNKQPAlSO0ffFxy&#10;axLN7cXcatJv3ysU+jjMzG+Y5XpwjbpRF2rPBp4mCSjiwtuaSwMf75vxHFQQZIuNZzLwTQHWq/u7&#10;JabW9/xGt72UKkI4pGigEmlTrUNRkcMw8S1x9I6+cyhRdqW2HfYR7ho9TZKZdlhzXKiwpayi4ry/&#10;OgNHefnqP3fXS3s5ZI+l5Pkpm+bGjB6G1wUooUH+w3/trTXwPIPfL/EH6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x8EsYAAADbAAAADwAAAAAAAAAAAAAAAACYAgAAZHJz&#10;L2Rvd25yZXYueG1sUEsFBgAAAAAEAAQA9QAAAIsDAAAAAA==&#10;">
                    <v:stroke dashstyle="dash"/>
                  </v:rect>
                  <v:shapetype id="_x0000_t32" coordsize="21600,21600" o:spt="32" o:oned="t" path="m,l21600,21600e" filled="f">
                    <v:path arrowok="t" fillok="f" o:connecttype="none"/>
                    <o:lock v:ext="edit" shapetype="t"/>
                  </v:shapetype>
                  <v:shape id="AutoShape 864" o:spid="_x0000_s1096" type="#_x0000_t32" style="position:absolute;left:3668;top:7059;width:3;height:1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uptdsUAAADbAAAADwAAAGRycy9kb3ducmV2LnhtbESPS2sCMRSF9wX/Q7iCu5ppfZXRKNKi&#10;FDfig+ryOrmdjJ3cDJNUp/76Rih0eTiPjzOZNbYUF6p94VjBUzcBQZw5XXCuYL9bPL6A8AFZY+mY&#10;FPyQh9m09TDBVLsrb+iyDbmII+xTVGBCqFIpfWbIou+6ijh6n662GKKsc6lrvMZxW8rnJBlKiwVH&#10;gsGKXg1lX9tvG7nr1dvH7bgszzgwp/mhOvc2xU6pTruZj0EEasJ/+K/9rhX0R3D/En+AnP4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uptdsUAAADbAAAADwAAAAAAAAAA&#10;AAAAAAChAgAAZHJzL2Rvd25yZXYueG1sUEsFBgAAAAAEAAQA+QAAAJMDAAAAAA==&#10;">
                    <v:stroke startarrow="classic"/>
                  </v:shape>
                  <v:shape id="AutoShape 865" o:spid="_x0000_s1097" type="#_x0000_t32" style="position:absolute;left:3668;top:8773;width:6506;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gZTcAAAADbAAAADwAAAGRycy9kb3ducmV2LnhtbERPTYvCMBC9L+x/CCPsZdG0yyJSjSKC&#10;IB6E1R48DsnYFptJN4m1/ntzEDw+3vdiNdhW9ORD41hBPslAEGtnGq4UlKfteAYiRGSDrWNS8KAA&#10;q+XnxwIL4+78R/0xViKFcChQQR1jV0gZdE0Ww8R1xIm7OG8xJugraTzeU7ht5U+WTaXFhlNDjR1t&#10;atLX480qaPbloey//6PXs31+9nk4nVut1NdoWM9BRBriW/xy74yC3zQ2fUk/QC6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bIGU3AAAAA2wAAAA8AAAAAAAAAAAAAAAAA&#10;oQIAAGRycy9kb3ducmV2LnhtbFBLBQYAAAAABAAEAPkAAACOAwAAAAA=&#10;"/>
                  <v:shape id="AutoShape 866" o:spid="_x0000_s1098" type="#_x0000_t32" style="position:absolute;left:10173;top:7059;width:1;height:1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AMPcUAAADbAAAADwAAAGRycy9kb3ducmV2LnhtbESPQWsCMRSE7wX/Q3iCl1KzSpV2NcpW&#10;EFTwoG3vz83rJnTzst1E3f77piB4HGbmG2a+7FwtLtQG61nBaJiBIC69tlwp+HhfP72ACBFZY+2Z&#10;FPxSgOWi9zDHXPsrH+hyjJVIEA45KjAxNrmUoTTkMAx9Q5y8L986jEm2ldQtXhPc1XKcZVPp0HJa&#10;MNjQylD5fTw7Bfvt6K04GbvdHX7sfrIu6nP1+KnUoN8VMxCRungP39obreD5F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YAMPcUAAADbAAAADwAAAAAAAAAA&#10;AAAAAAChAgAAZHJzL2Rvd25yZXYueG1sUEsFBgAAAAAEAAQA+QAAAJMDAAAAAA==&#10;"/>
                  <v:group id="Group 867" o:spid="_x0000_s1099" style="position:absolute;left:3240;top:2570;width:7376;height:5582" coordorigin="3240,2570" coordsize="7376,55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1d72sEAAADbAAAADwAAAGRycy9kb3ducmV2LnhtbERPy4rCMBTdD/gP4Qru&#10;xrSKg1RTEVFxIQOjgri7NLcPbG5KE9v695PFwCwP573eDKYWHbWusqwgnkYgiDOrKy4U3K6HzyUI&#10;55E11pZJwZscbNLRxxoTbXv+oe7iCxFC2CWooPS+SaR0WUkG3dQ2xIHLbWvQB9gWUrfYh3BTy1kU&#10;fUmDFYeGEhvalZQ9Ly+j4Nhjv53H++78zHfvx3XxfT/HpNRkPGxXIDwN/l/85z5pBYuwP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e1d72sEAAADbAAAADwAA&#10;AAAAAAAAAAAAAACqAgAAZHJzL2Rvd25yZXYueG1sUEsFBgAAAAAEAAQA+gAAAJgDAAAAAA==&#10;">
                    <v:shape id="Text Box 868" o:spid="_x0000_s1100" type="#_x0000_t202" style="position:absolute;left:3935;top:2773;width:725;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fnJsIA&#10;AADbAAAADwAAAGRycy9kb3ducmV2LnhtbESP3YrCMBSE7xd8h3AEbxabKutfNYorrHjrzwOcNse2&#10;2JyUJmvr2xtB8HKYmW+Y1aYzlbhT40rLCkZRDII4s7rkXMHl/Decg3AeWWNlmRQ8yMFm3ftaYaJt&#10;y0e6n3wuAoRdggoK7+tESpcVZNBFtiYO3tU2Bn2QTS51g22Am0qO43gqDZYcFgqsaVdQdjv9GwXX&#10;Q/s9WbTp3l9mx5/pL5az1D6UGvS77RKEp85/wu/2QSuYjOD1Jfw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R+cmwgAAANsAAAAPAAAAAAAAAAAAAAAAAJgCAABkcnMvZG93&#10;bnJldi54bWxQSwUGAAAAAAQABAD1AAAAhwMAAAAA&#10;" stroked="f">
                      <v:textbox>
                        <w:txbxContent>
                          <w:p w:rsidR="00822279" w:rsidRPr="00B60703" w:rsidRDefault="00822279" w:rsidP="00FD027A">
                            <w:pPr>
                              <w:rPr>
                                <w:rFonts w:ascii="標楷體" w:eastAsia="標楷體" w:hAnsi="標楷體"/>
                              </w:rPr>
                            </w:pPr>
                            <w:r w:rsidRPr="00B60703">
                              <w:rPr>
                                <w:rFonts w:ascii="標楷體" w:eastAsia="標楷體" w:hAnsi="標楷體" w:hint="eastAsia"/>
                              </w:rPr>
                              <w:t>客戶</w:t>
                            </w:r>
                          </w:p>
                        </w:txbxContent>
                      </v:textbox>
                    </v:shape>
                    <v:shape id="Text Box 869" o:spid="_x0000_s1101" type="#_x0000_t202" style="position:absolute;left:3464;top:6570;width:1196;height:4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822279" w:rsidRPr="00B60703" w:rsidRDefault="00822279" w:rsidP="00FD027A">
                            <w:pPr>
                              <w:rPr>
                                <w:rFonts w:ascii="標楷體" w:eastAsia="標楷體" w:hAnsi="標楷體"/>
                              </w:rPr>
                            </w:pPr>
                            <w:r>
                              <w:rPr>
                                <w:rFonts w:eastAsia="標楷體" w:hint="eastAsia"/>
                              </w:rPr>
                              <w:t>系統廠商</w:t>
                            </w:r>
                          </w:p>
                        </w:txbxContent>
                      </v:textbox>
                    </v:shape>
                    <v:shape id="Text Box 870" o:spid="_x0000_s1102" type="#_x0000_t202" style="position:absolute;left:8872;top:2773;width:1744;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ncysMA&#10;AADbAAAADwAAAGRycy9kb3ducmV2LnhtbESP3WrCQBSE7wu+w3IEb4purI22qatUocXbqA9wzB6T&#10;0OzZkF3z8/ZdQfBymJlvmPW2N5VoqXGlZQXzWQSCOLO65FzB+fQz/QDhPLLGyjIpGMjBdjN6WWOi&#10;bccptUefiwBhl6CCwvs6kdJlBRl0M1sTB+9qG4M+yCaXusEuwE0l36JoKQ2WHBYKrGlfUPZ3vBkF&#10;10P3Gn92l19/XqXvyx2Wq4sdlJqM++8vEJ56/ww/2getIF7A/Uv4AX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9ncysMAAADbAAAADwAAAAAAAAAAAAAAAACYAgAAZHJzL2Rv&#10;d25yZXYueG1sUEsFBgAAAAAEAAQA9QAAAIgDAAAAAA==&#10;" stroked="f">
                      <v:textbo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製造代工廠</w:t>
                            </w:r>
                          </w:p>
                        </w:txbxContent>
                      </v:textbox>
                    </v:shape>
                    <v:shape id="Text Box 871" o:spid="_x0000_s1103" type="#_x0000_t202" style="position:absolute;left:3405;top:3493;width:1408;height:8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YzFcQA&#10;AADbAAAADwAAAGRycy9kb3ducmV2LnhtbESPQWsCMRSE70L/Q3gFL6JZrVW7NYoIFXtrVdrrY/Pc&#10;Xdy8rElc13/fFASPw8x8w8yXralEQ86XlhUMBwkI4szqknMFh/1HfwbCB2SNlWVScCMPy8VTZ46p&#10;tlf+pmYXchEh7FNUUIRQp1L6rCCDfmBr4ugdrTMYonS51A6vEW4qOUqSiTRYclwosKZ1QdlpdzEK&#10;ZuNt8+s/X75+ssmxegu9abM5O6W6z+3qHUSgNjzC9/ZWK3gdw/+X+AP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mMxXEAAAA2wAAAA8AAAAAAAAAAAAAAAAAmAIAAGRycy9k&#10;b3ducmV2LnhtbFBLBQYAAAAABAAEAPUAAACJAwAAAAA=&#10;">
                      <v:textbox>
                        <w:txbxContent>
                          <w:p w:rsidR="00822279" w:rsidRPr="00B60703" w:rsidRDefault="00822279" w:rsidP="00FD027A">
                            <w:r w:rsidRPr="00B60703">
                              <w:t>Distributed</w:t>
                            </w:r>
                          </w:p>
                          <w:p w:rsidR="00822279" w:rsidRPr="00B60703" w:rsidRDefault="00822279" w:rsidP="00FD027A">
                            <w:r w:rsidRPr="00B60703">
                              <w:t>Channel</w:t>
                            </w:r>
                          </w:p>
                        </w:txbxContent>
                      </v:textbox>
                    </v:shape>
                    <v:shape id="Text Box 872" o:spid="_x0000_s1104" type="#_x0000_t202" style="position:absolute;left:3405;top:5648;width:1408;height: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GqWjsUA&#10;AADbAAAADwAAAGRycy9kb3ducmV2LnhtbESPT2vCQBTE70K/w/IKXkQ39U/U6CqlYNFbq9JeH9ln&#10;Epp9m+5uY/rtuwXB4zAzv2HW287UoiXnK8sKnkYJCOLc6ooLBefTbrgA4QOyxtoyKfglD9vNQ2+N&#10;mbZXfqf2GAoRIewzVFCG0GRS+rwkg35kG+LoXawzGKJ0hdQOrxFuajlOklQarDgulNjQS0n51/HH&#10;KFhM9+2nP0zePvL0Ui/DYN6+fjul+o/d8wpEoC7cw7f2XiuYzeD/S/wBcvM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apaOxQAAANsAAAAPAAAAAAAAAAAAAAAAAJgCAABkcnMv&#10;ZG93bnJldi54bWxQSwUGAAAAAAQABAD1AAAAigMAAAAA&#10;">
                      <v:textbox>
                        <w:txbxContent>
                          <w:p w:rsidR="00822279" w:rsidRPr="00B60703" w:rsidRDefault="00822279" w:rsidP="00FD027A">
                            <w:pPr>
                              <w:jc w:val="center"/>
                            </w:pPr>
                            <w:r w:rsidRPr="00B60703">
                              <w:t>OEM</w:t>
                            </w:r>
                          </w:p>
                          <w:p w:rsidR="00822279" w:rsidRPr="00B60703" w:rsidRDefault="00822279" w:rsidP="00FD027A">
                            <w:pPr>
                              <w:jc w:val="center"/>
                            </w:pPr>
                            <w:r w:rsidRPr="00B60703">
                              <w:t>Channel</w:t>
                            </w:r>
                          </w:p>
                        </w:txbxContent>
                      </v:textbox>
                    </v:shape>
                    <v:shape id="Text Box 873" o:spid="_x0000_s1105" type="#_x0000_t202" style="position:absolute;left:3240;top:4456;width:1816;height:11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UsQA&#10;AADbAAAADwAAAGRycy9kb3ducmV2LnhtbESP0WqDQBRE3wP9h+UW+hLqmhJNa7NKGkjxNWk+4Ore&#10;qNS9K+42mr/PFgp9HGbmDLMtZtOLK42us6xgFcUgiGurO24UnL8Oz68gnEfW2FsmBTdyUOQPiy1m&#10;2k58pOvJNyJA2GWooPV+yKR0dUsGXWQH4uBd7GjQBzk2Uo84Bbjp5Uscp9Jgx2GhxYH2LdXfpx+j&#10;4FJOy+Rtqj79eXNcpx/YbSp7U+rpcd69g/A0+//wX7vUCpIUfr+EHyDz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uuf1LEAAAA2wAAAA8AAAAAAAAAAAAAAAAAmAIAAGRycy9k&#10;b3ducmV2LnhtbFBLBQYAAAAABAAEAPUAAACJAwAAAAA=&#10;" stroked="f">
                      <v:textbox>
                        <w:txbxContent>
                          <w:p w:rsidR="00822279" w:rsidRPr="001C65AB" w:rsidRDefault="00822279" w:rsidP="00FD027A">
                            <w:pPr>
                              <w:rPr>
                                <w:rFonts w:ascii="標楷體" w:eastAsia="標楷體" w:hAnsi="標楷體"/>
                              </w:rPr>
                            </w:pPr>
                            <w:r w:rsidRPr="001C65AB">
                              <w:rPr>
                                <w:rFonts w:ascii="標楷體" w:eastAsia="標楷體" w:hAnsi="標楷體" w:hint="eastAsia"/>
                              </w:rPr>
                              <w:t>主機板廠商</w:t>
                            </w:r>
                          </w:p>
                          <w:p w:rsidR="00822279" w:rsidRPr="001C65AB" w:rsidRDefault="00822279" w:rsidP="00FD027A">
                            <w:pPr>
                              <w:rPr>
                                <w:rFonts w:ascii="標楷體" w:eastAsia="標楷體" w:hAnsi="標楷體"/>
                              </w:rPr>
                            </w:pPr>
                            <w:r w:rsidRPr="001C65AB">
                              <w:rPr>
                                <w:rFonts w:ascii="標楷體" w:eastAsia="標楷體" w:hAnsi="標楷體" w:hint="eastAsia"/>
                              </w:rPr>
                              <w:t>電腦周邊廠商</w:t>
                            </w:r>
                          </w:p>
                          <w:p w:rsidR="00822279" w:rsidRPr="001C65AB" w:rsidRDefault="00822279" w:rsidP="00FD027A">
                            <w:pPr>
                              <w:rPr>
                                <w:rFonts w:ascii="標楷體" w:eastAsia="標楷體" w:hAnsi="標楷體"/>
                              </w:rPr>
                            </w:pPr>
                            <w:r w:rsidRPr="001C65AB">
                              <w:rPr>
                                <w:rFonts w:ascii="標楷體" w:eastAsia="標楷體" w:hAnsi="標楷體" w:hint="eastAsia"/>
                              </w:rPr>
                              <w:t>資訊商品製造商</w:t>
                            </w:r>
                          </w:p>
                          <w:p w:rsidR="00822279" w:rsidRDefault="00822279" w:rsidP="00FD027A"/>
                        </w:txbxContent>
                      </v:textbox>
                    </v:shape>
                    <v:shape id="Text Box 874" o:spid="_x0000_s1106" type="#_x0000_t202" style="position:absolute;left:5973;top:3493;width:1407;height:8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NWx8IA&#10;AADbAAAADwAAAGRycy9kb3ducmV2LnhtbESPQWsCMRSE7wX/Q3iCt5pVsJXVKItS8GKhtnh+JM/d&#10;1c1LSNJ1/fdNodDjMDPfMOvtYDvRU4itYwWzaQGCWDvTcq3g6/PteQkiJmSDnWNS8KAI283oaY2l&#10;cXf+oP6UapEhHEtU0KTkSymjbshinDpPnL2LCxZTlqGWJuA9w20n50XxIi22nBca9LRrSN9O31bB&#10;sTruivfQ28qfL9cOvdZ7H5WajIdqBSLRkP7Df+2DUbB4hd8v+QfI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01bHwgAAANsAAAAPAAAAAAAAAAAAAAAAAJgCAABkcnMvZG93&#10;bnJldi54bWxQSwUGAAAAAAQABAD1AAAAhwMAAAAA&#10;">
                      <v:textbox>
                        <w:txbxContent>
                          <w:p w:rsidR="00822279" w:rsidRPr="00B60703" w:rsidRDefault="00822279" w:rsidP="00D45CC2">
                            <w:pPr>
                              <w:jc w:val="center"/>
                            </w:pPr>
                            <w:r w:rsidRPr="00B60703">
                              <w:t>ASIC</w:t>
                            </w:r>
                          </w:p>
                        </w:txbxContent>
                      </v:textbox>
                    </v:shape>
                    <v:shape id="AutoShape 875" o:spid="_x0000_s1107" type="#_x0000_t32" style="position:absolute;left:4813;top:3920;width:1160;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x1dv8EAAADbAAAADwAAAGRycy9kb3ducmV2LnhtbERPy4rCMBTdC/MP4Q6409QBRatRhoER&#10;UVz4oOju0txpyzQ3JYla/XqzEFweznu2aE0truR8ZVnBoJ+AIM6trrhQcDz89sYgfEDWWFsmBXfy&#10;sJh/dGaYanvjHV33oRAxhH2KCsoQmlRKn5dk0PdtQxy5P+sMhghdIbXDWww3tfxKkpE0WHFsKLGh&#10;n5Ly//3FKDhtJpfsnm1pnQ0m6zM64x+HpVLdz/Z7CiJQG97il3ulFQzj2Pgl/gA5f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HV2/wQAAANsAAAAPAAAAAAAAAAAAAAAA&#10;AKECAABkcnMvZG93bnJldi54bWxQSwUGAAAAAAQABAD5AAAAjwMAAAAA&#10;">
                      <v:stroke endarrow="block"/>
                    </v:shape>
                    <v:shape id="Text Box 876" o:spid="_x0000_s1108" type="#_x0000_t202" style="position:absolute;left:5973;top:5648;width:1407;height:85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BnLsIA&#10;AADbAAAADwAAAGRycy9kb3ducmV2LnhtbESPQWsCMRSE7wX/Q3iCt5pVsNTVKItS8GKhtnh+JM/d&#10;1c1LSNJ1/fdNodDjMDPfMOvtYDvRU4itYwWzaQGCWDvTcq3g6/Pt+RVETMgGO8ek4EERtpvR0xpL&#10;4+78Qf0p1SJDOJaooEnJl1JG3ZDFOHWeOHsXFyymLEMtTcB7httOzoviRVpsOS806GnXkL6dvq2C&#10;Y3XcFe+ht5U/X64deq33Pio1GQ/VCkSiIf2H/9oHo2CxhN8v+QfI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AGcuwgAAANsAAAAPAAAAAAAAAAAAAAAAAJgCAABkcnMvZG93&#10;bnJldi54bWxQSwUGAAAAAAQABAD1AAAAhwMAAAAA&#10;">
                      <v:textbox>
                        <w:txbxContent>
                          <w:p w:rsidR="00822279" w:rsidRPr="008D6EB1" w:rsidRDefault="00822279" w:rsidP="00D45CC2">
                            <w:pPr>
                              <w:jc w:val="center"/>
                            </w:pPr>
                            <w:r w:rsidRPr="00B60703">
                              <w:t>Standard</w:t>
                            </w:r>
                          </w:p>
                        </w:txbxContent>
                      </v:textbox>
                    </v:shape>
                    <v:shape id="AutoShape 877" o:spid="_x0000_s1109" type="#_x0000_t32" style="position:absolute;left:4812;top:6097;width:1161;height: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ebBMAAAADbAAAADwAAAGRycy9kb3ducmV2LnhtbERPy4rCMBTdC/5DuMLsNHUWotUoIjgM&#10;igsfFN1dmmtbbG5KErX69WYxMMvDec8WranFg5yvLCsYDhIQxLnVFRcKTsd1fwzCB2SNtWVS8CIP&#10;i3m3M8NU2yfv6XEIhYgh7FNUUIbQpFL6vCSDfmAb4shdrTMYInSF1A6fMdzU8jtJRtJgxbGhxIZW&#10;JeW3w90oOG8n9+yV7WiTDSebCzrj38cfpb567XIKIlAb/sV/7l+tYBTXxy/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cHmwTAAAAA2wAAAA8AAAAAAAAAAAAAAAAA&#10;oQIAAGRycy9kb3ducmV2LnhtbFBLBQYAAAAABAAEAPkAAACOAwAAAAA=&#10;">
                      <v:stroke endarrow="block"/>
                    </v:shape>
                    <v:shape id="AutoShape 878" o:spid="_x0000_s1110" type="#_x0000_t32" style="position:absolute;left:5351;top:2570;width:0;height:5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VCjcUAAADbAAAADwAAAGRycy9kb3ducmV2LnhtbESPUWvCMBSF3wf+h3AHexma6rCMahQZ&#10;DBxDNp3g66W5a0qbm9DE2u3Xm4Gwx8M55zuc5XqwreipC7VjBdNJBoK4dLrmSsHx63X8DCJEZI2t&#10;Y1LwQwHWq9HdEgvtLryn/hArkSAcClRgYvSFlKE0ZDFMnCdO3rfrLMYku0rqDi8Jbls5y7JcWqw5&#10;LRj09GKobA5nq6Dpm4/95zz4x/Mv5e/e7N6eTlqph/thswARaYj/4Vt7qxXkU/j7kn6AXF0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lVCjcUAAADbAAAADwAAAAAAAAAA&#10;AAAAAAChAgAAZHJzL2Rvd25yZXYueG1sUEsFBgAAAAAEAAQA+QAAAJMDAAAAAA==&#10;">
                      <v:stroke dashstyle="dash"/>
                    </v:shape>
                    <v:shape id="AutoShape 879" o:spid="_x0000_s1111" type="#_x0000_t32" style="position:absolute;left:5712;top:4202;width:261;height: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mg6MMAAADbAAAADwAAAGRycy9kb3ducmV2LnhtbESPQYvCMBSE74L/ITzBm6Z6EK1GWRYU&#10;cfGwupT19miebbF5KUnUur9+Iwgeh5n5hlmsWlOLGzlfWVYwGiYgiHOrKy4U/BzXgykIH5A11pZJ&#10;wYM8rJbdzgJTbe/8TbdDKESEsE9RQRlCk0rp85IM+qFtiKN3ts5giNIVUju8R7ip5ThJJtJgxXGh&#10;xIY+S8ovh6tR8Ps1u2aPbE+7bDTbndAZ/3fcKNXvtR9zEIHa8A6/2lutYDKG55f4A+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iZoOjDAAAA2wAAAA8AAAAAAAAAAAAA&#10;AAAAoQIAAGRycy9kb3ducmV2LnhtbFBLBQYAAAAABAAEAPkAAACRAwAAAAA=&#10;">
                      <v:stroke endarrow="block"/>
                    </v:shape>
                    <v:shape id="AutoShape 880" o:spid="_x0000_s1112" type="#_x0000_t32" style="position:absolute;left:5713;top:5820;width:260;height:1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UFc8UAAADbAAAADwAAAGRycy9kb3ducmV2LnhtbESPQWvCQBSE7wX/w/KE3uomLUiNriKC&#10;pVh6qJagt0f2mQSzb8PuaqK/3i0IPQ4z8w0zW/SmERdyvrasIB0lIIgLq2suFfzu1i/vIHxA1thY&#10;JgVX8rCYD55mmGnb8Q9dtqEUEcI+QwVVCG0mpS8qMuhHtiWO3tE6gyFKV0rtsItw08jXJBlLgzXH&#10;hQpbWlVUnLZno2D/NTnn1/ybNnk62RzQGX/bfSj1POyXUxCB+vAffrQ/tYLxG/x9iT9Azu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9UFc8UAAADbAAAADwAAAAAAAAAA&#10;AAAAAAChAgAAZHJzL2Rvd25yZXYueG1sUEsFBgAAAAAEAAQA+QAAAJMDAAAAAA==&#10;">
                      <v:stroke endarrow="block"/>
                    </v:shape>
                    <v:shape id="AutoShape 881" o:spid="_x0000_s1113" type="#_x0000_t32" style="position:absolute;left:5713;top:4216;width:0;height:160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T/w8QAAADbAAAADwAAAGRycy9kb3ducmV2LnhtbESPQWsCMRSE74L/ITzBi9SsYqVsjbIV&#10;BBU8aNv76+Z1E7p52W6irv/eFIQeh5n5hlmsOleLC7XBelYwGWcgiEuvLVcKPt43Ty8gQkTWWHsm&#10;BTcKsFr2ewvMtb/ykS6nWIkE4ZCjAhNjk0sZSkMOw9g3xMn79q3DmGRbSd3iNcFdLadZNpcOLacF&#10;gw2tDZU/p7NTcNhN3oovY3f74689PG+K+lyNPpUaDrriFUSkLv6HH+2tVjCfwd+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NP/DxAAAANsAAAAPAAAAAAAAAAAA&#10;AAAAAKECAABkcnMvZG93bnJldi54bWxQSwUGAAAAAAQABAD5AAAAkgMAAAAA&#10;"/>
                    <v:shape id="AutoShape 882" o:spid="_x0000_s1114" type="#_x0000_t32" style="position:absolute;left:7380;top:3920;width:30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3haWMQAAADbAAAADwAAAGRycy9kb3ducmV2LnhtbESPT2sCMRTE7wW/Q3hCL6VmFRTZGmUt&#10;CCp48N/9dfO6CW5etpuo229vCgWPw8z8hpktOleLG7XBelYwHGQgiEuvLVcKTsfV+xREiMgaa8+k&#10;4JcCLOa9lxnm2t95T7dDrESCcMhRgYmxyaUMpSGHYeAb4uR9+9ZhTLKtpG7xnuCulqMsm0iHltOC&#10;wYY+DZWXw9Up2G2Gy+LL2M12/2N341VRX6u3s1Kv/a74ABGpi8/wf3utFUzG8Pcl/QA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eFpYxAAAANsAAAAPAAAAAAAAAAAA&#10;AAAAAKECAABkcnMvZG93bnJldi54bWxQSwUGAAAAAAQABAD5AAAAkgMAAAAA&#10;"/>
                    <v:shape id="AutoShape 883" o:spid="_x0000_s1115" type="#_x0000_t32" style="position:absolute;left:7380;top:6009;width:309;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6rEL8UAAADbAAAADwAAAGRycy9kb3ducmV2LnhtbESPQWsCMRSE7wX/Q3hCL8XNWuhSVqOs&#10;BaEWPKj1/ty8bkI3L+sm6vbfN4WCx2FmvmHmy8G14kp9sJ4VTLMcBHHtteVGwedhPXkFESKyxtYz&#10;KfihAMvF6GGOpfY33tF1HxuRIBxKVGBi7EopQ23IYch8R5y8L987jEn2jdQ93hLctfI5zwvp0HJa&#10;MNjRm6H6e39xCrab6ao6Gbv52J3t9mVdtZfm6ajU43ioZiAiDfEe/m+/awVFAX9f0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6rEL8UAAADbAAAADwAAAAAAAAAA&#10;AAAAAAChAgAAZHJzL2Rvd25yZXYueG1sUEsFBgAAAAAEAAQA+QAAAJMDAAAAAA==&#10;"/>
                    <v:shape id="AutoShape 884" o:spid="_x0000_s1116" type="#_x0000_t32" style="position:absolute;left:7689;top:3920;width:1;height:209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ZhtMUAAADbAAAADwAAAGRycy9kb3ducmV2LnhtbESPQWsCMRSE7wX/Q3hCL6VmFWrL1iir&#10;IFTBg9v2/rp5boKbl3UTdfvvTaHgcZiZb5jZoneNuFAXrGcF41EGgrjy2nKt4Otz/fwGIkRkjY1n&#10;UvBLARbzwcMMc+2vvKdLGWuRIBxyVGBibHMpQ2XIYRj5ljh5B985jEl2tdQdXhPcNXKSZVPp0HJa&#10;MNjSylB1LM9OwW4zXhY/xm62+5PdvayL5lw/fSv1OOyLdxCR+ngP/7c/tILpK/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OZhtMUAAADbAAAADwAAAAAAAAAA&#10;AAAAAAChAgAAZHJzL2Rvd25yZXYueG1sUEsFBgAAAAAEAAQA+QAAAJMDAAAAAA==&#10;"/>
                    <v:shape id="AutoShape 885" o:spid="_x0000_s1117" type="#_x0000_t32" style="position:absolute;left:7690;top:4945;width:840;height: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GXAsAAAADbAAAADwAAAGRycy9kb3ducmV2LnhtbERPy4rCMBTdC/5DuMLsNHUWotUoIjgM&#10;igsfFN1dmmtbbG5KErX69WYxMMvDec8WranFg5yvLCsYDhIQxLnVFRcKTsd1fwzCB2SNtWVS8CIP&#10;i3m3M8NU2yfv6XEIhYgh7FNUUIbQpFL6vCSDfmAb4shdrTMYInSF1A6fMdzU8jtJRtJgxbGhxIZW&#10;JeW3w90oOG8n9+yV7WiTDSebCzrj38cfpb567XIKIlAb/sV/7l+tYBTHxi/xB8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lxlwLAAAAA2wAAAA8AAAAAAAAAAAAAAAAA&#10;oQIAAGRycy9kb3ducmV2LnhtbFBLBQYAAAAABAAEAPkAAACOAwAAAAA=&#10;">
                      <v:stroke endarrow="block"/>
                    </v:shape>
                    <v:shape id="AutoShape 886" o:spid="_x0000_s1118" type="#_x0000_t32" style="position:absolute;left:8057;top:2570;width:1;height:505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NOi8UAAADbAAAADwAAAGRycy9kb3ducmV2LnhtbESPUUvDMBSF34X9h3CFvYhLdazMumwM&#10;QdgQcZuCr5fm2pQ2N6HJum6/3ggDHw/nnO9wFqvBtqKnLtSOFTxMMhDEpdM1Vwq+Pl/v5yBCRNbY&#10;OiYFZwqwWo5uFlhod+I99YdYiQThUKACE6MvpAylIYth4jxx8n5cZzEm2VVSd3hKcNvKxyzLpcWa&#10;04JBTy+GyuZwtAqavvnY72bB3x0vlL95876dfmulxrfD+hlEpCH+h6/tjVaQP8Hfl/QD5P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CNOi8UAAADbAAAADwAAAAAAAAAA&#10;AAAAAAChAgAAZHJzL2Rvd25yZXYueG1sUEsFBgAAAAAEAAQA+QAAAJMDAAAAAA==&#10;">
                      <v:stroke dashstyle="dash"/>
                    </v:shape>
                    <v:shape id="Text Box 887" o:spid="_x0000_s1119" type="#_x0000_t202" style="position:absolute;left:9019;top:3618;width:138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hpdsIA&#10;AADbAAAADwAAAGRycy9kb3ducmV2LnhtbERPy2rCQBTdF/yH4QrdFDOxLTGNjiKCxe58lHZ7yVyT&#10;YOZOnBlj+vedRaHLw3kvVoNpRU/ON5YVTJMUBHFpdcOVgs/TdpKD8AFZY2uZFPyQh9Vy9LDAQts7&#10;H6g/hkrEEPYFKqhD6AopfVmTQZ/YjjhyZ+sMhghdJbXDeww3rXxO00wabDg21NjRpqbycrwZBfnr&#10;rv/2Hy/7rzI7t2/hada/X51Sj+NhPQcRaAj/4j/3TiuYxfX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qGl2wgAAANsAAAAPAAAAAAAAAAAAAAAAAJgCAABkcnMvZG93&#10;bnJldi54bWxQSwUGAAAAAAQABAD1AAAAhwMAAAAA&#10;">
                      <v:textbo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晶圓製造</w:t>
                            </w:r>
                          </w:p>
                        </w:txbxContent>
                      </v:textbox>
                    </v:shape>
                    <v:shape id="Text Box 888" o:spid="_x0000_s1120" type="#_x0000_t202" style="position:absolute;left:9019;top:4456;width:1383;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OTM7cUA&#10;AADbAAAADwAAAGRycy9kb3ducmV2LnhtbESPT2sCMRTE70K/Q3iCF9GstqjdbpRSaNFba0Wvj83b&#10;P7h52Sbpun57IxR6HGbmN0y26U0jOnK+tqxgNk1AEOdW11wqOHy/T1YgfEDW2FgmBVfysFk/DDJM&#10;tb3wF3X7UIoIYZ+igiqENpXS5xUZ9FPbEkevsM5giNKVUju8RLhp5DxJFtJgzXGhwpbeKsrP+1+j&#10;YPW07U5+9/h5zBdF8xzGy+7jxyk1GvavLyAC9eE//NfeagXLGdy/xB8g1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5Mzt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sidRPr="00BE0F49">
                              <w:rPr>
                                <w:rFonts w:ascii="標楷體" w:eastAsia="標楷體" w:hAnsi="標楷體" w:hint="eastAsia"/>
                              </w:rPr>
                              <w:t>晶圓</w:t>
                            </w:r>
                            <w:r>
                              <w:rPr>
                                <w:rFonts w:ascii="標楷體" w:eastAsia="標楷體" w:hAnsi="標楷體" w:hint="eastAsia"/>
                              </w:rPr>
                              <w:t>針測</w:t>
                            </w:r>
                          </w:p>
                        </w:txbxContent>
                      </v:textbox>
                    </v:shape>
                    <v:shape id="Text Box 889" o:spid="_x0000_s1121" type="#_x0000_t202" style="position:absolute;left:9019;top:5315;width:138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ZSmsUA&#10;AADbAAAADwAAAGRycy9kb3ducmV2LnhtbESPW2sCMRSE3wv+h3AEX4pmtcXLapQitOhbvaCvh81x&#10;d3Fzsk3Sdf33Rij0cZiZb5jFqjWVaMj50rKC4SABQZxZXXKu4Hj47E9B+ICssbJMCu7kYbXsvCww&#10;1fbGO2r2IRcRwj5FBUUIdSqlzwoy6Ae2Jo7exTqDIUqXS+3wFuGmkqMkGUuDJceFAmtaF5Rd979G&#10;wfR905z99u37lI0v1Sy8TpqvH6dUr9t+zEEEasN/+K+90QomI3h+iT9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NlKa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Pr>
                                <w:rFonts w:ascii="標楷體" w:eastAsia="標楷體" w:hAnsi="標楷體" w:hint="eastAsia"/>
                              </w:rPr>
                              <w:t>封裝</w:t>
                            </w:r>
                          </w:p>
                        </w:txbxContent>
                      </v:textbox>
                    </v:shape>
                    <v:shape id="Text Box 890" o:spid="_x0000_s1122" type="#_x0000_t202" style="position:absolute;left:9019;top:6227;width:138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r3AcUA&#10;AADbAAAADwAAAGRycy9kb3ducmV2LnhtbESPT2sCMRTE74V+h/CEXopmW0XtdqNIQdFba0Wvj83b&#10;P7h5WZN03X77RhB6HGbmN0y27E0jOnK+tqzgZZSAIM6trrlUcPheD+cgfEDW2FgmBb/kYbl4fMgw&#10;1fbKX9TtQykihH2KCqoQ2lRKn1dk0I9sSxy9wjqDIUpXSu3wGuGmka9JMpUGa44LFbb0UVF+3v8Y&#10;BfPJtjv53fjzmE+L5i08z7rNxSn1NOhX7yAC9eE/fG9vtYLZGG5f4g+Qi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evcBxQAAANsAAAAPAAAAAAAAAAAAAAAAAJgCAABkcnMv&#10;ZG93bnJldi54bWxQSwUGAAAAAAQABAD1AAAAigMAAAAA&#10;">
                      <v:textbox>
                        <w:txbxContent>
                          <w:p w:rsidR="00822279" w:rsidRPr="00BE0F49" w:rsidRDefault="00822279" w:rsidP="00FD027A">
                            <w:pPr>
                              <w:jc w:val="center"/>
                              <w:rPr>
                                <w:rFonts w:ascii="標楷體" w:eastAsia="標楷體" w:hAnsi="標楷體"/>
                              </w:rPr>
                            </w:pPr>
                            <w:r>
                              <w:rPr>
                                <w:rFonts w:ascii="標楷體" w:eastAsia="標楷體" w:hAnsi="標楷體" w:hint="eastAsia"/>
                              </w:rPr>
                              <w:t>最後測試</w:t>
                            </w:r>
                          </w:p>
                        </w:txbxContent>
                      </v:textbox>
                    </v:shape>
                    <v:shape id="Text Box 891" o:spid="_x0000_s1123" type="#_x0000_t202" style="position:absolute;left:6111;top:2773;width:1471;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UY3sMA&#10;AADbAAAADwAAAGRycy9kb3ducmV2LnhtbESP3WrCQBSE74W+w3IKvRHdWFKj0U2wQktu/XmAY/aY&#10;BLNnQ3Zr4tu7hUIvh5n5htnmo2nFnXrXWFawmEcgiEurG64UnE9fsxUI55E1tpZJwYMc5NnLZIup&#10;tgMf6H70lQgQdikqqL3vUildWZNBN7cdcfCutjfog+wrqXscAty08j2KltJgw2Ghxo72NZW3449R&#10;cC2G6cd6uHz7c3KIl5/YJBf7UOrtddxtQHga/X/4r11oBUkMv1/CD5DZ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4UY3sMAAADbAAAADwAAAAAAAAAAAAAAAACYAgAAZHJzL2Rv&#10;d25yZXYueG1sUEsFBgAAAAAEAAQA9QAAAIgDAAAAAA==&#10;" stroked="f">
                      <v:textbox>
                        <w:txbxContent>
                          <w:p w:rsidR="00822279" w:rsidRPr="00B60703" w:rsidRDefault="00822279" w:rsidP="00FD027A">
                            <w:pPr>
                              <w:rPr>
                                <w:rFonts w:ascii="標楷體" w:eastAsia="標楷體" w:hAnsi="標楷體"/>
                              </w:rPr>
                            </w:pPr>
                            <w:r w:rsidRPr="00B60703">
                              <w:rPr>
                                <w:rFonts w:eastAsia="標楷體"/>
                              </w:rPr>
                              <w:t>IC</w:t>
                            </w:r>
                            <w:r>
                              <w:rPr>
                                <w:rFonts w:ascii="標楷體" w:eastAsia="標楷體" w:hAnsi="標楷體" w:hint="eastAsia"/>
                              </w:rPr>
                              <w:t>設計公司</w:t>
                            </w:r>
                          </w:p>
                        </w:txbxContent>
                      </v:textbox>
                    </v:shape>
                    <v:shape id="Text Box 892" o:spid="_x0000_s1124" type="#_x0000_t202" style="position:absolute;left:6111;top:6570;width:1157;height:4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9RcQA&#10;AADbAAAADwAAAGRycy9kb3ducmV2LnhtbESPzWrDMBCE74G+g9hCL6GRU+K4dS2bNJDia9I8wMZa&#10;/1BrZSw1dt4+KhR6HGbmGyYrZtOLK42us6xgvYpAEFdWd9woOH8dnl9BOI+ssbdMCm7koMgfFhmm&#10;2k58pOvJNyJA2KWooPV+SKV0VUsG3coOxMGr7WjQBzk2Uo84Bbjp5UsUbaXBjsNCiwPtW6q+Tz9G&#10;QV1Oy/htunz6c3LcbD+wSy72ptTT47x7B+Fp9v/hv3apFSQx/H4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DJvUXEAAAA2wAAAA8AAAAAAAAAAAAAAAAAmAIAAGRycy9k&#10;b3ducmV2LnhtbFBLBQYAAAAABAAEAPUAAACJAwAAAAA=&#10;" stroked="f">
                      <v:textbox>
                        <w:txbxContent>
                          <w:p w:rsidR="00822279" w:rsidRPr="00B60703" w:rsidRDefault="00822279" w:rsidP="00FD027A">
                            <w:pPr>
                              <w:rPr>
                                <w:rFonts w:ascii="標楷體" w:eastAsia="標楷體" w:hAnsi="標楷體"/>
                              </w:rPr>
                            </w:pPr>
                            <w:r>
                              <w:rPr>
                                <w:rFonts w:eastAsia="標楷體" w:hint="eastAsia"/>
                              </w:rPr>
                              <w:t>多量少樣</w:t>
                            </w:r>
                          </w:p>
                        </w:txbxContent>
                      </v:textbox>
                    </v:shape>
                    <v:shapetype id="_x0000_t33" coordsize="21600,21600" o:spt="33" o:oned="t" path="m,l21600,r,21600e" filled="f">
                      <v:stroke joinstyle="miter"/>
                      <v:path arrowok="t" fillok="f" o:connecttype="none"/>
                      <o:lock v:ext="edit" shapetype="t"/>
                    </v:shapetype>
                    <v:shape id="AutoShape 893" o:spid="_x0000_s1125" type="#_x0000_t33" style="position:absolute;left:7731;top:6139;width:1093;height:2934;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Jm9LcMAAADbAAAADwAAAGRycy9kb3ducmV2LnhtbESPQWvCQBSE7wX/w/KE3pqNpY0huoZQ&#10;ENpbG714e2SfSTD7Nu6uGvvru4VCj8PMfMOsy8kM4krO95YVLJIUBHFjdc+tgv1u+5SD8AFZ42CZ&#10;FNzJQ7mZPayx0PbGX3StQysihH2BCroQxkJK33Rk0Cd2JI7e0TqDIUrXSu3wFuFmkM9pmkmDPceF&#10;Dkd666g51Rej4HCUnyfE3KUfWe2rl3P//RruSj3Op2oFItAU/sN/7XetYJnB75f4A+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yZvS3DAAAA2wAAAA8AAAAAAAAAAAAA&#10;AAAAoQIAAGRycy9kb3ducmV2LnhtbFBLBQYAAAAABAAEAPkAAACRAwAAAAA=&#10;"/>
                    <v:shape id="AutoShape 894" o:spid="_x0000_s1126" type="#_x0000_t32" style="position:absolute;left:6822;top:7321;width:0;height:8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xtj8MAAADbAAAADwAAAGRycy9kb3ducmV2LnhtbESPwWrDMBBE74X8g9hAb7WcQJPiRjGJ&#10;oRB6CUkL7XGxNraItTKWajl/XxUKOQ4z84bZlJPtxEiDN44VLLIcBHHttOFGwefH29MLCB+QNXaO&#10;ScGNPJTb2cMGC+0in2g8h0YkCPsCFbQh9IWUvm7Jos9cT5y8ixsshiSHRuoBY4LbTi7zfCUtGk4L&#10;LfZUtVRfzz9WgYlHM/aHKu7fv769jmRuz84o9Tifdq8gAk3hHv5vH7SC9Rr+vqQfIL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MbY/DAAAA2wAAAA8AAAAAAAAAAAAA&#10;AAAAoQIAAGRycy9kb3ducmV2LnhtbFBLBQYAAAAABAAEAPkAAACRAwAAAAA=&#10;">
                      <v:stroke endarrow="block"/>
                    </v:shape>
                    <v:shape id="AutoShape 895" o:spid="_x0000_s1127" type="#_x0000_t32" style="position:absolute;left:6572;top:7321;width:13;height:83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KTT8MAAAADbAAAADwAAAGRycy9kb3ducmV2LnhtbERPTYvCMBC9L+x/CCPsZdG0e1ilGkUE&#10;QTwIqz14HJKxLTaTbhJr/ffmIHh8vO/FarCt6MmHxrGCfJKBINbONFwpKE/b8QxEiMgGW8ek4EEB&#10;VsvPjwUWxt35j/pjrEQK4VCggjrGrpAy6JoshonriBN3cd5iTNBX0ni8p3Dbyp8s+5UWG04NNXa0&#10;qUlfjzeroNmXh7L//o9ez/b52efhdG61Ul+jYT0HEWmIb/HLvTMKpmls+pJ+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ik0/DAAAAA2wAAAA8AAAAAAAAAAAAAAAAA&#10;oQIAAGRycy9kb3ducmV2LnhtbFBLBQYAAAAABAAEAPkAAACOAwAAAAA=&#10;"/>
                    <v:shape id="AutoShape 896" o:spid="_x0000_s1128" type="#_x0000_t32" style="position:absolute;left:4050;top:8152;width:2522;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2a8QAAADbAAAADwAAAGRycy9kb3ducmV2LnhtbESPQWsCMRSE74X+h/AEL0Wz66Hq1iil&#10;IIgHoboHj4/kdXdx87JN4rr+e1MoeBxm5htmtRlsK3ryoXGsIJ9mIIi1Mw1XCsrTdrIAESKywdYx&#10;KbhTgM369WWFhXE3/qb+GCuRIBwKVFDH2BVSBl2TxTB1HXHyfpy3GJP0lTQebwluWznLsndpseG0&#10;UGNHXzXpy/FqFTT78lD2b7/R68U+P/s8nM6tVmo8Gj4/QEQa4jP8394ZBfMl/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6HZrxAAAANsAAAAPAAAAAAAAAAAA&#10;AAAAAKECAABkcnMvZG93bnJldi54bWxQSwUGAAAAAAQABAD5AAAAkgMAAAAA&#10;"/>
                    <v:shape id="AutoShape 897" o:spid="_x0000_s1129" type="#_x0000_t32" style="position:absolute;left:4055;top:7058;width:7;height:109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3CF3L4AAADbAAAADwAAAGRycy9kb3ducmV2LnhtbERPy4rCMBTdC/5DuMLsbKqgSDXKjCCI&#10;m8EH6PLS3GnDNDeliU39+8liwOXhvDe7wTaip84bxwpmWQ6CuHTacKXgdj1MVyB8QNbYOCYFL/Kw&#10;245HGyy0i3ym/hIqkULYF6igDqEtpPRlTRZ95lrixP24zmJIsKuk7jCmcNvIeZ4vpUXDqaHGlvY1&#10;lb+Xp1Vg4rfp2+M+fp3uD68jmdfCGaU+JsPnGkSgIbzF/+6jVrBK69OX9APk9g8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fcIXcvgAAANsAAAAPAAAAAAAAAAAAAAAAAKEC&#10;AABkcnMvZG93bnJldi54bWxQSwUGAAAAAAQABAD5AAAAjAMAAAAA&#10;">
                      <v:stroke endarrow="block"/>
                    </v:shape>
                    <v:shape id="Text Box 898" o:spid="_x0000_s1130" type="#_x0000_t202" style="position:absolute;left:5488;top:7627;width:831;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VFsEA&#10;AADbAAAADwAAAGRycy9kb3ducmV2LnhtbESP3arCMBCE7wXfIazgjWiqePypRlFB8dafB1ibtS02&#10;m9JEW9/eCMK5HGbmG2a5bkwhXlS53LKC4SACQZxYnXOq4HrZ92cgnEfWWFgmBW9ysF61W0uMta35&#10;RK+zT0WAsItRQeZ9GUvpkowMuoEtiYN3t5VBH2SVSl1hHeCmkKMomkiDOYeFDEvaZZQ8zk+j4H6s&#10;e3/z+nbw1+lpPNliPr3Zt1LdTrNZgPDU+P/wr33UCmYj+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1VRbBAAAA2wAAAA8AAAAAAAAAAAAAAAAAmAIAAGRycy9kb3du&#10;cmV2LnhtbFBLBQYAAAAABAAEAPUAAACGAwAAAAA=&#10;" stroked="f">
                      <v:textbox>
                        <w:txbxContent>
                          <w:p w:rsidR="00822279" w:rsidRPr="00B60703" w:rsidRDefault="00822279" w:rsidP="00FD027A">
                            <w:pPr>
                              <w:rPr>
                                <w:rFonts w:ascii="標楷體" w:eastAsia="標楷體" w:hAnsi="標楷體"/>
                              </w:rPr>
                            </w:pPr>
                            <w:r>
                              <w:rPr>
                                <w:rFonts w:eastAsia="標楷體" w:hint="eastAsia"/>
                              </w:rPr>
                              <w:t>產品</w:t>
                            </w:r>
                          </w:p>
                        </w:txbxContent>
                      </v:textbox>
                    </v:shape>
                    <v:shape id="Text Box 899" o:spid="_x0000_s1131" type="#_x0000_t202" style="position:absolute;left:8530;top:7627;width:1157;height: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wjcEA&#10;AADbAAAADwAAAGRycy9kb3ducmV2LnhtbESP3YrCMBSE7wXfIRzBG9HU9b8aZRVWvPXnAY7NsS02&#10;J6WJtr79RhC8HGbmG2a1aUwhnlS53LKC4SACQZxYnXOq4HL+689BOI+ssbBMCl7kYLNut1YYa1vz&#10;kZ4nn4oAYRejgsz7MpbSJRkZdANbEgfvZiuDPsgqlbrCOsBNIX+iaCoN5hwWMixpl1FyPz2Mgtuh&#10;7k0W9XXvL7PjeLrFfHa1L6W6neZ3CcJT47/hT/ugFcx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58I3BAAAA2wAAAA8AAAAAAAAAAAAAAAAAmAIAAGRycy9kb3du&#10;cmV2LnhtbFBLBQYAAAAABAAEAPUAAACGAwAAAAA=&#10;" stroked="f">
                      <v:textbox>
                        <w:txbxContent>
                          <w:p w:rsidR="00822279" w:rsidRPr="00B60703" w:rsidRDefault="00822279" w:rsidP="00FD027A">
                            <w:pPr>
                              <w:jc w:val="right"/>
                              <w:rPr>
                                <w:rFonts w:ascii="標楷體" w:eastAsia="標楷體" w:hAnsi="標楷體"/>
                              </w:rPr>
                            </w:pPr>
                            <w:r>
                              <w:rPr>
                                <w:rFonts w:eastAsia="標楷體" w:hint="eastAsia"/>
                              </w:rPr>
                              <w:t>產品</w:t>
                            </w:r>
                          </w:p>
                        </w:txbxContent>
                      </v:textbox>
                    </v:shape>
                  </v:group>
                </v:group>
                <w10:anchorlock/>
              </v:group>
            </w:pict>
          </mc:Fallback>
        </mc:AlternateContent>
      </w:r>
      <w:r w:rsidR="00FD027A" w:rsidRPr="00FD027A">
        <w:rPr>
          <w:rFonts w:eastAsia="標楷體"/>
          <w:b/>
          <w:color w:val="000000"/>
          <w:sz w:val="26"/>
          <w:szCs w:val="26"/>
        </w:rPr>
        <w:t>IC</w:t>
      </w:r>
      <w:r w:rsidR="00FD027A" w:rsidRPr="00FD027A">
        <w:rPr>
          <w:rFonts w:eastAsia="標楷體"/>
          <w:b/>
          <w:color w:val="000000"/>
          <w:sz w:val="26"/>
          <w:szCs w:val="26"/>
        </w:rPr>
        <w:t>設計公司業務流程圖</w:t>
      </w:r>
    </w:p>
    <w:p w:rsidR="006240E2" w:rsidRDefault="006240E2" w:rsidP="00BD6D02">
      <w:pPr>
        <w:spacing w:beforeLines="50" w:before="120" w:afterLines="50" w:after="120" w:line="360" w:lineRule="auto"/>
        <w:ind w:leftChars="300" w:left="720" w:firstLineChars="200" w:firstLine="520"/>
        <w:jc w:val="both"/>
        <w:rPr>
          <w:rFonts w:eastAsia="標楷體"/>
          <w:sz w:val="26"/>
          <w:szCs w:val="26"/>
        </w:rPr>
      </w:pPr>
    </w:p>
    <w:p w:rsidR="006240E2" w:rsidRDefault="00E6033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IC</w:t>
      </w:r>
      <w:r w:rsidRPr="00C40B06">
        <w:rPr>
          <w:rFonts w:eastAsia="標楷體"/>
          <w:sz w:val="26"/>
          <w:szCs w:val="26"/>
        </w:rPr>
        <w:t>設計公司所以為無晶圓</w:t>
      </w:r>
      <w:r>
        <w:rPr>
          <w:rFonts w:eastAsia="標楷體" w:hint="eastAsia"/>
          <w:sz w:val="26"/>
          <w:szCs w:val="26"/>
        </w:rPr>
        <w:t>廠</w:t>
      </w:r>
      <w:r w:rsidRPr="00C40B06">
        <w:rPr>
          <w:rFonts w:eastAsia="標楷體"/>
          <w:sz w:val="26"/>
          <w:szCs w:val="26"/>
        </w:rPr>
        <w:t>（</w:t>
      </w:r>
      <w:r w:rsidRPr="00C40B06">
        <w:rPr>
          <w:rFonts w:eastAsia="標楷體"/>
          <w:sz w:val="26"/>
          <w:szCs w:val="26"/>
        </w:rPr>
        <w:t>Fabless</w:t>
      </w:r>
      <w:r w:rsidRPr="00C40B06">
        <w:rPr>
          <w:rFonts w:eastAsia="標楷體"/>
          <w:sz w:val="26"/>
          <w:szCs w:val="26"/>
        </w:rPr>
        <w:t>），是因其專注設計，將製程委外代工所致。該種營運模式之優點在於捨去製造功能，可集中資源於行銷與研發，降低營運風險。不過因製程外包，是否能取得產能與控制成本成為決定競爭力之關鍵。</w:t>
      </w:r>
    </w:p>
    <w:p w:rsidR="006240E2" w:rsidRDefault="00E6033D"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IC</w:t>
      </w:r>
      <w:r w:rsidRPr="00C40B06">
        <w:rPr>
          <w:rFonts w:eastAsia="標楷體"/>
          <w:sz w:val="26"/>
          <w:szCs w:val="26"/>
        </w:rPr>
        <w:t>設計公司為腦力密集產業，資本進入障礙低，技術進入障礙高，主要客戶為主機板廠商、電腦周邊廠商、資訊商品製造商及系統廠商。</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F51A0">
        <w:rPr>
          <w:rFonts w:ascii="Times New Roman" w:eastAsia="標楷體" w:hint="eastAsia"/>
          <w:sz w:val="32"/>
        </w:rPr>
        <w:lastRenderedPageBreak/>
        <w:t>市場</w:t>
      </w:r>
      <w:r w:rsidR="00FE04FB" w:rsidRPr="00EF51A0">
        <w:rPr>
          <w:rFonts w:ascii="Times New Roman" w:eastAsia="標楷體" w:hint="eastAsia"/>
          <w:sz w:val="32"/>
        </w:rPr>
        <w:t>概況</w:t>
      </w:r>
      <w:r w:rsidR="00F45E45" w:rsidRPr="00EF51A0">
        <w:rPr>
          <w:rStyle w:val="af2"/>
          <w:rFonts w:eastAsia="標楷體"/>
          <w:b w:val="0"/>
          <w:sz w:val="28"/>
          <w:szCs w:val="26"/>
        </w:rPr>
        <w:footnoteReference w:id="2"/>
      </w:r>
    </w:p>
    <w:p w:rsidR="006240E2" w:rsidRDefault="00FE04FB" w:rsidP="00BD6D02">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台灣</w:t>
      </w:r>
      <w:r w:rsidR="00F31269" w:rsidRPr="00145B4C">
        <w:rPr>
          <w:rFonts w:eastAsia="標楷體" w:hint="eastAsia"/>
          <w:b/>
          <w:sz w:val="28"/>
          <w:szCs w:val="26"/>
        </w:rPr>
        <w:t>IC</w:t>
      </w:r>
      <w:r w:rsidR="00CC64FC">
        <w:rPr>
          <w:rFonts w:eastAsia="標楷體" w:hint="eastAsia"/>
          <w:b/>
          <w:sz w:val="28"/>
          <w:szCs w:val="26"/>
        </w:rPr>
        <w:t>設計</w:t>
      </w:r>
      <w:r w:rsidRPr="00EA272E">
        <w:rPr>
          <w:rFonts w:eastAsia="標楷體" w:hint="eastAsia"/>
          <w:b/>
          <w:sz w:val="28"/>
          <w:szCs w:val="26"/>
        </w:rPr>
        <w:t>市場現況</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台灣半導體產業協會（</w:t>
      </w:r>
      <w:r w:rsidRPr="00C37B27">
        <w:rPr>
          <w:rFonts w:eastAsia="標楷體" w:hint="eastAsia"/>
          <w:sz w:val="26"/>
          <w:szCs w:val="26"/>
        </w:rPr>
        <w:t>TSIA</w:t>
      </w:r>
      <w:r w:rsidRPr="00C37B27">
        <w:rPr>
          <w:rFonts w:eastAsia="標楷體" w:hint="eastAsia"/>
          <w:sz w:val="26"/>
          <w:szCs w:val="26"/>
        </w:rPr>
        <w:t>）根據市調機構</w:t>
      </w:r>
      <w:r w:rsidRPr="00C37B27">
        <w:rPr>
          <w:rFonts w:eastAsia="標楷體" w:hint="eastAsia"/>
          <w:sz w:val="26"/>
          <w:szCs w:val="26"/>
        </w:rPr>
        <w:t>WSTS</w:t>
      </w:r>
      <w:r w:rsidRPr="00C37B27">
        <w:rPr>
          <w:rFonts w:eastAsia="標楷體" w:hint="eastAsia"/>
          <w:sz w:val="26"/>
          <w:szCs w:val="26"/>
        </w:rPr>
        <w:t>統計，公布</w:t>
      </w:r>
      <w:r w:rsidRPr="00C37B27">
        <w:rPr>
          <w:rFonts w:eastAsia="標楷體" w:hint="eastAsia"/>
          <w:sz w:val="26"/>
          <w:szCs w:val="26"/>
        </w:rPr>
        <w:t>2016</w:t>
      </w:r>
      <w:r w:rsidRPr="00C37B27">
        <w:rPr>
          <w:rFonts w:eastAsia="標楷體" w:hint="eastAsia"/>
          <w:sz w:val="26"/>
          <w:szCs w:val="26"/>
        </w:rPr>
        <w:t>年第</w:t>
      </w:r>
      <w:r w:rsidRPr="00C37B27">
        <w:rPr>
          <w:rFonts w:eastAsia="標楷體" w:hint="eastAsia"/>
          <w:sz w:val="26"/>
          <w:szCs w:val="26"/>
        </w:rPr>
        <w:t>3</w:t>
      </w:r>
      <w:r w:rsidRPr="00C37B27">
        <w:rPr>
          <w:rFonts w:eastAsia="標楷體" w:hint="eastAsia"/>
          <w:sz w:val="26"/>
          <w:szCs w:val="26"/>
        </w:rPr>
        <w:t>季台灣整體半導體產業產值達</w:t>
      </w:r>
      <w:r w:rsidRPr="00C37B27">
        <w:rPr>
          <w:rFonts w:eastAsia="標楷體" w:hint="eastAsia"/>
          <w:sz w:val="26"/>
          <w:szCs w:val="26"/>
        </w:rPr>
        <w:t>6,596</w:t>
      </w:r>
      <w:r w:rsidRPr="00C37B27">
        <w:rPr>
          <w:rFonts w:eastAsia="標楷體" w:hint="eastAsia"/>
          <w:sz w:val="26"/>
          <w:szCs w:val="26"/>
        </w:rPr>
        <w:t>億台幣，較第</w:t>
      </w:r>
      <w:r w:rsidRPr="00C37B27">
        <w:rPr>
          <w:rFonts w:eastAsia="標楷體" w:hint="eastAsia"/>
          <w:sz w:val="26"/>
          <w:szCs w:val="26"/>
        </w:rPr>
        <w:t>2</w:t>
      </w:r>
      <w:r w:rsidRPr="00C37B27">
        <w:rPr>
          <w:rFonts w:eastAsia="標楷體" w:hint="eastAsia"/>
          <w:sz w:val="26"/>
          <w:szCs w:val="26"/>
        </w:rPr>
        <w:t>季成長</w:t>
      </w:r>
      <w:r w:rsidRPr="00C37B27">
        <w:rPr>
          <w:rFonts w:eastAsia="標楷體" w:hint="eastAsia"/>
          <w:sz w:val="26"/>
          <w:szCs w:val="26"/>
        </w:rPr>
        <w:t>9.7%</w:t>
      </w:r>
      <w:r w:rsidRPr="00C37B27">
        <w:rPr>
          <w:rFonts w:eastAsia="標楷體" w:hint="eastAsia"/>
          <w:sz w:val="26"/>
          <w:szCs w:val="26"/>
        </w:rPr>
        <w:t>，年增</w:t>
      </w:r>
      <w:r w:rsidRPr="00C37B27">
        <w:rPr>
          <w:rFonts w:eastAsia="標楷體" w:hint="eastAsia"/>
          <w:sz w:val="26"/>
          <w:szCs w:val="26"/>
        </w:rPr>
        <w:t>14.9%</w:t>
      </w:r>
      <w:r w:rsidRPr="00C37B27">
        <w:rPr>
          <w:rFonts w:eastAsia="標楷體" w:hint="eastAsia"/>
          <w:sz w:val="26"/>
          <w:szCs w:val="26"/>
        </w:rPr>
        <w:t>。其中，</w:t>
      </w:r>
      <w:r w:rsidRPr="00C37B27">
        <w:rPr>
          <w:rFonts w:eastAsia="標楷體" w:hint="eastAsia"/>
          <w:sz w:val="26"/>
          <w:szCs w:val="26"/>
        </w:rPr>
        <w:t>IC</w:t>
      </w:r>
      <w:r w:rsidRPr="00C37B27">
        <w:rPr>
          <w:rFonts w:eastAsia="標楷體" w:hint="eastAsia"/>
          <w:sz w:val="26"/>
          <w:szCs w:val="26"/>
        </w:rPr>
        <w:t>設計業產值</w:t>
      </w:r>
      <w:r w:rsidRPr="00C37B27">
        <w:rPr>
          <w:rFonts w:eastAsia="標楷體" w:hint="eastAsia"/>
          <w:sz w:val="26"/>
          <w:szCs w:val="26"/>
        </w:rPr>
        <w:t>1,784</w:t>
      </w:r>
      <w:r w:rsidRPr="00C37B27">
        <w:rPr>
          <w:rFonts w:eastAsia="標楷體" w:hint="eastAsia"/>
          <w:sz w:val="26"/>
          <w:szCs w:val="26"/>
        </w:rPr>
        <w:t>億元，較第</w:t>
      </w:r>
      <w:r w:rsidRPr="00C37B27">
        <w:rPr>
          <w:rFonts w:eastAsia="標楷體" w:hint="eastAsia"/>
          <w:sz w:val="26"/>
          <w:szCs w:val="26"/>
        </w:rPr>
        <w:t>2</w:t>
      </w:r>
      <w:r w:rsidRPr="00C37B27">
        <w:rPr>
          <w:rFonts w:eastAsia="標楷體" w:hint="eastAsia"/>
          <w:sz w:val="26"/>
          <w:szCs w:val="26"/>
        </w:rPr>
        <w:t>季成長</w:t>
      </w:r>
      <w:r w:rsidRPr="00C37B27">
        <w:rPr>
          <w:rFonts w:eastAsia="標楷體" w:hint="eastAsia"/>
          <w:sz w:val="26"/>
          <w:szCs w:val="26"/>
        </w:rPr>
        <w:t>5.1%</w:t>
      </w:r>
      <w:r w:rsidRPr="00C37B27">
        <w:rPr>
          <w:rFonts w:eastAsia="標楷體" w:hint="eastAsia"/>
          <w:sz w:val="26"/>
          <w:szCs w:val="26"/>
        </w:rPr>
        <w:t>，年增</w:t>
      </w:r>
      <w:r w:rsidRPr="00C37B27">
        <w:rPr>
          <w:rFonts w:eastAsia="標楷體" w:hint="eastAsia"/>
          <w:sz w:val="26"/>
          <w:szCs w:val="26"/>
        </w:rPr>
        <w:t>14.2%</w:t>
      </w:r>
      <w:r w:rsidRPr="00C37B27">
        <w:rPr>
          <w:rFonts w:eastAsia="標楷體" w:hint="eastAsia"/>
          <w:sz w:val="26"/>
          <w:szCs w:val="26"/>
        </w:rPr>
        <w:t>，表現僅次於</w:t>
      </w:r>
      <w:r w:rsidRPr="00C37B27">
        <w:rPr>
          <w:rFonts w:eastAsia="標楷體" w:hint="eastAsia"/>
          <w:sz w:val="26"/>
          <w:szCs w:val="26"/>
        </w:rPr>
        <w:t>IC</w:t>
      </w:r>
      <w:r w:rsidRPr="00C37B27">
        <w:rPr>
          <w:rFonts w:eastAsia="標楷體" w:hint="eastAsia"/>
          <w:sz w:val="26"/>
          <w:szCs w:val="26"/>
        </w:rPr>
        <w:t>製造業，晶圓代工為</w:t>
      </w:r>
      <w:r w:rsidRPr="00C37B27">
        <w:rPr>
          <w:rFonts w:eastAsia="標楷體" w:hint="eastAsia"/>
          <w:sz w:val="26"/>
          <w:szCs w:val="26"/>
        </w:rPr>
        <w:t>3,122</w:t>
      </w:r>
      <w:r w:rsidRPr="00C37B27">
        <w:rPr>
          <w:rFonts w:eastAsia="標楷體" w:hint="eastAsia"/>
          <w:sz w:val="26"/>
          <w:szCs w:val="26"/>
        </w:rPr>
        <w:t>億元，</w:t>
      </w:r>
      <w:proofErr w:type="gramStart"/>
      <w:r w:rsidRPr="00C37B27">
        <w:rPr>
          <w:rFonts w:eastAsia="標楷體" w:hint="eastAsia"/>
          <w:sz w:val="26"/>
          <w:szCs w:val="26"/>
        </w:rPr>
        <w:t>季增</w:t>
      </w:r>
      <w:proofErr w:type="gramEnd"/>
      <w:r w:rsidRPr="00C37B27">
        <w:rPr>
          <w:rFonts w:eastAsia="標楷體" w:hint="eastAsia"/>
          <w:sz w:val="26"/>
          <w:szCs w:val="26"/>
        </w:rPr>
        <w:t>14.1%</w:t>
      </w:r>
      <w:r w:rsidRPr="00C37B27">
        <w:rPr>
          <w:rFonts w:eastAsia="標楷體" w:hint="eastAsia"/>
          <w:sz w:val="26"/>
          <w:szCs w:val="26"/>
        </w:rPr>
        <w:t>，年增</w:t>
      </w:r>
      <w:r w:rsidRPr="00C37B27">
        <w:rPr>
          <w:rFonts w:eastAsia="標楷體" w:hint="eastAsia"/>
          <w:sz w:val="26"/>
          <w:szCs w:val="26"/>
        </w:rPr>
        <w:t>23.7%</w:t>
      </w:r>
      <w:r w:rsidRPr="00C37B27">
        <w:rPr>
          <w:rFonts w:eastAsia="標楷體" w:hint="eastAsia"/>
          <w:sz w:val="26"/>
          <w:szCs w:val="26"/>
        </w:rPr>
        <w:t>，表現最亮眼。</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台灣</w:t>
      </w:r>
      <w:r w:rsidRPr="00C37B27">
        <w:rPr>
          <w:rFonts w:eastAsia="標楷體" w:hint="eastAsia"/>
          <w:sz w:val="26"/>
          <w:szCs w:val="26"/>
        </w:rPr>
        <w:t>IC</w:t>
      </w:r>
      <w:r w:rsidRPr="00C37B27">
        <w:rPr>
          <w:rFonts w:eastAsia="標楷體" w:hint="eastAsia"/>
          <w:sz w:val="26"/>
          <w:szCs w:val="26"/>
        </w:rPr>
        <w:t>設計業，</w:t>
      </w:r>
      <w:r w:rsidRPr="00C37B27">
        <w:rPr>
          <w:rFonts w:eastAsia="標楷體" w:hint="eastAsia"/>
          <w:sz w:val="26"/>
          <w:szCs w:val="26"/>
        </w:rPr>
        <w:t>2016</w:t>
      </w:r>
      <w:r w:rsidRPr="00C37B27">
        <w:rPr>
          <w:rFonts w:eastAsia="標楷體" w:hint="eastAsia"/>
          <w:sz w:val="26"/>
          <w:szCs w:val="26"/>
        </w:rPr>
        <w:t>年第一季受惠於中國大陸及新興市場等地區對智慧型手機及固態硬碟等產品需求帶動，加上</w:t>
      </w:r>
      <w:r w:rsidRPr="00C37B27">
        <w:rPr>
          <w:rFonts w:eastAsia="標楷體" w:hint="eastAsia"/>
          <w:sz w:val="26"/>
          <w:szCs w:val="26"/>
        </w:rPr>
        <w:t>4G</w:t>
      </w:r>
      <w:r w:rsidRPr="00C37B27">
        <w:rPr>
          <w:rFonts w:eastAsia="標楷體" w:hint="eastAsia"/>
          <w:sz w:val="26"/>
          <w:szCs w:val="26"/>
        </w:rPr>
        <w:t>手機晶片出貨比重亦有所提升，然因</w:t>
      </w:r>
      <w:proofErr w:type="gramStart"/>
      <w:r w:rsidRPr="00C37B27">
        <w:rPr>
          <w:rFonts w:eastAsia="標楷體" w:hint="eastAsia"/>
          <w:sz w:val="26"/>
          <w:szCs w:val="26"/>
        </w:rPr>
        <w:t>前季基期</w:t>
      </w:r>
      <w:proofErr w:type="gramEnd"/>
      <w:r w:rsidRPr="00C37B27">
        <w:rPr>
          <w:rFonts w:eastAsia="標楷體" w:hint="eastAsia"/>
          <w:sz w:val="26"/>
          <w:szCs w:val="26"/>
        </w:rPr>
        <w:t>墊高，導致第一季</w:t>
      </w:r>
      <w:r w:rsidRPr="00C37B27">
        <w:rPr>
          <w:rFonts w:eastAsia="標楷體" w:hint="eastAsia"/>
          <w:sz w:val="26"/>
          <w:szCs w:val="26"/>
        </w:rPr>
        <w:t>IC</w:t>
      </w:r>
      <w:r w:rsidRPr="00C37B27">
        <w:rPr>
          <w:rFonts w:eastAsia="標楷體" w:hint="eastAsia"/>
          <w:sz w:val="26"/>
          <w:szCs w:val="26"/>
        </w:rPr>
        <w:t>設計業產值季減</w:t>
      </w:r>
      <w:r w:rsidRPr="00C37B27">
        <w:rPr>
          <w:rFonts w:eastAsia="標楷體" w:hint="eastAsia"/>
          <w:sz w:val="26"/>
          <w:szCs w:val="26"/>
        </w:rPr>
        <w:t>12.6%</w:t>
      </w:r>
      <w:r w:rsidRPr="00C37B27">
        <w:rPr>
          <w:rFonts w:eastAsia="標楷體" w:hint="eastAsia"/>
          <w:sz w:val="26"/>
          <w:szCs w:val="26"/>
        </w:rPr>
        <w:t>至新臺幣</w:t>
      </w:r>
      <w:r w:rsidRPr="00C37B27">
        <w:rPr>
          <w:rFonts w:eastAsia="標楷體" w:hint="eastAsia"/>
          <w:sz w:val="26"/>
          <w:szCs w:val="26"/>
        </w:rPr>
        <w:t>1,406</w:t>
      </w:r>
      <w:r w:rsidRPr="00C37B27">
        <w:rPr>
          <w:rFonts w:eastAsia="標楷體" w:hint="eastAsia"/>
          <w:sz w:val="26"/>
          <w:szCs w:val="26"/>
        </w:rPr>
        <w:t>億元，惟仍呈現年增</w:t>
      </w:r>
      <w:r w:rsidRPr="00C37B27">
        <w:rPr>
          <w:rFonts w:eastAsia="標楷體" w:hint="eastAsia"/>
          <w:sz w:val="26"/>
          <w:szCs w:val="26"/>
        </w:rPr>
        <w:t>3.4%</w:t>
      </w:r>
      <w:r w:rsidRPr="00C37B27">
        <w:rPr>
          <w:rFonts w:eastAsia="標楷體" w:hint="eastAsia"/>
          <w:sz w:val="26"/>
          <w:szCs w:val="26"/>
        </w:rPr>
        <w:t>；第二季營運雖出現雜音，惟在中國大陸手機市場回溫及奧運備貨需求支撐下，業者營運表現或將可持平於上季或進一步獲得提升。</w:t>
      </w:r>
    </w:p>
    <w:p w:rsidR="006240E2" w:rsidRDefault="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根據資策會</w:t>
      </w:r>
      <w:r w:rsidRPr="00C37B27">
        <w:rPr>
          <w:rFonts w:eastAsia="標楷體" w:hint="eastAsia"/>
          <w:sz w:val="26"/>
          <w:szCs w:val="26"/>
        </w:rPr>
        <w:t>MIC</w:t>
      </w:r>
      <w:r w:rsidRPr="00C37B27">
        <w:rPr>
          <w:rFonts w:eastAsia="標楷體" w:hint="eastAsia"/>
          <w:sz w:val="26"/>
          <w:szCs w:val="26"/>
        </w:rPr>
        <w:t>統計，</w:t>
      </w:r>
      <w:r w:rsidRPr="00C37B27">
        <w:rPr>
          <w:rFonts w:eastAsia="標楷體" w:hint="eastAsia"/>
          <w:sz w:val="26"/>
          <w:szCs w:val="26"/>
        </w:rPr>
        <w:t>2016</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設計產業在中國大陸智慧型手機客戶表現優異、記憶體控制</w:t>
      </w:r>
      <w:r w:rsidRPr="00C37B27">
        <w:rPr>
          <w:rFonts w:eastAsia="標楷體" w:hint="eastAsia"/>
          <w:sz w:val="26"/>
          <w:szCs w:val="26"/>
        </w:rPr>
        <w:t>IC</w:t>
      </w:r>
      <w:r w:rsidRPr="00C37B27">
        <w:rPr>
          <w:rFonts w:eastAsia="標楷體" w:hint="eastAsia"/>
          <w:sz w:val="26"/>
          <w:szCs w:val="26"/>
        </w:rPr>
        <w:t>廠商打入國際大廠供應鏈，與面板驅動</w:t>
      </w:r>
      <w:r w:rsidRPr="00C37B27">
        <w:rPr>
          <w:rFonts w:eastAsia="標楷體" w:hint="eastAsia"/>
          <w:sz w:val="26"/>
          <w:szCs w:val="26"/>
        </w:rPr>
        <w:t>IC</w:t>
      </w:r>
      <w:r w:rsidRPr="00C37B27">
        <w:rPr>
          <w:rFonts w:eastAsia="標楷體" w:hint="eastAsia"/>
          <w:sz w:val="26"/>
          <w:szCs w:val="26"/>
        </w:rPr>
        <w:t>廠商在液晶電視高解析度面板出貨增加等多項優勢下，</w:t>
      </w:r>
      <w:r w:rsidRPr="00C37B27">
        <w:rPr>
          <w:rFonts w:eastAsia="標楷體" w:hint="eastAsia"/>
          <w:sz w:val="26"/>
          <w:szCs w:val="26"/>
        </w:rPr>
        <w:t>2016</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設計產值較</w:t>
      </w:r>
      <w:r w:rsidRPr="00C37B27">
        <w:rPr>
          <w:rFonts w:eastAsia="標楷體" w:hint="eastAsia"/>
          <w:sz w:val="26"/>
          <w:szCs w:val="26"/>
        </w:rPr>
        <w:t>2015</w:t>
      </w:r>
      <w:r w:rsidRPr="00C37B27">
        <w:rPr>
          <w:rFonts w:eastAsia="標楷體" w:hint="eastAsia"/>
          <w:sz w:val="26"/>
          <w:szCs w:val="26"/>
        </w:rPr>
        <w:t>年成長</w:t>
      </w:r>
      <w:r w:rsidRPr="00C37B27">
        <w:rPr>
          <w:rFonts w:eastAsia="標楷體" w:hint="eastAsia"/>
          <w:sz w:val="26"/>
          <w:szCs w:val="26"/>
        </w:rPr>
        <w:t>11.3%</w:t>
      </w:r>
      <w:r w:rsidRPr="00C37B27">
        <w:rPr>
          <w:rFonts w:eastAsia="標楷體" w:hint="eastAsia"/>
          <w:sz w:val="26"/>
          <w:szCs w:val="26"/>
        </w:rPr>
        <w:t>，達</w:t>
      </w:r>
      <w:r w:rsidRPr="00C37B27">
        <w:rPr>
          <w:rFonts w:eastAsia="標楷體" w:hint="eastAsia"/>
          <w:sz w:val="26"/>
          <w:szCs w:val="26"/>
        </w:rPr>
        <w:t>5,746</w:t>
      </w:r>
      <w:r w:rsidRPr="00C37B27">
        <w:rPr>
          <w:rFonts w:eastAsia="標楷體" w:hint="eastAsia"/>
          <w:sz w:val="26"/>
          <w:szCs w:val="26"/>
        </w:rPr>
        <w:t>億元新台幣。</w:t>
      </w:r>
    </w:p>
    <w:p w:rsidR="006240E2" w:rsidRDefault="00FE04FB" w:rsidP="00BD6D02">
      <w:pPr>
        <w:numPr>
          <w:ilvl w:val="0"/>
          <w:numId w:val="1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C33454">
        <w:rPr>
          <w:rFonts w:eastAsia="標楷體" w:hint="eastAsia"/>
          <w:b/>
          <w:sz w:val="28"/>
          <w:szCs w:val="26"/>
        </w:rPr>
        <w:t>全球</w:t>
      </w:r>
      <w:r w:rsidR="00F31269" w:rsidRPr="00C33454">
        <w:rPr>
          <w:rFonts w:eastAsia="標楷體" w:hint="eastAsia"/>
          <w:b/>
          <w:sz w:val="28"/>
          <w:szCs w:val="26"/>
        </w:rPr>
        <w:t>IC</w:t>
      </w:r>
      <w:r w:rsidR="00CC64FC">
        <w:rPr>
          <w:rFonts w:eastAsia="標楷體" w:hint="eastAsia"/>
          <w:b/>
          <w:sz w:val="28"/>
          <w:szCs w:val="26"/>
        </w:rPr>
        <w:t>設計</w:t>
      </w:r>
      <w:r w:rsidR="00AA0DD0" w:rsidRPr="00C33454">
        <w:rPr>
          <w:rFonts w:eastAsia="標楷體" w:hint="eastAsia"/>
          <w:b/>
          <w:sz w:val="28"/>
          <w:szCs w:val="26"/>
        </w:rPr>
        <w:t>市場現況</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2016</w:t>
      </w:r>
      <w:r w:rsidRPr="00C37B27">
        <w:rPr>
          <w:rFonts w:eastAsia="標楷體" w:hint="eastAsia"/>
          <w:sz w:val="26"/>
          <w:szCs w:val="26"/>
        </w:rPr>
        <w:t>年全年半導體銷售額為</w:t>
      </w:r>
      <w:r w:rsidRPr="00C37B27">
        <w:rPr>
          <w:rFonts w:eastAsia="標楷體" w:hint="eastAsia"/>
          <w:sz w:val="26"/>
          <w:szCs w:val="26"/>
        </w:rPr>
        <w:t>3,389</w:t>
      </w:r>
      <w:r w:rsidRPr="00C37B27">
        <w:rPr>
          <w:rFonts w:eastAsia="標楷體" w:hint="eastAsia"/>
          <w:sz w:val="26"/>
          <w:szCs w:val="26"/>
        </w:rPr>
        <w:t>億美元，創下空前新高，年增率為</w:t>
      </w:r>
      <w:r w:rsidRPr="00C37B27">
        <w:rPr>
          <w:rFonts w:eastAsia="標楷體" w:hint="eastAsia"/>
          <w:sz w:val="26"/>
          <w:szCs w:val="26"/>
        </w:rPr>
        <w:t>1.1%</w:t>
      </w:r>
      <w:r w:rsidRPr="00C37B27">
        <w:rPr>
          <w:rFonts w:eastAsia="標楷體" w:hint="eastAsia"/>
          <w:sz w:val="26"/>
          <w:szCs w:val="26"/>
        </w:rPr>
        <w:t>。</w:t>
      </w:r>
      <w:r w:rsidRPr="00C37B27">
        <w:rPr>
          <w:rFonts w:eastAsia="標楷體" w:hint="eastAsia"/>
          <w:sz w:val="26"/>
          <w:szCs w:val="26"/>
        </w:rPr>
        <w:t>2016</w:t>
      </w:r>
      <w:r w:rsidRPr="00C37B27">
        <w:rPr>
          <w:rFonts w:eastAsia="標楷體" w:hint="eastAsia"/>
          <w:sz w:val="26"/>
          <w:szCs w:val="26"/>
        </w:rPr>
        <w:t>年美國第</w:t>
      </w:r>
      <w:r w:rsidRPr="00C37B27">
        <w:rPr>
          <w:rFonts w:eastAsia="標楷體" w:hint="eastAsia"/>
          <w:sz w:val="26"/>
          <w:szCs w:val="26"/>
        </w:rPr>
        <w:t>3</w:t>
      </w:r>
      <w:r w:rsidRPr="00C37B27">
        <w:rPr>
          <w:rFonts w:eastAsia="標楷體" w:hint="eastAsia"/>
          <w:sz w:val="26"/>
          <w:szCs w:val="26"/>
        </w:rPr>
        <w:t>季半導體市場銷售值達</w:t>
      </w:r>
      <w:r w:rsidRPr="00C37B27">
        <w:rPr>
          <w:rFonts w:eastAsia="標楷體" w:hint="eastAsia"/>
          <w:sz w:val="26"/>
          <w:szCs w:val="26"/>
        </w:rPr>
        <w:t>170</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15.0%</w:t>
      </w:r>
      <w:r w:rsidRPr="00C37B27">
        <w:rPr>
          <w:rFonts w:eastAsia="標楷體" w:hint="eastAsia"/>
          <w:sz w:val="26"/>
          <w:szCs w:val="26"/>
        </w:rPr>
        <w:t>，年減</w:t>
      </w:r>
      <w:r w:rsidRPr="00C37B27">
        <w:rPr>
          <w:rFonts w:eastAsia="標楷體" w:hint="eastAsia"/>
          <w:sz w:val="26"/>
          <w:szCs w:val="26"/>
        </w:rPr>
        <w:t>2.4%</w:t>
      </w:r>
      <w:r w:rsidRPr="00C37B27">
        <w:rPr>
          <w:rFonts w:eastAsia="標楷體" w:hint="eastAsia"/>
          <w:sz w:val="26"/>
          <w:szCs w:val="26"/>
        </w:rPr>
        <w:t>；日本市場</w:t>
      </w:r>
      <w:r w:rsidRPr="00C37B27">
        <w:rPr>
          <w:rFonts w:eastAsia="標楷體" w:hint="eastAsia"/>
          <w:sz w:val="26"/>
          <w:szCs w:val="26"/>
        </w:rPr>
        <w:t>84</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10.8%</w:t>
      </w:r>
      <w:r w:rsidRPr="00C37B27">
        <w:rPr>
          <w:rFonts w:eastAsia="標楷體" w:hint="eastAsia"/>
          <w:sz w:val="26"/>
          <w:szCs w:val="26"/>
        </w:rPr>
        <w:t>，年增</w:t>
      </w:r>
      <w:r w:rsidRPr="00C37B27">
        <w:rPr>
          <w:rFonts w:eastAsia="標楷體" w:hint="eastAsia"/>
          <w:sz w:val="26"/>
          <w:szCs w:val="26"/>
        </w:rPr>
        <w:t>4.2%</w:t>
      </w:r>
      <w:r w:rsidRPr="00C37B27">
        <w:rPr>
          <w:rFonts w:eastAsia="標楷體" w:hint="eastAsia"/>
          <w:sz w:val="26"/>
          <w:szCs w:val="26"/>
        </w:rPr>
        <w:t>；歐洲市場</w:t>
      </w:r>
      <w:r w:rsidRPr="00C37B27">
        <w:rPr>
          <w:rFonts w:eastAsia="標楷體" w:hint="eastAsia"/>
          <w:sz w:val="26"/>
          <w:szCs w:val="26"/>
        </w:rPr>
        <w:lastRenderedPageBreak/>
        <w:t>83</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3.0%</w:t>
      </w:r>
      <w:r w:rsidRPr="00C37B27">
        <w:rPr>
          <w:rFonts w:eastAsia="標楷體" w:hint="eastAsia"/>
          <w:sz w:val="26"/>
          <w:szCs w:val="26"/>
        </w:rPr>
        <w:t>，年減</w:t>
      </w:r>
      <w:r w:rsidRPr="00C37B27">
        <w:rPr>
          <w:rFonts w:eastAsia="標楷體" w:hint="eastAsia"/>
          <w:sz w:val="26"/>
          <w:szCs w:val="26"/>
        </w:rPr>
        <w:t>4.0%</w:t>
      </w:r>
      <w:r w:rsidRPr="00C37B27">
        <w:rPr>
          <w:rFonts w:eastAsia="標楷體" w:hint="eastAsia"/>
          <w:sz w:val="26"/>
          <w:szCs w:val="26"/>
        </w:rPr>
        <w:t>。亞洲區達</w:t>
      </w:r>
      <w:r w:rsidRPr="00C37B27">
        <w:rPr>
          <w:rFonts w:eastAsia="標楷體" w:hint="eastAsia"/>
          <w:sz w:val="26"/>
          <w:szCs w:val="26"/>
        </w:rPr>
        <w:t>546</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11.9%</w:t>
      </w:r>
      <w:r w:rsidRPr="00C37B27">
        <w:rPr>
          <w:rFonts w:eastAsia="標楷體" w:hint="eastAsia"/>
          <w:sz w:val="26"/>
          <w:szCs w:val="26"/>
        </w:rPr>
        <w:t>，年增</w:t>
      </w:r>
      <w:r w:rsidRPr="00C37B27">
        <w:rPr>
          <w:rFonts w:eastAsia="標楷體" w:hint="eastAsia"/>
          <w:sz w:val="26"/>
          <w:szCs w:val="26"/>
        </w:rPr>
        <w:t>6.8%</w:t>
      </w:r>
      <w:r w:rsidRPr="00C37B27">
        <w:rPr>
          <w:rFonts w:eastAsia="標楷體" w:hint="eastAsia"/>
          <w:sz w:val="26"/>
          <w:szCs w:val="26"/>
        </w:rPr>
        <w:t>。其中，中國大陸市場</w:t>
      </w:r>
      <w:r w:rsidRPr="00C37B27">
        <w:rPr>
          <w:rFonts w:eastAsia="標楷體" w:hint="eastAsia"/>
          <w:sz w:val="26"/>
          <w:szCs w:val="26"/>
        </w:rPr>
        <w:t>284</w:t>
      </w:r>
      <w:r w:rsidRPr="00C37B27">
        <w:rPr>
          <w:rFonts w:eastAsia="標楷體" w:hint="eastAsia"/>
          <w:sz w:val="26"/>
          <w:szCs w:val="26"/>
        </w:rPr>
        <w:t>億美元，</w:t>
      </w:r>
      <w:proofErr w:type="gramStart"/>
      <w:r w:rsidRPr="00C37B27">
        <w:rPr>
          <w:rFonts w:eastAsia="標楷體" w:hint="eastAsia"/>
          <w:sz w:val="26"/>
          <w:szCs w:val="26"/>
        </w:rPr>
        <w:t>季增</w:t>
      </w:r>
      <w:proofErr w:type="gramEnd"/>
      <w:r w:rsidRPr="00C37B27">
        <w:rPr>
          <w:rFonts w:eastAsia="標楷體" w:hint="eastAsia"/>
          <w:sz w:val="26"/>
          <w:szCs w:val="26"/>
        </w:rPr>
        <w:t>14.2%</w:t>
      </w:r>
      <w:r w:rsidRPr="00C37B27">
        <w:rPr>
          <w:rFonts w:eastAsia="標楷體" w:hint="eastAsia"/>
          <w:sz w:val="26"/>
          <w:szCs w:val="26"/>
        </w:rPr>
        <w:t>，年增</w:t>
      </w:r>
      <w:r w:rsidRPr="00C37B27">
        <w:rPr>
          <w:rFonts w:eastAsia="標楷體" w:hint="eastAsia"/>
          <w:sz w:val="26"/>
          <w:szCs w:val="26"/>
        </w:rPr>
        <w:t>12.0%</w:t>
      </w:r>
      <w:r w:rsidRPr="00C37B27">
        <w:rPr>
          <w:rFonts w:eastAsia="標楷體" w:hint="eastAsia"/>
          <w:sz w:val="26"/>
          <w:szCs w:val="26"/>
        </w:rPr>
        <w:t>。</w:t>
      </w:r>
      <w:r w:rsidRPr="00C37B27">
        <w:rPr>
          <w:rFonts w:eastAsia="標楷體" w:hint="eastAsia"/>
          <w:sz w:val="26"/>
          <w:szCs w:val="26"/>
        </w:rPr>
        <w:t xml:space="preserve"> </w:t>
      </w:r>
    </w:p>
    <w:p w:rsidR="006240E2" w:rsidRDefault="00C37B27" w:rsidP="00BD6D02">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而在</w:t>
      </w:r>
      <w:r w:rsidRPr="00C37B27">
        <w:rPr>
          <w:rFonts w:eastAsia="標楷體" w:hint="eastAsia"/>
          <w:sz w:val="26"/>
          <w:szCs w:val="26"/>
        </w:rPr>
        <w:t xml:space="preserve">TrendForce </w:t>
      </w:r>
      <w:r w:rsidRPr="00C37B27">
        <w:rPr>
          <w:rFonts w:eastAsia="標楷體" w:hint="eastAsia"/>
          <w:sz w:val="26"/>
          <w:szCs w:val="26"/>
        </w:rPr>
        <w:t>旗下拓</w:t>
      </w:r>
      <w:proofErr w:type="gramStart"/>
      <w:r w:rsidRPr="00C37B27">
        <w:rPr>
          <w:rFonts w:eastAsia="標楷體" w:hint="eastAsia"/>
          <w:sz w:val="26"/>
          <w:szCs w:val="26"/>
        </w:rPr>
        <w:t>墣</w:t>
      </w:r>
      <w:proofErr w:type="gramEnd"/>
      <w:r w:rsidRPr="00C37B27">
        <w:rPr>
          <w:rFonts w:eastAsia="標楷體" w:hint="eastAsia"/>
          <w:sz w:val="26"/>
          <w:szCs w:val="26"/>
        </w:rPr>
        <w:t>產業研究所研究顯示，</w:t>
      </w:r>
      <w:r w:rsidR="000C7D79">
        <w:rPr>
          <w:rFonts w:eastAsia="標楷體" w:hint="eastAsia"/>
          <w:sz w:val="26"/>
          <w:szCs w:val="26"/>
        </w:rPr>
        <w:t>2016</w:t>
      </w:r>
      <w:r w:rsidRPr="00C37B27">
        <w:rPr>
          <w:rFonts w:eastAsia="標楷體" w:hint="eastAsia"/>
          <w:sz w:val="26"/>
          <w:szCs w:val="26"/>
        </w:rPr>
        <w:t>年全球</w:t>
      </w:r>
      <w:r w:rsidR="000C7D79">
        <w:rPr>
          <w:rFonts w:eastAsia="標楷體" w:hint="eastAsia"/>
          <w:sz w:val="26"/>
          <w:szCs w:val="26"/>
        </w:rPr>
        <w:t>IC</w:t>
      </w:r>
      <w:r w:rsidRPr="00C37B27">
        <w:rPr>
          <w:rFonts w:eastAsia="標楷體" w:hint="eastAsia"/>
          <w:sz w:val="26"/>
          <w:szCs w:val="26"/>
        </w:rPr>
        <w:t>設計銷售額則是預估將達</w:t>
      </w:r>
      <w:r w:rsidRPr="00C37B27">
        <w:rPr>
          <w:rFonts w:eastAsia="標楷體" w:hint="eastAsia"/>
          <w:sz w:val="26"/>
          <w:szCs w:val="26"/>
        </w:rPr>
        <w:t>774.9</w:t>
      </w:r>
      <w:r w:rsidRPr="00C37B27">
        <w:rPr>
          <w:rFonts w:eastAsia="標楷體" w:hint="eastAsia"/>
          <w:sz w:val="26"/>
          <w:szCs w:val="26"/>
        </w:rPr>
        <w:t>億美元，年衰退</w:t>
      </w:r>
      <w:r w:rsidRPr="00C37B27">
        <w:rPr>
          <w:rFonts w:eastAsia="標楷體" w:hint="eastAsia"/>
          <w:sz w:val="26"/>
          <w:szCs w:val="26"/>
        </w:rPr>
        <w:t>3.2%</w:t>
      </w:r>
      <w:r w:rsidRPr="00C37B27">
        <w:rPr>
          <w:rFonts w:eastAsia="標楷體" w:hint="eastAsia"/>
          <w:sz w:val="26"/>
          <w:szCs w:val="26"/>
        </w:rPr>
        <w:t>。</w:t>
      </w:r>
      <w:r w:rsidRPr="00C37B27">
        <w:rPr>
          <w:rFonts w:eastAsia="標楷體" w:hint="eastAsia"/>
          <w:sz w:val="26"/>
          <w:szCs w:val="26"/>
        </w:rPr>
        <w:t>2016</w:t>
      </w:r>
      <w:r w:rsidRPr="00C37B27">
        <w:rPr>
          <w:rFonts w:eastAsia="標楷體" w:hint="eastAsia"/>
          <w:sz w:val="26"/>
          <w:szCs w:val="26"/>
        </w:rPr>
        <w:t>年全球</w:t>
      </w:r>
      <w:r w:rsidRPr="00C37B27">
        <w:rPr>
          <w:rFonts w:eastAsia="標楷體" w:hint="eastAsia"/>
          <w:sz w:val="26"/>
          <w:szCs w:val="26"/>
        </w:rPr>
        <w:t>IC</w:t>
      </w:r>
      <w:r w:rsidRPr="00C37B27">
        <w:rPr>
          <w:rFonts w:eastAsia="標楷體" w:hint="eastAsia"/>
          <w:sz w:val="26"/>
          <w:szCs w:val="26"/>
        </w:rPr>
        <w:t>設計產業銷售額呈現年衰退態勢，主因在於智慧型手機、</w:t>
      </w:r>
      <w:proofErr w:type="gramStart"/>
      <w:r w:rsidRPr="00C37B27">
        <w:rPr>
          <w:rFonts w:eastAsia="標楷體" w:hint="eastAsia"/>
          <w:sz w:val="26"/>
          <w:szCs w:val="26"/>
        </w:rPr>
        <w:t>筆電</w:t>
      </w:r>
      <w:proofErr w:type="gramEnd"/>
      <w:r w:rsidRPr="00C37B27">
        <w:rPr>
          <w:rFonts w:eastAsia="標楷體" w:hint="eastAsia"/>
          <w:sz w:val="26"/>
          <w:szCs w:val="26"/>
        </w:rPr>
        <w:t>、平板等各類終端產業皆處於高度成熟期，成長相當有限，且全球半導體也進入產業成熟期，各類技術上難有突破，因此不易拉抬上游的</w:t>
      </w:r>
      <w:r w:rsidRPr="00C37B27">
        <w:rPr>
          <w:rFonts w:eastAsia="標楷體" w:hint="eastAsia"/>
          <w:sz w:val="26"/>
          <w:szCs w:val="26"/>
        </w:rPr>
        <w:t>IC</w:t>
      </w:r>
      <w:r w:rsidRPr="00C37B27">
        <w:rPr>
          <w:rFonts w:eastAsia="標楷體" w:hint="eastAsia"/>
          <w:sz w:val="26"/>
          <w:szCs w:val="26"/>
        </w:rPr>
        <w:t>設計產業銷售額成長。然而，與</w:t>
      </w:r>
      <w:r w:rsidRPr="00C37B27">
        <w:rPr>
          <w:rFonts w:eastAsia="標楷體" w:hint="eastAsia"/>
          <w:sz w:val="26"/>
          <w:szCs w:val="26"/>
        </w:rPr>
        <w:t>2015</w:t>
      </w:r>
      <w:r w:rsidRPr="00C37B27">
        <w:rPr>
          <w:rFonts w:eastAsia="標楷體" w:hint="eastAsia"/>
          <w:sz w:val="26"/>
          <w:szCs w:val="26"/>
        </w:rPr>
        <w:t>年相較，</w:t>
      </w:r>
      <w:r w:rsidRPr="00C37B27">
        <w:rPr>
          <w:rFonts w:eastAsia="標楷體" w:hint="eastAsia"/>
          <w:sz w:val="26"/>
          <w:szCs w:val="26"/>
        </w:rPr>
        <w:t>2016</w:t>
      </w:r>
      <w:r w:rsidRPr="00C37B27">
        <w:rPr>
          <w:rFonts w:eastAsia="標楷體" w:hint="eastAsia"/>
          <w:sz w:val="26"/>
          <w:szCs w:val="26"/>
        </w:rPr>
        <w:t>年</w:t>
      </w:r>
      <w:r w:rsidRPr="00C37B27">
        <w:rPr>
          <w:rFonts w:eastAsia="標楷體" w:hint="eastAsia"/>
          <w:sz w:val="26"/>
          <w:szCs w:val="26"/>
        </w:rPr>
        <w:t>IC</w:t>
      </w:r>
      <w:r w:rsidRPr="00C37B27">
        <w:rPr>
          <w:rFonts w:eastAsia="標楷體" w:hint="eastAsia"/>
          <w:sz w:val="26"/>
          <w:szCs w:val="26"/>
        </w:rPr>
        <w:t>設計銷售額衰退幅度已縮小，顯見已有</w:t>
      </w:r>
      <w:r w:rsidRPr="00C37B27">
        <w:rPr>
          <w:rFonts w:eastAsia="標楷體" w:hint="eastAsia"/>
          <w:sz w:val="26"/>
          <w:szCs w:val="26"/>
        </w:rPr>
        <w:t>IC</w:t>
      </w:r>
      <w:r w:rsidRPr="00C37B27">
        <w:rPr>
          <w:rFonts w:eastAsia="標楷體" w:hint="eastAsia"/>
          <w:sz w:val="26"/>
          <w:szCs w:val="26"/>
        </w:rPr>
        <w:t>設計業者開始將觸角</w:t>
      </w:r>
      <w:proofErr w:type="gramStart"/>
      <w:r w:rsidRPr="00C37B27">
        <w:rPr>
          <w:rFonts w:eastAsia="標楷體" w:hint="eastAsia"/>
          <w:sz w:val="26"/>
          <w:szCs w:val="26"/>
        </w:rPr>
        <w:t>轉往如伺服器</w:t>
      </w:r>
      <w:proofErr w:type="gramEnd"/>
      <w:r w:rsidRPr="00C37B27">
        <w:rPr>
          <w:rFonts w:eastAsia="標楷體" w:hint="eastAsia"/>
          <w:sz w:val="26"/>
          <w:szCs w:val="26"/>
        </w:rPr>
        <w:t>與車用電子等其他成長動能較為強勁的市場，並有不少斬獲。</w:t>
      </w:r>
    </w:p>
    <w:p w:rsidR="006240E2" w:rsidRDefault="005855DE" w:rsidP="00BD6D02">
      <w:pPr>
        <w:pStyle w:val="3"/>
        <w:numPr>
          <w:ilvl w:val="0"/>
          <w:numId w:val="9"/>
        </w:numPr>
        <w:spacing w:beforeLines="50" w:before="120" w:afterLines="50" w:after="120" w:line="360" w:lineRule="auto"/>
        <w:ind w:leftChars="100" w:left="720"/>
        <w:jc w:val="both"/>
        <w:rPr>
          <w:rFonts w:ascii="Times New Roman" w:eastAsia="標楷體"/>
          <w:sz w:val="32"/>
        </w:rPr>
      </w:pPr>
      <w:r w:rsidRPr="00EA272E">
        <w:rPr>
          <w:rFonts w:ascii="Times New Roman" w:eastAsia="標楷體" w:hint="eastAsia"/>
          <w:sz w:val="32"/>
        </w:rPr>
        <w:t>產業</w:t>
      </w:r>
      <w:r w:rsidR="00CD04A9" w:rsidRPr="00EA272E">
        <w:rPr>
          <w:rFonts w:ascii="Times New Roman" w:eastAsia="標楷體" w:hint="eastAsia"/>
          <w:sz w:val="32"/>
        </w:rPr>
        <w:t>發展趨勢</w:t>
      </w:r>
    </w:p>
    <w:p w:rsidR="00C37B27"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展望</w:t>
      </w:r>
      <w:r w:rsidRPr="00C37B27">
        <w:rPr>
          <w:rFonts w:eastAsia="標楷體" w:hint="eastAsia"/>
          <w:sz w:val="26"/>
          <w:szCs w:val="26"/>
        </w:rPr>
        <w:t>2017</w:t>
      </w:r>
      <w:r w:rsidRPr="00C37B27">
        <w:rPr>
          <w:rFonts w:eastAsia="標楷體" w:hint="eastAsia"/>
          <w:sz w:val="26"/>
          <w:szCs w:val="26"/>
        </w:rPr>
        <w:t>年，由於</w:t>
      </w:r>
      <w:r w:rsidRPr="00C37B27">
        <w:rPr>
          <w:rFonts w:eastAsia="標楷體" w:hint="eastAsia"/>
          <w:sz w:val="26"/>
          <w:szCs w:val="26"/>
        </w:rPr>
        <w:t>10</w:t>
      </w:r>
      <w:r w:rsidRPr="00C37B27">
        <w:rPr>
          <w:rFonts w:eastAsia="標楷體" w:hint="eastAsia"/>
          <w:sz w:val="26"/>
          <w:szCs w:val="26"/>
        </w:rPr>
        <w:t>奈米製程進入量產，將為旗艦級智慧型手機市場帶來話題，預估將帶動一波銷售熱潮。</w:t>
      </w:r>
      <w:proofErr w:type="gramStart"/>
      <w:r w:rsidRPr="00C37B27">
        <w:rPr>
          <w:rFonts w:eastAsia="標楷體" w:hint="eastAsia"/>
          <w:sz w:val="26"/>
          <w:szCs w:val="26"/>
        </w:rPr>
        <w:t>此外，</w:t>
      </w:r>
      <w:proofErr w:type="gramEnd"/>
      <w:r w:rsidRPr="00C37B27">
        <w:rPr>
          <w:rFonts w:eastAsia="標楷體" w:hint="eastAsia"/>
          <w:sz w:val="26"/>
          <w:szCs w:val="26"/>
        </w:rPr>
        <w:t>其他垂直應用如伺服器、車用電子、通訊基礎建設等皆成為不少全球</w:t>
      </w:r>
      <w:r w:rsidRPr="00C37B27">
        <w:rPr>
          <w:rFonts w:eastAsia="標楷體" w:hint="eastAsia"/>
          <w:sz w:val="26"/>
          <w:szCs w:val="26"/>
        </w:rPr>
        <w:t>IC</w:t>
      </w:r>
      <w:r w:rsidRPr="00C37B27">
        <w:rPr>
          <w:rFonts w:eastAsia="標楷體" w:hint="eastAsia"/>
          <w:sz w:val="26"/>
          <w:szCs w:val="26"/>
        </w:rPr>
        <w:t>設計業者銷售額的主要成長動能。拓</w:t>
      </w:r>
      <w:proofErr w:type="gramStart"/>
      <w:r w:rsidRPr="00C37B27">
        <w:rPr>
          <w:rFonts w:eastAsia="標楷體" w:hint="eastAsia"/>
          <w:sz w:val="26"/>
          <w:szCs w:val="26"/>
        </w:rPr>
        <w:t>墣</w:t>
      </w:r>
      <w:proofErr w:type="gramEnd"/>
      <w:r w:rsidRPr="00C37B27">
        <w:rPr>
          <w:rFonts w:eastAsia="標楷體" w:hint="eastAsia"/>
          <w:sz w:val="26"/>
          <w:szCs w:val="26"/>
        </w:rPr>
        <w:t>預估，若</w:t>
      </w:r>
      <w:r w:rsidRPr="00C37B27">
        <w:rPr>
          <w:rFonts w:eastAsia="標楷體" w:hint="eastAsia"/>
          <w:sz w:val="26"/>
          <w:szCs w:val="26"/>
        </w:rPr>
        <w:t>2017</w:t>
      </w:r>
      <w:r w:rsidRPr="00C37B27">
        <w:rPr>
          <w:rFonts w:eastAsia="標楷體" w:hint="eastAsia"/>
          <w:sz w:val="26"/>
          <w:szCs w:val="26"/>
        </w:rPr>
        <w:t>年整體經濟環境穩定，全球</w:t>
      </w:r>
      <w:r w:rsidRPr="00C37B27">
        <w:rPr>
          <w:rFonts w:eastAsia="標楷體" w:hint="eastAsia"/>
          <w:sz w:val="26"/>
          <w:szCs w:val="26"/>
        </w:rPr>
        <w:t>IC</w:t>
      </w:r>
      <w:r w:rsidRPr="00C37B27">
        <w:rPr>
          <w:rFonts w:eastAsia="標楷體" w:hint="eastAsia"/>
          <w:sz w:val="26"/>
          <w:szCs w:val="26"/>
        </w:rPr>
        <w:t>設計銷售額將可望達到</w:t>
      </w:r>
      <w:r w:rsidRPr="00C37B27">
        <w:rPr>
          <w:rFonts w:eastAsia="標楷體" w:hint="eastAsia"/>
          <w:sz w:val="26"/>
          <w:szCs w:val="26"/>
        </w:rPr>
        <w:t>805.9</w:t>
      </w:r>
      <w:r w:rsidRPr="00C37B27">
        <w:rPr>
          <w:rFonts w:eastAsia="標楷體" w:hint="eastAsia"/>
          <w:sz w:val="26"/>
          <w:szCs w:val="26"/>
        </w:rPr>
        <w:t>億美元，年成長率將為</w:t>
      </w:r>
      <w:r w:rsidRPr="00C37B27">
        <w:rPr>
          <w:rFonts w:eastAsia="標楷體" w:hint="eastAsia"/>
          <w:sz w:val="26"/>
          <w:szCs w:val="26"/>
        </w:rPr>
        <w:t>3.4%</w:t>
      </w:r>
      <w:r w:rsidRPr="00C37B27">
        <w:rPr>
          <w:rFonts w:eastAsia="標楷體" w:hint="eastAsia"/>
          <w:sz w:val="26"/>
          <w:szCs w:val="26"/>
        </w:rPr>
        <w:t>，轉為正成長。</w:t>
      </w:r>
    </w:p>
    <w:p w:rsidR="00803C72" w:rsidRPr="00C37B27" w:rsidRDefault="00C37B27" w:rsidP="00C37B27">
      <w:pPr>
        <w:spacing w:beforeLines="50" w:before="120" w:afterLines="50" w:after="120" w:line="360" w:lineRule="auto"/>
        <w:ind w:leftChars="200" w:left="480" w:firstLineChars="200" w:firstLine="520"/>
        <w:jc w:val="both"/>
        <w:rPr>
          <w:rFonts w:eastAsia="標楷體"/>
          <w:sz w:val="26"/>
          <w:szCs w:val="26"/>
        </w:rPr>
      </w:pPr>
      <w:r w:rsidRPr="00C37B27">
        <w:rPr>
          <w:rFonts w:eastAsia="標楷體" w:hint="eastAsia"/>
          <w:sz w:val="26"/>
          <w:szCs w:val="26"/>
        </w:rPr>
        <w:t>資策會產業情報研究所（</w:t>
      </w:r>
      <w:r w:rsidRPr="00C37B27">
        <w:rPr>
          <w:rFonts w:eastAsia="標楷體" w:hint="eastAsia"/>
          <w:sz w:val="26"/>
          <w:szCs w:val="26"/>
        </w:rPr>
        <w:t>MIC</w:t>
      </w:r>
      <w:r w:rsidRPr="00C37B27">
        <w:rPr>
          <w:rFonts w:eastAsia="標楷體" w:hint="eastAsia"/>
          <w:sz w:val="26"/>
          <w:szCs w:val="26"/>
        </w:rPr>
        <w:t>）預估，</w:t>
      </w:r>
      <w:r w:rsidRPr="00C37B27">
        <w:rPr>
          <w:rFonts w:eastAsia="標楷體" w:hint="eastAsia"/>
          <w:sz w:val="26"/>
          <w:szCs w:val="26"/>
        </w:rPr>
        <w:t>2017</w:t>
      </w:r>
      <w:r w:rsidRPr="00C37B27">
        <w:rPr>
          <w:rFonts w:eastAsia="標楷體" w:hint="eastAsia"/>
          <w:sz w:val="26"/>
          <w:szCs w:val="26"/>
        </w:rPr>
        <w:t>年臺灣半導體產業在</w:t>
      </w:r>
      <w:r w:rsidRPr="00C37B27">
        <w:rPr>
          <w:rFonts w:eastAsia="標楷體" w:hint="eastAsia"/>
          <w:sz w:val="26"/>
          <w:szCs w:val="26"/>
        </w:rPr>
        <w:t>PC</w:t>
      </w:r>
      <w:r w:rsidRPr="00C37B27">
        <w:rPr>
          <w:rFonts w:eastAsia="標楷體" w:hint="eastAsia"/>
          <w:sz w:val="26"/>
          <w:szCs w:val="26"/>
        </w:rPr>
        <w:t>終端衰退幅度趨緩、智慧型手機小幅成長，晶圓代工新產能開出的帶動下，各次產業可望維持成長動能。</w:t>
      </w:r>
      <w:r w:rsidRPr="00C37B27">
        <w:rPr>
          <w:rFonts w:eastAsia="標楷體" w:hint="eastAsia"/>
          <w:sz w:val="26"/>
          <w:szCs w:val="26"/>
        </w:rPr>
        <w:t>2017</w:t>
      </w:r>
      <w:r w:rsidRPr="00C37B27">
        <w:rPr>
          <w:rFonts w:eastAsia="標楷體" w:hint="eastAsia"/>
          <w:sz w:val="26"/>
          <w:szCs w:val="26"/>
        </w:rPr>
        <w:t>年臺灣半導體產業產值將達到</w:t>
      </w:r>
      <w:r w:rsidRPr="00C37B27">
        <w:rPr>
          <w:rFonts w:eastAsia="標楷體" w:hint="eastAsia"/>
          <w:sz w:val="26"/>
          <w:szCs w:val="26"/>
        </w:rPr>
        <w:t>24,044</w:t>
      </w:r>
      <w:r w:rsidRPr="00C37B27">
        <w:rPr>
          <w:rFonts w:eastAsia="標楷體" w:hint="eastAsia"/>
          <w:sz w:val="26"/>
          <w:szCs w:val="26"/>
        </w:rPr>
        <w:t>億元新台幣，較</w:t>
      </w:r>
      <w:r w:rsidRPr="00C37B27">
        <w:rPr>
          <w:rFonts w:eastAsia="標楷體" w:hint="eastAsia"/>
          <w:sz w:val="26"/>
          <w:szCs w:val="26"/>
        </w:rPr>
        <w:t>2016</w:t>
      </w:r>
      <w:r w:rsidRPr="00C37B27">
        <w:rPr>
          <w:rFonts w:eastAsia="標楷體" w:hint="eastAsia"/>
          <w:sz w:val="26"/>
          <w:szCs w:val="26"/>
        </w:rPr>
        <w:t>年成長</w:t>
      </w:r>
      <w:r w:rsidRPr="00C37B27">
        <w:rPr>
          <w:rFonts w:eastAsia="標楷體" w:hint="eastAsia"/>
          <w:sz w:val="26"/>
          <w:szCs w:val="26"/>
        </w:rPr>
        <w:t>6.1%</w:t>
      </w:r>
      <w:r w:rsidRPr="00C37B27">
        <w:rPr>
          <w:rFonts w:eastAsia="標楷體" w:hint="eastAsia"/>
          <w:sz w:val="26"/>
          <w:szCs w:val="26"/>
        </w:rPr>
        <w:t>，表現仍優於全球的平均水準。臺灣</w:t>
      </w:r>
      <w:r w:rsidRPr="00C37B27">
        <w:rPr>
          <w:rFonts w:eastAsia="標楷體" w:hint="eastAsia"/>
          <w:sz w:val="26"/>
          <w:szCs w:val="26"/>
        </w:rPr>
        <w:t>IC</w:t>
      </w:r>
      <w:r w:rsidRPr="00C37B27">
        <w:rPr>
          <w:rFonts w:eastAsia="標楷體" w:hint="eastAsia"/>
          <w:sz w:val="26"/>
          <w:szCs w:val="26"/>
        </w:rPr>
        <w:t>設計業廠商在中高</w:t>
      </w:r>
      <w:r w:rsidRPr="00C37B27">
        <w:rPr>
          <w:rFonts w:eastAsia="標楷體" w:hint="eastAsia"/>
          <w:sz w:val="26"/>
          <w:szCs w:val="26"/>
        </w:rPr>
        <w:t>(</w:t>
      </w:r>
      <w:r w:rsidRPr="00C37B27">
        <w:rPr>
          <w:rFonts w:eastAsia="標楷體" w:hint="eastAsia"/>
          <w:sz w:val="26"/>
          <w:szCs w:val="26"/>
        </w:rPr>
        <w:t>低</w:t>
      </w:r>
      <w:r w:rsidRPr="00C37B27">
        <w:rPr>
          <w:rFonts w:eastAsia="標楷體" w:hint="eastAsia"/>
          <w:sz w:val="26"/>
          <w:szCs w:val="26"/>
        </w:rPr>
        <w:t>)</w:t>
      </w:r>
      <w:r w:rsidRPr="00C37B27">
        <w:rPr>
          <w:rFonts w:eastAsia="標楷體" w:hint="eastAsia"/>
          <w:sz w:val="26"/>
          <w:szCs w:val="26"/>
        </w:rPr>
        <w:t>階智慧手機應用晶片產品的出貨量可望持續增加，且在</w:t>
      </w:r>
      <w:r w:rsidRPr="00C37B27">
        <w:rPr>
          <w:rFonts w:eastAsia="標楷體" w:hint="eastAsia"/>
          <w:sz w:val="26"/>
          <w:szCs w:val="26"/>
        </w:rPr>
        <w:t>PC</w:t>
      </w:r>
      <w:r w:rsidRPr="00C37B27">
        <w:rPr>
          <w:rFonts w:eastAsia="標楷體" w:hint="eastAsia"/>
          <w:sz w:val="26"/>
          <w:szCs w:val="26"/>
        </w:rPr>
        <w:t>相關應用晶片包含</w:t>
      </w:r>
      <w:r w:rsidRPr="00C37B27">
        <w:rPr>
          <w:rFonts w:eastAsia="標楷體" w:hint="eastAsia"/>
          <w:sz w:val="26"/>
          <w:szCs w:val="26"/>
        </w:rPr>
        <w:t>Type C</w:t>
      </w:r>
      <w:r w:rsidRPr="00C37B27">
        <w:rPr>
          <w:rFonts w:eastAsia="標楷體" w:hint="eastAsia"/>
          <w:sz w:val="26"/>
          <w:szCs w:val="26"/>
        </w:rPr>
        <w:t>、</w:t>
      </w:r>
      <w:r w:rsidRPr="00C37B27">
        <w:rPr>
          <w:rFonts w:eastAsia="標楷體" w:hint="eastAsia"/>
          <w:sz w:val="26"/>
          <w:szCs w:val="26"/>
        </w:rPr>
        <w:t>SSD</w:t>
      </w:r>
      <w:r w:rsidRPr="00C37B27">
        <w:rPr>
          <w:rFonts w:eastAsia="標楷體" w:hint="eastAsia"/>
          <w:sz w:val="26"/>
          <w:szCs w:val="26"/>
        </w:rPr>
        <w:t>控制</w:t>
      </w:r>
      <w:r w:rsidRPr="00C37B27">
        <w:rPr>
          <w:rFonts w:eastAsia="標楷體" w:hint="eastAsia"/>
          <w:sz w:val="26"/>
          <w:szCs w:val="26"/>
        </w:rPr>
        <w:t>IC</w:t>
      </w:r>
      <w:r w:rsidRPr="00C37B27">
        <w:rPr>
          <w:rFonts w:eastAsia="標楷體" w:hint="eastAsia"/>
          <w:sz w:val="26"/>
          <w:szCs w:val="26"/>
        </w:rPr>
        <w:t>等出貨量也維持樂觀，再加上新興應用包含車用</w:t>
      </w:r>
      <w:r w:rsidRPr="00C37B27">
        <w:rPr>
          <w:rFonts w:eastAsia="標楷體" w:hint="eastAsia"/>
          <w:sz w:val="26"/>
          <w:szCs w:val="26"/>
        </w:rPr>
        <w:t>IC</w:t>
      </w:r>
      <w:r w:rsidRPr="00C37B27">
        <w:rPr>
          <w:rFonts w:eastAsia="標楷體" w:hint="eastAsia"/>
          <w:sz w:val="26"/>
          <w:szCs w:val="26"/>
        </w:rPr>
        <w:t>相關產品之出貨帶動下，</w:t>
      </w:r>
      <w:r w:rsidRPr="00C37B27">
        <w:rPr>
          <w:rFonts w:eastAsia="標楷體" w:hint="eastAsia"/>
          <w:sz w:val="26"/>
          <w:szCs w:val="26"/>
        </w:rPr>
        <w:lastRenderedPageBreak/>
        <w:t>2017</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設計產業仍可望維持成長態勢。整體而言，</w:t>
      </w:r>
      <w:r w:rsidRPr="00C37B27">
        <w:rPr>
          <w:rFonts w:eastAsia="標楷體" w:hint="eastAsia"/>
          <w:sz w:val="26"/>
          <w:szCs w:val="26"/>
        </w:rPr>
        <w:t>2017</w:t>
      </w:r>
      <w:r w:rsidRPr="00C37B27">
        <w:rPr>
          <w:rFonts w:eastAsia="標楷體" w:hint="eastAsia"/>
          <w:sz w:val="26"/>
          <w:szCs w:val="26"/>
        </w:rPr>
        <w:t>年臺灣</w:t>
      </w:r>
      <w:r w:rsidRPr="00C37B27">
        <w:rPr>
          <w:rFonts w:eastAsia="標楷體" w:hint="eastAsia"/>
          <w:sz w:val="26"/>
          <w:szCs w:val="26"/>
        </w:rPr>
        <w:t>IC</w:t>
      </w:r>
      <w:r w:rsidRPr="00C37B27">
        <w:rPr>
          <w:rFonts w:eastAsia="標楷體" w:hint="eastAsia"/>
          <w:sz w:val="26"/>
          <w:szCs w:val="26"/>
        </w:rPr>
        <w:t>設計產業產值將較</w:t>
      </w:r>
      <w:r w:rsidRPr="00C37B27">
        <w:rPr>
          <w:rFonts w:eastAsia="標楷體" w:hint="eastAsia"/>
          <w:sz w:val="26"/>
          <w:szCs w:val="26"/>
        </w:rPr>
        <w:t>2016</w:t>
      </w:r>
      <w:r w:rsidRPr="00C37B27">
        <w:rPr>
          <w:rFonts w:eastAsia="標楷體" w:hint="eastAsia"/>
          <w:sz w:val="26"/>
          <w:szCs w:val="26"/>
        </w:rPr>
        <w:t>年成長近</w:t>
      </w:r>
      <w:r w:rsidRPr="00C37B27">
        <w:rPr>
          <w:rFonts w:eastAsia="標楷體" w:hint="eastAsia"/>
          <w:sz w:val="26"/>
          <w:szCs w:val="26"/>
        </w:rPr>
        <w:t>7%</w:t>
      </w:r>
      <w:r w:rsidRPr="00C37B27">
        <w:rPr>
          <w:rFonts w:eastAsia="標楷體" w:hint="eastAsia"/>
          <w:sz w:val="26"/>
          <w:szCs w:val="26"/>
        </w:rPr>
        <w:t>，達</w:t>
      </w:r>
      <w:r w:rsidRPr="00C37B27">
        <w:rPr>
          <w:rFonts w:eastAsia="標楷體" w:hint="eastAsia"/>
          <w:sz w:val="26"/>
          <w:szCs w:val="26"/>
        </w:rPr>
        <w:t>6,148</w:t>
      </w:r>
      <w:r w:rsidRPr="00C37B27">
        <w:rPr>
          <w:rFonts w:eastAsia="標楷體" w:hint="eastAsia"/>
          <w:sz w:val="26"/>
          <w:szCs w:val="26"/>
        </w:rPr>
        <w:t>億元新台幣。</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競爭優勢</w:t>
      </w:r>
    </w:p>
    <w:p w:rsidR="006240E2" w:rsidRDefault="003A13BA" w:rsidP="00BD6D02">
      <w:pPr>
        <w:numPr>
          <w:ilvl w:val="1"/>
          <w:numId w:val="51"/>
        </w:numPr>
        <w:spacing w:beforeLines="50" w:before="120" w:afterLines="50" w:after="120" w:line="360" w:lineRule="auto"/>
        <w:jc w:val="both"/>
        <w:rPr>
          <w:rFonts w:eastAsia="標楷體"/>
          <w:sz w:val="26"/>
          <w:szCs w:val="26"/>
        </w:rPr>
      </w:pPr>
      <w:r w:rsidRPr="00DC3C2E">
        <w:rPr>
          <w:rFonts w:eastAsia="標楷體" w:hint="eastAsia"/>
          <w:sz w:val="26"/>
          <w:szCs w:val="26"/>
        </w:rPr>
        <w:t>集團</w:t>
      </w:r>
      <w:r w:rsidR="007C0264" w:rsidRPr="00B65CA5">
        <w:rPr>
          <w:rFonts w:eastAsia="標楷體"/>
          <w:sz w:val="26"/>
          <w:szCs w:val="26"/>
        </w:rPr>
        <w:t>擁有多項記憶體技術智慧財產權（</w:t>
      </w:r>
      <w:r w:rsidR="007C0264" w:rsidRPr="00B65CA5">
        <w:rPr>
          <w:rFonts w:eastAsia="標楷體"/>
          <w:sz w:val="26"/>
          <w:szCs w:val="26"/>
        </w:rPr>
        <w:t>Intellectual Property</w:t>
      </w:r>
      <w:r w:rsidR="007C0264" w:rsidRPr="00B65CA5">
        <w:rPr>
          <w:rFonts w:eastAsia="標楷體"/>
          <w:sz w:val="26"/>
          <w:szCs w:val="26"/>
        </w:rPr>
        <w:t>），競爭力強。</w:t>
      </w:r>
    </w:p>
    <w:p w:rsidR="006240E2" w:rsidRDefault="007C0264" w:rsidP="00BD6D02">
      <w:pPr>
        <w:numPr>
          <w:ilvl w:val="1"/>
          <w:numId w:val="51"/>
        </w:numPr>
        <w:spacing w:beforeLines="50" w:before="120" w:afterLines="50" w:after="120" w:line="360" w:lineRule="auto"/>
        <w:jc w:val="both"/>
        <w:rPr>
          <w:rFonts w:eastAsia="標楷體"/>
          <w:sz w:val="26"/>
          <w:szCs w:val="26"/>
        </w:rPr>
      </w:pPr>
      <w:r w:rsidRPr="00B65CA5">
        <w:rPr>
          <w:rFonts w:eastAsia="標楷體"/>
          <w:sz w:val="26"/>
          <w:szCs w:val="26"/>
        </w:rPr>
        <w:t>跨足繪圖卡、硬碟機、光碟機、數位相機、可攜式裝置、無線電話及手提裝置、網通等應用市場，</w:t>
      </w:r>
      <w:r w:rsidR="003A13BA" w:rsidRPr="00B65CA5">
        <w:rPr>
          <w:rFonts w:eastAsia="標楷體"/>
          <w:sz w:val="26"/>
          <w:szCs w:val="26"/>
        </w:rPr>
        <w:t>充份展現</w:t>
      </w:r>
      <w:r w:rsidR="003A13BA">
        <w:rPr>
          <w:rFonts w:eastAsia="標楷體" w:hint="eastAsia"/>
          <w:sz w:val="26"/>
          <w:szCs w:val="26"/>
        </w:rPr>
        <w:t>多樣性實力</w:t>
      </w:r>
      <w:r w:rsidRPr="00B65CA5">
        <w:rPr>
          <w:rFonts w:eastAsia="標楷體"/>
          <w:sz w:val="26"/>
          <w:szCs w:val="26"/>
        </w:rPr>
        <w:t>。</w:t>
      </w:r>
    </w:p>
    <w:p w:rsidR="006240E2" w:rsidRDefault="007C0264" w:rsidP="00BD6D02">
      <w:pPr>
        <w:numPr>
          <w:ilvl w:val="1"/>
          <w:numId w:val="51"/>
        </w:numPr>
        <w:spacing w:beforeLines="50" w:before="120" w:afterLines="50" w:after="120" w:line="360" w:lineRule="auto"/>
        <w:jc w:val="both"/>
        <w:rPr>
          <w:rFonts w:eastAsia="標楷體"/>
          <w:sz w:val="26"/>
          <w:szCs w:val="26"/>
        </w:rPr>
      </w:pPr>
      <w:r w:rsidRPr="00B65CA5">
        <w:rPr>
          <w:rFonts w:eastAsia="標楷體"/>
          <w:sz w:val="26"/>
          <w:szCs w:val="26"/>
        </w:rPr>
        <w:t>落實產品量產化，建立</w:t>
      </w:r>
      <w:r w:rsidR="003A13BA">
        <w:rPr>
          <w:rFonts w:eastAsia="標楷體" w:hint="eastAsia"/>
          <w:sz w:val="26"/>
          <w:szCs w:val="26"/>
        </w:rPr>
        <w:t>銷售</w:t>
      </w:r>
      <w:r w:rsidRPr="00B65CA5">
        <w:rPr>
          <w:rFonts w:eastAsia="標楷體"/>
          <w:sz w:val="26"/>
          <w:szCs w:val="26"/>
        </w:rPr>
        <w:t>里程碑、提昇產業競爭力。</w:t>
      </w:r>
    </w:p>
    <w:p w:rsidR="006240E2" w:rsidRDefault="003A13BA" w:rsidP="00BD6D02">
      <w:pPr>
        <w:numPr>
          <w:ilvl w:val="1"/>
          <w:numId w:val="51"/>
        </w:numPr>
        <w:spacing w:beforeLines="50" w:before="120" w:afterLines="50" w:after="120" w:line="360" w:lineRule="auto"/>
        <w:jc w:val="both"/>
        <w:rPr>
          <w:rFonts w:eastAsia="標楷體"/>
          <w:sz w:val="26"/>
          <w:szCs w:val="26"/>
        </w:rPr>
      </w:pPr>
      <w:r>
        <w:rPr>
          <w:rFonts w:eastAsia="標楷體" w:hint="eastAsia"/>
          <w:sz w:val="26"/>
          <w:szCs w:val="26"/>
        </w:rPr>
        <w:t>持續行銷</w:t>
      </w:r>
      <w:r w:rsidR="007C0264" w:rsidRPr="00B65CA5">
        <w:rPr>
          <w:rFonts w:eastAsia="標楷體"/>
          <w:sz w:val="26"/>
          <w:szCs w:val="26"/>
        </w:rPr>
        <w:t>高品質汽車音響及電腦</w:t>
      </w:r>
      <w:r w:rsidR="007C0264" w:rsidRPr="00B65CA5">
        <w:rPr>
          <w:rFonts w:eastAsia="標楷體"/>
          <w:sz w:val="26"/>
          <w:szCs w:val="26"/>
        </w:rPr>
        <w:t>IC</w:t>
      </w:r>
      <w:r w:rsidR="007C0264" w:rsidRPr="00B65CA5">
        <w:rPr>
          <w:rFonts w:eastAsia="標楷體"/>
          <w:sz w:val="26"/>
          <w:szCs w:val="26"/>
        </w:rPr>
        <w:t>晶片，提升整體獲利能力。</w:t>
      </w:r>
    </w:p>
    <w:p w:rsidR="006240E2" w:rsidRDefault="00AA0DD0" w:rsidP="00BD6D02">
      <w:pPr>
        <w:pStyle w:val="3"/>
        <w:numPr>
          <w:ilvl w:val="0"/>
          <w:numId w:val="9"/>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競爭策略</w:t>
      </w:r>
    </w:p>
    <w:p w:rsidR="006240E2" w:rsidRDefault="00367A5D" w:rsidP="00BD6D02">
      <w:pPr>
        <w:spacing w:beforeLines="50" w:before="120" w:afterLines="50" w:after="120" w:line="360" w:lineRule="auto"/>
        <w:ind w:leftChars="200" w:left="480" w:firstLineChars="200" w:firstLine="520"/>
        <w:jc w:val="both"/>
        <w:rPr>
          <w:rFonts w:eastAsia="標楷體"/>
          <w:sz w:val="26"/>
          <w:szCs w:val="26"/>
        </w:rPr>
      </w:pPr>
      <w:r w:rsidRPr="00F24D40">
        <w:rPr>
          <w:rFonts w:eastAsia="標楷體" w:hint="eastAsia"/>
          <w:sz w:val="26"/>
          <w:szCs w:val="26"/>
        </w:rPr>
        <w:t>半導體產業逐漸進入微利時代，</w:t>
      </w:r>
      <w:r w:rsidR="00C35EB0" w:rsidRPr="00F24D40">
        <w:rPr>
          <w:rFonts w:eastAsia="標楷體" w:hint="eastAsia"/>
          <w:sz w:val="26"/>
          <w:szCs w:val="26"/>
        </w:rPr>
        <w:t xml:space="preserve"> </w:t>
      </w:r>
      <w:r w:rsidRPr="00F24D40">
        <w:rPr>
          <w:rFonts w:eastAsia="標楷體" w:hint="eastAsia"/>
          <w:sz w:val="26"/>
          <w:szCs w:val="26"/>
        </w:rPr>
        <w:t>IC</w:t>
      </w:r>
      <w:r w:rsidRPr="00F24D40">
        <w:rPr>
          <w:rFonts w:eastAsia="標楷體" w:hint="eastAsia"/>
          <w:sz w:val="26"/>
          <w:szCs w:val="26"/>
        </w:rPr>
        <w:t>設計</w:t>
      </w:r>
      <w:r w:rsidR="00C35EB0" w:rsidRPr="00F24D40">
        <w:rPr>
          <w:rFonts w:eastAsia="標楷體" w:hint="eastAsia"/>
          <w:sz w:val="26"/>
          <w:szCs w:val="26"/>
        </w:rPr>
        <w:t>產業</w:t>
      </w:r>
      <w:r w:rsidRPr="00F24D40">
        <w:rPr>
          <w:rFonts w:eastAsia="標楷體" w:hint="eastAsia"/>
          <w:sz w:val="26"/>
          <w:szCs w:val="26"/>
        </w:rPr>
        <w:t>將面臨製造成本優勢不再，產業群聚的邊際效益正逐漸遞減中，為避免陷入價格戰，必須跳脫以成本優勢為唯一考量的經營模式，在既有核心能力與競爭優勢的基礎上，提升產品與服務價值的方向發展，利用「營運模式創新」與「產品功能創新」來達到企業經營效率的提昇與附加價值的創造，朝價值鏈兩端的創新經營延伸，才能因應產業在全球化過程中，新興競爭者崛起所帶來的競爭威脅，建立企業之持久競爭優勢。</w:t>
      </w:r>
    </w:p>
    <w:p w:rsidR="00B43442" w:rsidRPr="0050245D" w:rsidRDefault="00B43442" w:rsidP="00BD6D02">
      <w:pPr>
        <w:spacing w:beforeLines="50" w:before="120" w:afterLines="50" w:after="120" w:line="360" w:lineRule="auto"/>
        <w:ind w:leftChars="200" w:left="480" w:firstLineChars="200" w:firstLine="520"/>
        <w:jc w:val="both"/>
        <w:rPr>
          <w:rFonts w:eastAsia="標楷體"/>
          <w:color w:val="000000" w:themeColor="text1"/>
          <w:sz w:val="26"/>
          <w:szCs w:val="26"/>
        </w:rPr>
      </w:pPr>
      <w:r w:rsidRPr="0050245D">
        <w:rPr>
          <w:rFonts w:eastAsia="標楷體" w:hint="eastAsia"/>
          <w:color w:val="000000" w:themeColor="text1"/>
          <w:sz w:val="26"/>
          <w:szCs w:val="26"/>
        </w:rPr>
        <w:t>矽成</w:t>
      </w:r>
      <w:r w:rsidR="00B71843" w:rsidRPr="0050245D">
        <w:rPr>
          <w:rFonts w:eastAsia="標楷體" w:hint="eastAsia"/>
          <w:color w:val="000000" w:themeColor="text1"/>
          <w:sz w:val="26"/>
          <w:szCs w:val="26"/>
        </w:rPr>
        <w:t>目前</w:t>
      </w:r>
      <w:r w:rsidR="00AF07DB" w:rsidRPr="0050245D">
        <w:rPr>
          <w:rFonts w:eastAsia="標楷體" w:hint="eastAsia"/>
          <w:color w:val="000000" w:themeColor="text1"/>
          <w:sz w:val="26"/>
          <w:szCs w:val="26"/>
        </w:rPr>
        <w:t>因應那些關鍵市場的需求，持續擴展其產品陣容，快速在新型應用領域中佔據一席之地</w:t>
      </w:r>
      <w:r w:rsidR="005707F8" w:rsidRPr="0050245D">
        <w:rPr>
          <w:rFonts w:eastAsia="標楷體" w:hint="eastAsia"/>
          <w:color w:val="000000" w:themeColor="text1"/>
          <w:sz w:val="26"/>
          <w:szCs w:val="26"/>
        </w:rPr>
        <w:t>，</w:t>
      </w:r>
      <w:r w:rsidR="00AF07DB" w:rsidRPr="0050245D">
        <w:rPr>
          <w:rFonts w:eastAsia="標楷體" w:hint="eastAsia"/>
          <w:color w:val="000000" w:themeColor="text1"/>
          <w:sz w:val="26"/>
          <w:szCs w:val="26"/>
        </w:rPr>
        <w:t>並</w:t>
      </w:r>
      <w:r w:rsidRPr="0050245D">
        <w:rPr>
          <w:rFonts w:eastAsia="標楷體" w:hint="eastAsia"/>
          <w:color w:val="000000" w:themeColor="text1"/>
          <w:sz w:val="26"/>
          <w:szCs w:val="26"/>
        </w:rPr>
        <w:t>與競爭同業相區隔，再配合國內外合作的廠商、代理商與通路，建立本公司產品在國內外市場上的競爭優勢。</w:t>
      </w:r>
    </w:p>
    <w:p w:rsidR="007565F6" w:rsidRDefault="007565F6" w:rsidP="0050245D">
      <w:pPr>
        <w:spacing w:beforeLines="50" w:before="120" w:afterLines="50" w:after="120" w:line="360" w:lineRule="auto"/>
        <w:jc w:val="both"/>
        <w:rPr>
          <w:rFonts w:eastAsia="標楷體"/>
          <w:sz w:val="26"/>
          <w:szCs w:val="26"/>
        </w:rPr>
      </w:pPr>
    </w:p>
    <w:p w:rsidR="007565F6" w:rsidRDefault="007565F6" w:rsidP="0050245D">
      <w:pPr>
        <w:spacing w:beforeLines="50" w:before="120" w:afterLines="50" w:after="120" w:line="360" w:lineRule="auto"/>
        <w:jc w:val="both"/>
        <w:rPr>
          <w:rFonts w:eastAsia="標楷體"/>
          <w:sz w:val="26"/>
          <w:szCs w:val="26"/>
        </w:rPr>
      </w:pPr>
    </w:p>
    <w:p w:rsidR="007565F6" w:rsidRPr="007565F6" w:rsidRDefault="007565F6" w:rsidP="007565F6">
      <w:pPr>
        <w:spacing w:beforeLines="50" w:before="120" w:afterLines="50" w:after="120" w:line="360" w:lineRule="auto"/>
        <w:jc w:val="both"/>
        <w:rPr>
          <w:rFonts w:eastAsia="標楷體"/>
          <w:sz w:val="26"/>
          <w:szCs w:val="26"/>
        </w:rPr>
        <w:sectPr w:rsidR="007565F6" w:rsidRPr="007565F6" w:rsidSect="006B4840">
          <w:headerReference w:type="even" r:id="rId28"/>
          <w:headerReference w:type="default" r:id="rId29"/>
          <w:headerReference w:type="first" r:id="rId30"/>
          <w:pgSz w:w="11906" w:h="16838" w:code="9"/>
          <w:pgMar w:top="2160" w:right="1440" w:bottom="1814" w:left="1440" w:header="851" w:footer="567" w:gutter="567"/>
          <w:cols w:space="425"/>
          <w:docGrid w:linePitch="360"/>
        </w:sectPr>
      </w:pPr>
    </w:p>
    <w:bookmarkStart w:id="34" w:name="_Toc253154509"/>
    <w:bookmarkStart w:id="35" w:name="_Toc253154577"/>
    <w:bookmarkStart w:id="36" w:name="_Toc272326008"/>
    <w:bookmarkStart w:id="37" w:name="_Toc272326636"/>
    <w:bookmarkStart w:id="38" w:name="_Toc272326815"/>
    <w:bookmarkStart w:id="39" w:name="_Toc275960648"/>
    <w:p w:rsidR="007821E9" w:rsidRPr="00EA272E" w:rsidRDefault="00CE7E1F" w:rsidP="007821E9">
      <w:pPr>
        <w:pStyle w:val="1"/>
        <w:numPr>
          <w:ilvl w:val="0"/>
          <w:numId w:val="0"/>
        </w:numPr>
        <w:spacing w:before="0" w:after="0" w:line="240" w:lineRule="auto"/>
        <w:jc w:val="right"/>
        <w:rPr>
          <w:rFonts w:ascii="Times New Roman" w:eastAsia="標楷體" w:hAnsi="Times New Roman"/>
          <w:sz w:val="56"/>
          <w:szCs w:val="56"/>
        </w:rPr>
      </w:pPr>
      <w:r>
        <w:rPr>
          <w:rFonts w:ascii="Times New Roman" w:eastAsia="標楷體" w:hAnsi="Times New Roman"/>
          <w:noProof/>
          <w:sz w:val="56"/>
          <w:szCs w:val="56"/>
        </w:rPr>
        <w:lastRenderedPageBreak/>
        <mc:AlternateContent>
          <mc:Choice Requires="wps">
            <w:drawing>
              <wp:anchor distT="0" distB="0" distL="114300" distR="114300" simplePos="0" relativeHeight="251653120" behindDoc="0" locked="0" layoutInCell="1" allowOverlap="1" wp14:anchorId="54F81DAB" wp14:editId="4D97183D">
                <wp:simplePos x="0" y="0"/>
                <wp:positionH relativeFrom="column">
                  <wp:posOffset>4665980</wp:posOffset>
                </wp:positionH>
                <wp:positionV relativeFrom="paragraph">
                  <wp:posOffset>0</wp:posOffset>
                </wp:positionV>
                <wp:extent cx="720090" cy="720090"/>
                <wp:effectExtent l="8255" t="9525" r="5080" b="13335"/>
                <wp:wrapNone/>
                <wp:docPr id="4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05A31" w:rsidRDefault="00822279"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3" o:spid="_x0000_s1132" type="#_x0000_t202" style="position:absolute;left:0;text-align:left;margin-left:367.4pt;margin-top:0;width:56.7pt;height:56.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">
                <v:textbox>
                  <w:txbxContent>
                    <w:p w:rsidR="00822279" w:rsidRPr="00105A31" w:rsidRDefault="00822279" w:rsidP="00105A31">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3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III</w:t>
                      </w:r>
                      <w:r>
                        <w:rPr>
                          <w:rFonts w:ascii="微軟正黑體" w:eastAsia="微軟正黑體" w:hAnsi="微軟正黑體"/>
                          <w:b/>
                          <w:sz w:val="56"/>
                          <w:szCs w:val="52"/>
                        </w:rPr>
                        <w:fldChar w:fldCharType="end"/>
                      </w:r>
                    </w:p>
                  </w:txbxContent>
                </v:textbox>
              </v:shape>
            </w:pict>
          </mc:Fallback>
        </mc:AlternateContent>
      </w:r>
      <w:bookmarkEnd w:id="34"/>
      <w:bookmarkEnd w:id="35"/>
      <w:bookmarkEnd w:id="36"/>
      <w:bookmarkEnd w:id="37"/>
      <w:bookmarkEnd w:id="38"/>
      <w:bookmarkEnd w:id="39"/>
    </w:p>
    <w:p w:rsidR="007821E9" w:rsidRPr="00EA272E" w:rsidRDefault="007821E9" w:rsidP="007821E9">
      <w:pPr>
        <w:pStyle w:val="1"/>
        <w:numPr>
          <w:ilvl w:val="0"/>
          <w:numId w:val="0"/>
        </w:numPr>
        <w:spacing w:before="0" w:after="0" w:line="240" w:lineRule="auto"/>
        <w:jc w:val="right"/>
        <w:rPr>
          <w:rFonts w:ascii="Times New Roman" w:eastAsia="標楷體" w:hAnsi="Times New Roman"/>
          <w:sz w:val="56"/>
          <w:szCs w:val="56"/>
        </w:rPr>
      </w:pPr>
    </w:p>
    <w:p w:rsidR="00567251" w:rsidRPr="00EA272E" w:rsidRDefault="00567251" w:rsidP="00CD738A">
      <w:pPr>
        <w:pStyle w:val="1"/>
        <w:spacing w:before="100" w:beforeAutospacing="1" w:after="100" w:afterAutospacing="1" w:line="360" w:lineRule="auto"/>
        <w:ind w:left="0" w:firstLine="0"/>
        <w:jc w:val="right"/>
        <w:rPr>
          <w:rFonts w:ascii="Times New Roman" w:eastAsia="標楷體" w:hAnsi="Times New Roman"/>
          <w:sz w:val="56"/>
          <w:szCs w:val="56"/>
        </w:rPr>
      </w:pPr>
      <w:bookmarkStart w:id="40" w:name="_Toc355775826"/>
      <w:bookmarkStart w:id="41" w:name="_GoBack"/>
      <w:bookmarkEnd w:id="41"/>
      <w:r w:rsidRPr="00EA272E">
        <w:rPr>
          <w:rFonts w:ascii="Times New Roman" w:eastAsia="標楷體" w:hAnsi="Times New Roman"/>
          <w:sz w:val="56"/>
          <w:szCs w:val="56"/>
        </w:rPr>
        <w:t>受控交易</w:t>
      </w:r>
      <w:r w:rsidR="002C7D93" w:rsidRPr="00EA272E">
        <w:rPr>
          <w:rFonts w:ascii="Times New Roman" w:eastAsia="標楷體" w:hAnsi="Times New Roman" w:hint="eastAsia"/>
          <w:sz w:val="56"/>
          <w:szCs w:val="56"/>
        </w:rPr>
        <w:t>說明</w:t>
      </w:r>
      <w:bookmarkEnd w:id="40"/>
    </w:p>
    <w:p w:rsidR="006240E2" w:rsidRDefault="00AA0DD0"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受控交易</w:t>
      </w:r>
      <w:r w:rsidR="0048600C" w:rsidRPr="00EA272E">
        <w:rPr>
          <w:rFonts w:ascii="Times New Roman" w:eastAsia="標楷體" w:hAnsi="Times New Roman" w:hint="eastAsia"/>
          <w:sz w:val="36"/>
          <w:szCs w:val="40"/>
        </w:rPr>
        <w:t>類型</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依據移轉</w:t>
      </w:r>
      <w:r w:rsidRPr="00EA272E">
        <w:rPr>
          <w:rFonts w:eastAsia="標楷體"/>
          <w:bCs/>
          <w:iCs/>
          <w:sz w:val="26"/>
          <w:szCs w:val="26"/>
        </w:rPr>
        <w:t>訂價</w:t>
      </w:r>
      <w:r w:rsidRPr="00EA272E">
        <w:rPr>
          <w:rFonts w:eastAsia="標楷體"/>
          <w:sz w:val="26"/>
          <w:szCs w:val="26"/>
        </w:rPr>
        <w:t>查核準則第</w:t>
      </w:r>
      <w:r w:rsidRPr="00EA272E">
        <w:rPr>
          <w:rFonts w:eastAsia="標楷體"/>
          <w:sz w:val="26"/>
          <w:szCs w:val="26"/>
        </w:rPr>
        <w:t>5</w:t>
      </w:r>
      <w:r w:rsidRPr="00EA272E">
        <w:rPr>
          <w:rFonts w:eastAsia="標楷體"/>
          <w:sz w:val="26"/>
          <w:szCs w:val="26"/>
        </w:rPr>
        <w:t>條，適用本準則之交易類型如下：</w:t>
      </w:r>
    </w:p>
    <w:p w:rsidR="006240E2" w:rsidRDefault="00D92058" w:rsidP="00BD6D02">
      <w:pPr>
        <w:spacing w:beforeLines="50" w:before="120" w:afterLines="50" w:after="120" w:line="360" w:lineRule="auto"/>
        <w:jc w:val="both"/>
        <w:rPr>
          <w:rFonts w:eastAsia="標楷體"/>
          <w:sz w:val="26"/>
          <w:szCs w:val="26"/>
        </w:rPr>
      </w:pPr>
      <w:r>
        <w:rPr>
          <w:rFonts w:eastAsia="標楷體" w:hint="eastAsia"/>
          <w:sz w:val="26"/>
          <w:szCs w:val="26"/>
        </w:rPr>
        <w:t>『</w:t>
      </w:r>
      <w:r w:rsidR="00567251" w:rsidRPr="00EA272E">
        <w:rPr>
          <w:rFonts w:eastAsia="標楷體"/>
          <w:sz w:val="26"/>
          <w:szCs w:val="26"/>
        </w:rPr>
        <w:t>一、有形資產之移轉，包括買賣、交換、贈與或其他安排。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二、</w:t>
      </w:r>
      <w:r w:rsidR="008A13F7">
        <w:rPr>
          <w:rFonts w:eastAsia="標楷體" w:hint="eastAsia"/>
          <w:sz w:val="26"/>
          <w:szCs w:val="26"/>
        </w:rPr>
        <w:tab/>
      </w:r>
      <w:r w:rsidRPr="00EA272E">
        <w:rPr>
          <w:rFonts w:eastAsia="標楷體"/>
          <w:sz w:val="26"/>
          <w:szCs w:val="26"/>
        </w:rPr>
        <w:t>有形資產之使用，包括租賃、設定權利、提供他人持有、使用或占有，或其他安排。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三、</w:t>
      </w:r>
      <w:r w:rsidR="008A13F7">
        <w:rPr>
          <w:rFonts w:eastAsia="標楷體" w:hint="eastAsia"/>
          <w:sz w:val="26"/>
          <w:szCs w:val="26"/>
        </w:rPr>
        <w:tab/>
      </w:r>
      <w:r w:rsidRPr="00EA272E">
        <w:rPr>
          <w:rFonts w:eastAsia="標楷體"/>
          <w:sz w:val="26"/>
          <w:szCs w:val="26"/>
        </w:rPr>
        <w:t>無形資產之移轉，包括買賣、交換、贈與或其他安排。</w:t>
      </w:r>
    </w:p>
    <w:p w:rsidR="006240E2" w:rsidRDefault="00567251" w:rsidP="00BD6D02">
      <w:pPr>
        <w:tabs>
          <w:tab w:val="left" w:pos="360"/>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四、</w:t>
      </w:r>
      <w:r w:rsidR="008A13F7">
        <w:rPr>
          <w:rFonts w:eastAsia="標楷體" w:hint="eastAsia"/>
          <w:sz w:val="26"/>
          <w:szCs w:val="26"/>
        </w:rPr>
        <w:tab/>
      </w:r>
      <w:r w:rsidRPr="00EA272E">
        <w:rPr>
          <w:rFonts w:eastAsia="標楷體"/>
          <w:sz w:val="26"/>
          <w:szCs w:val="26"/>
        </w:rPr>
        <w:t>無形資產之使用，包括授權、再授權、提供他人使用或其他安排。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五、</w:t>
      </w:r>
      <w:r w:rsidR="008A13F7">
        <w:rPr>
          <w:rFonts w:eastAsia="標楷體" w:hint="eastAsia"/>
          <w:sz w:val="26"/>
          <w:szCs w:val="26"/>
        </w:rPr>
        <w:tab/>
      </w:r>
      <w:r w:rsidRPr="00EA272E">
        <w:rPr>
          <w:rFonts w:eastAsia="標楷體"/>
          <w:sz w:val="26"/>
          <w:szCs w:val="26"/>
        </w:rPr>
        <w:t>服務之提供，包括行銷、管理、行政、技術、人事、研究與發展、資訊處理、法律、會計或其他服務。</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六、</w:t>
      </w:r>
      <w:r w:rsidR="008A13F7">
        <w:rPr>
          <w:rFonts w:eastAsia="標楷體" w:hint="eastAsia"/>
          <w:sz w:val="26"/>
          <w:szCs w:val="26"/>
        </w:rPr>
        <w:tab/>
      </w:r>
      <w:r w:rsidRPr="00EA272E">
        <w:rPr>
          <w:rFonts w:eastAsia="標楷體"/>
          <w:sz w:val="26"/>
          <w:szCs w:val="26"/>
        </w:rPr>
        <w:t>資金之使用，包括資金借貸、預付款、暫付款、擔保、延期收款或其他安排。</w:t>
      </w:r>
    </w:p>
    <w:p w:rsidR="006240E2" w:rsidRDefault="00567251" w:rsidP="00BD6D02">
      <w:pPr>
        <w:tabs>
          <w:tab w:val="left" w:pos="840"/>
        </w:tabs>
        <w:spacing w:beforeLines="50" w:before="120" w:afterLines="50" w:after="120" w:line="360" w:lineRule="auto"/>
        <w:ind w:leftChars="110" w:left="823" w:hangingChars="215" w:hanging="559"/>
        <w:jc w:val="both"/>
        <w:rPr>
          <w:rFonts w:eastAsia="標楷體"/>
          <w:sz w:val="26"/>
          <w:szCs w:val="26"/>
        </w:rPr>
      </w:pPr>
      <w:r w:rsidRPr="00EA272E">
        <w:rPr>
          <w:rFonts w:eastAsia="標楷體"/>
          <w:sz w:val="26"/>
          <w:szCs w:val="26"/>
        </w:rPr>
        <w:t>七、</w:t>
      </w:r>
      <w:r w:rsidR="00A95622">
        <w:rPr>
          <w:rFonts w:eastAsia="標楷體" w:hint="eastAsia"/>
          <w:sz w:val="26"/>
          <w:szCs w:val="26"/>
        </w:rPr>
        <w:tab/>
      </w:r>
      <w:r w:rsidRPr="00EA272E">
        <w:rPr>
          <w:rFonts w:eastAsia="標楷體"/>
          <w:sz w:val="26"/>
          <w:szCs w:val="26"/>
        </w:rPr>
        <w:t>其他經財政部核定之交易類型。</w:t>
      </w:r>
      <w:r w:rsidR="00D92058">
        <w:rPr>
          <w:rFonts w:eastAsia="標楷體" w:hint="eastAsia"/>
          <w:sz w:val="26"/>
          <w:szCs w:val="26"/>
        </w:rPr>
        <w:t>』</w:t>
      </w:r>
    </w:p>
    <w:p w:rsidR="006240E2" w:rsidRDefault="006240E2" w:rsidP="00BD6D02">
      <w:pPr>
        <w:tabs>
          <w:tab w:val="left" w:pos="840"/>
        </w:tabs>
        <w:spacing w:beforeLines="50" w:before="120" w:afterLines="50" w:after="120" w:line="360" w:lineRule="auto"/>
        <w:ind w:leftChars="110" w:left="823" w:hangingChars="215" w:hanging="559"/>
        <w:jc w:val="both"/>
        <w:rPr>
          <w:rFonts w:eastAsia="標楷體"/>
          <w:sz w:val="26"/>
          <w:szCs w:val="26"/>
        </w:rPr>
      </w:pPr>
    </w:p>
    <w:p w:rsidR="006240E2" w:rsidRDefault="006240E2" w:rsidP="00BD6D02">
      <w:pPr>
        <w:tabs>
          <w:tab w:val="left" w:pos="840"/>
        </w:tabs>
        <w:spacing w:beforeLines="50" w:before="120" w:afterLines="50" w:after="120" w:line="360" w:lineRule="auto"/>
        <w:ind w:leftChars="110" w:left="823" w:hangingChars="215" w:hanging="559"/>
        <w:jc w:val="both"/>
        <w:rPr>
          <w:rFonts w:eastAsia="標楷體"/>
          <w:sz w:val="26"/>
          <w:szCs w:val="26"/>
        </w:rPr>
      </w:pPr>
    </w:p>
    <w:p w:rsidR="0048600C" w:rsidRPr="00EA272E" w:rsidRDefault="0048600C" w:rsidP="005F05E7">
      <w:pPr>
        <w:pStyle w:val="2"/>
        <w:numPr>
          <w:ilvl w:val="1"/>
          <w:numId w:val="10"/>
        </w:numPr>
        <w:tabs>
          <w:tab w:val="left" w:pos="756"/>
        </w:tabs>
        <w:spacing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受控交易</w:t>
      </w:r>
      <w:r w:rsidR="00AA0DD0" w:rsidRPr="00EA272E">
        <w:rPr>
          <w:rFonts w:ascii="Times New Roman" w:eastAsia="標楷體" w:hAnsi="Times New Roman" w:hint="eastAsia"/>
          <w:sz w:val="36"/>
          <w:szCs w:val="40"/>
        </w:rPr>
        <w:t>敍述</w:t>
      </w:r>
    </w:p>
    <w:p w:rsidR="006240E2" w:rsidRDefault="00567251" w:rsidP="00BD6D02">
      <w:pPr>
        <w:pStyle w:val="3"/>
        <w:numPr>
          <w:ilvl w:val="0"/>
          <w:numId w:val="11"/>
        </w:numPr>
        <w:spacing w:beforeLines="50" w:before="120" w:afterLines="50" w:after="120" w:line="360" w:lineRule="auto"/>
        <w:ind w:leftChars="100" w:left="722" w:hanging="482"/>
        <w:jc w:val="both"/>
      </w:pPr>
      <w:r w:rsidRPr="00EA272E">
        <w:rPr>
          <w:rFonts w:ascii="Times New Roman" w:eastAsia="標楷體" w:hAnsi="Times New Roman"/>
          <w:sz w:val="32"/>
        </w:rPr>
        <w:t>受控交易參與人</w:t>
      </w:r>
    </w:p>
    <w:tbl>
      <w:tblPr>
        <w:tblW w:w="4875" w:type="pct"/>
        <w:tblInd w:w="108"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ook w:val="01E0" w:firstRow="1" w:lastRow="1" w:firstColumn="1" w:lastColumn="1" w:noHBand="0" w:noVBand="0"/>
      </w:tblPr>
      <w:tblGrid>
        <w:gridCol w:w="568"/>
        <w:gridCol w:w="2021"/>
        <w:gridCol w:w="1303"/>
        <w:gridCol w:w="1680"/>
        <w:gridCol w:w="1824"/>
        <w:gridCol w:w="1062"/>
      </w:tblGrid>
      <w:tr w:rsidR="00833992" w:rsidRPr="00EA272E" w:rsidTr="00EF51A0">
        <w:tc>
          <w:tcPr>
            <w:tcW w:w="336" w:type="pct"/>
            <w:vMerge w:val="restart"/>
            <w:shd w:val="clear" w:color="auto" w:fill="4F81BD"/>
            <w:vAlign w:val="center"/>
          </w:tcPr>
          <w:p w:rsidR="00BB0D75" w:rsidRDefault="00833992" w:rsidP="00FD027A">
            <w:pPr>
              <w:ind w:right="-57"/>
              <w:jc w:val="center"/>
              <w:rPr>
                <w:rFonts w:eastAsia="標楷體"/>
                <w:b/>
                <w:bCs/>
                <w:color w:val="FFFFFF"/>
                <w:sz w:val="26"/>
              </w:rPr>
            </w:pPr>
            <w:r>
              <w:rPr>
                <w:rFonts w:eastAsia="標楷體" w:hint="eastAsia"/>
                <w:b/>
                <w:bCs/>
                <w:color w:val="FFFFFF"/>
                <w:sz w:val="26"/>
              </w:rPr>
              <w:t>編號</w:t>
            </w:r>
          </w:p>
        </w:tc>
        <w:tc>
          <w:tcPr>
            <w:tcW w:w="1195" w:type="pct"/>
            <w:vMerge w:val="restart"/>
            <w:shd w:val="clear" w:color="auto" w:fill="4F81BD"/>
            <w:vAlign w:val="center"/>
          </w:tcPr>
          <w:p w:rsidR="00BB0D75" w:rsidRDefault="00833992" w:rsidP="00FD027A">
            <w:pPr>
              <w:ind w:right="-57"/>
              <w:jc w:val="center"/>
              <w:rPr>
                <w:rFonts w:eastAsia="標楷體"/>
                <w:b/>
                <w:bCs/>
                <w:color w:val="FFFFFF"/>
                <w:sz w:val="26"/>
              </w:rPr>
            </w:pPr>
            <w:r w:rsidRPr="00EA272E">
              <w:rPr>
                <w:rFonts w:eastAsia="標楷體"/>
                <w:b/>
                <w:bCs/>
                <w:color w:val="FFFFFF"/>
                <w:sz w:val="26"/>
              </w:rPr>
              <w:t>關係企業</w:t>
            </w:r>
            <w:r>
              <w:rPr>
                <w:rFonts w:eastAsia="標楷體" w:hint="eastAsia"/>
                <w:b/>
                <w:bCs/>
                <w:color w:val="FFFFFF"/>
                <w:sz w:val="26"/>
              </w:rPr>
              <w:t>/</w:t>
            </w:r>
            <w:r>
              <w:rPr>
                <w:rFonts w:eastAsia="標楷體" w:hint="eastAsia"/>
                <w:b/>
                <w:bCs/>
                <w:color w:val="FFFFFF"/>
                <w:sz w:val="26"/>
              </w:rPr>
              <w:t>人</w:t>
            </w:r>
          </w:p>
        </w:tc>
        <w:tc>
          <w:tcPr>
            <w:tcW w:w="770" w:type="pct"/>
            <w:vMerge w:val="restart"/>
            <w:shd w:val="clear" w:color="auto" w:fill="4F81BD"/>
            <w:vAlign w:val="center"/>
          </w:tcPr>
          <w:p w:rsidR="00BB0D75" w:rsidRDefault="00833992" w:rsidP="00FD027A">
            <w:pPr>
              <w:ind w:right="-57"/>
              <w:jc w:val="center"/>
              <w:rPr>
                <w:rFonts w:eastAsia="標楷體"/>
                <w:b/>
                <w:bCs/>
                <w:color w:val="FFFFFF"/>
                <w:sz w:val="26"/>
              </w:rPr>
            </w:pPr>
            <w:r w:rsidRPr="00EA272E">
              <w:rPr>
                <w:rFonts w:eastAsia="標楷體" w:hint="eastAsia"/>
                <w:b/>
                <w:bCs/>
                <w:color w:val="FFFFFF"/>
                <w:sz w:val="26"/>
              </w:rPr>
              <w:t>國籍及</w:t>
            </w:r>
          </w:p>
          <w:p w:rsidR="00BB0D75" w:rsidRDefault="00833992" w:rsidP="00FD027A">
            <w:pPr>
              <w:ind w:right="-57"/>
              <w:jc w:val="center"/>
              <w:rPr>
                <w:rFonts w:eastAsia="標楷體"/>
                <w:b/>
                <w:bCs/>
                <w:color w:val="FFFFFF"/>
                <w:sz w:val="26"/>
              </w:rPr>
            </w:pPr>
            <w:r w:rsidRPr="00EA272E">
              <w:rPr>
                <w:rFonts w:eastAsia="標楷體" w:hint="eastAsia"/>
                <w:b/>
                <w:bCs/>
                <w:color w:val="FFFFFF"/>
                <w:sz w:val="26"/>
              </w:rPr>
              <w:t>所在地區</w:t>
            </w:r>
          </w:p>
        </w:tc>
        <w:tc>
          <w:tcPr>
            <w:tcW w:w="993" w:type="pct"/>
            <w:vMerge w:val="restart"/>
            <w:shd w:val="clear" w:color="auto" w:fill="4F81BD"/>
            <w:vAlign w:val="center"/>
          </w:tcPr>
          <w:p w:rsidR="00BB0D75" w:rsidRDefault="00833992" w:rsidP="00FD027A">
            <w:pPr>
              <w:ind w:left="-288" w:right="-57" w:firstLineChars="69" w:firstLine="180"/>
              <w:jc w:val="center"/>
              <w:rPr>
                <w:rFonts w:eastAsia="標楷體"/>
                <w:b/>
                <w:bCs/>
                <w:color w:val="FFFFFF"/>
                <w:sz w:val="26"/>
              </w:rPr>
            </w:pPr>
            <w:r w:rsidRPr="00EA272E">
              <w:rPr>
                <w:rFonts w:eastAsia="標楷體" w:hint="eastAsia"/>
                <w:b/>
                <w:bCs/>
                <w:color w:val="FFFFFF"/>
                <w:sz w:val="26"/>
              </w:rPr>
              <w:t>簡稱</w:t>
            </w:r>
          </w:p>
        </w:tc>
        <w:tc>
          <w:tcPr>
            <w:tcW w:w="1706" w:type="pct"/>
            <w:gridSpan w:val="2"/>
            <w:shd w:val="clear" w:color="auto" w:fill="4F81BD"/>
          </w:tcPr>
          <w:p w:rsidR="00BB0D75" w:rsidRDefault="00833992" w:rsidP="00FD027A">
            <w:pPr>
              <w:ind w:right="-57"/>
              <w:jc w:val="center"/>
              <w:rPr>
                <w:rFonts w:eastAsia="標楷體"/>
                <w:b/>
                <w:bCs/>
                <w:color w:val="FFFFFF"/>
                <w:sz w:val="26"/>
              </w:rPr>
            </w:pPr>
            <w:r w:rsidRPr="00EA272E">
              <w:rPr>
                <w:rFonts w:eastAsia="標楷體" w:hint="eastAsia"/>
                <w:b/>
                <w:bCs/>
                <w:color w:val="FFFFFF"/>
                <w:sz w:val="26"/>
              </w:rPr>
              <w:t>從屬與控制關係之認定</w:t>
            </w:r>
          </w:p>
        </w:tc>
      </w:tr>
      <w:tr w:rsidR="00833992" w:rsidRPr="00EA272E" w:rsidTr="00DA5522">
        <w:tc>
          <w:tcPr>
            <w:tcW w:w="336" w:type="pct"/>
            <w:vMerge/>
            <w:vAlign w:val="center"/>
          </w:tcPr>
          <w:p w:rsidR="00BB0D75" w:rsidRDefault="00BB0D75" w:rsidP="00FD027A">
            <w:pPr>
              <w:ind w:left="-288" w:right="128" w:firstLineChars="69" w:firstLine="180"/>
              <w:jc w:val="center"/>
              <w:rPr>
                <w:rFonts w:eastAsia="標楷體"/>
                <w:b/>
                <w:bCs/>
                <w:sz w:val="26"/>
              </w:rPr>
            </w:pPr>
          </w:p>
        </w:tc>
        <w:tc>
          <w:tcPr>
            <w:tcW w:w="1195" w:type="pct"/>
            <w:vMerge/>
          </w:tcPr>
          <w:p w:rsidR="00BB0D75" w:rsidRDefault="00BB0D75" w:rsidP="00FD027A">
            <w:pPr>
              <w:ind w:left="-288" w:right="128" w:firstLineChars="69" w:firstLine="180"/>
              <w:jc w:val="center"/>
              <w:rPr>
                <w:rFonts w:eastAsia="標楷體"/>
                <w:b/>
                <w:bCs/>
                <w:sz w:val="26"/>
              </w:rPr>
            </w:pPr>
          </w:p>
        </w:tc>
        <w:tc>
          <w:tcPr>
            <w:tcW w:w="770" w:type="pct"/>
            <w:vMerge/>
          </w:tcPr>
          <w:p w:rsidR="00BB0D75" w:rsidRDefault="00BB0D75" w:rsidP="00FD027A">
            <w:pPr>
              <w:ind w:left="-288" w:right="128" w:firstLineChars="69" w:firstLine="180"/>
              <w:jc w:val="center"/>
              <w:rPr>
                <w:rFonts w:eastAsia="標楷體"/>
                <w:b/>
                <w:sz w:val="26"/>
              </w:rPr>
            </w:pPr>
          </w:p>
        </w:tc>
        <w:tc>
          <w:tcPr>
            <w:tcW w:w="993" w:type="pct"/>
            <w:vMerge/>
          </w:tcPr>
          <w:p w:rsidR="00BB0D75" w:rsidRDefault="00BB0D75" w:rsidP="00FD027A">
            <w:pPr>
              <w:ind w:left="-288" w:right="128" w:firstLineChars="69" w:firstLine="180"/>
              <w:jc w:val="center"/>
              <w:rPr>
                <w:rFonts w:eastAsia="標楷體"/>
                <w:b/>
                <w:sz w:val="26"/>
              </w:rPr>
            </w:pPr>
          </w:p>
        </w:tc>
        <w:tc>
          <w:tcPr>
            <w:tcW w:w="1078" w:type="pct"/>
            <w:shd w:val="clear" w:color="auto" w:fill="4F81BD"/>
          </w:tcPr>
          <w:p w:rsidR="00BB0D75" w:rsidRDefault="00833992" w:rsidP="00FD027A">
            <w:pPr>
              <w:ind w:right="-57"/>
              <w:jc w:val="center"/>
              <w:rPr>
                <w:rFonts w:eastAsia="標楷體"/>
                <w:bCs/>
                <w:color w:val="FFFFFF"/>
                <w:sz w:val="26"/>
              </w:rPr>
            </w:pPr>
            <w:r w:rsidRPr="00EA272E">
              <w:rPr>
                <w:rFonts w:eastAsia="標楷體" w:hint="eastAsia"/>
                <w:bCs/>
                <w:color w:val="FFFFFF"/>
                <w:sz w:val="26"/>
              </w:rPr>
              <w:t>關係說明</w:t>
            </w:r>
          </w:p>
        </w:tc>
        <w:tc>
          <w:tcPr>
            <w:tcW w:w="628" w:type="pct"/>
            <w:shd w:val="clear" w:color="auto" w:fill="4F81BD"/>
          </w:tcPr>
          <w:p w:rsidR="00BB0D75" w:rsidRDefault="00833992" w:rsidP="00FD027A">
            <w:pPr>
              <w:ind w:right="-57"/>
              <w:jc w:val="center"/>
              <w:rPr>
                <w:rFonts w:eastAsia="標楷體"/>
                <w:bCs/>
                <w:color w:val="FFFFFF"/>
                <w:sz w:val="26"/>
              </w:rPr>
            </w:pPr>
            <w:r w:rsidRPr="00EA272E">
              <w:rPr>
                <w:rFonts w:eastAsia="標楷體"/>
                <w:bCs/>
                <w:color w:val="FFFFFF"/>
                <w:sz w:val="26"/>
              </w:rPr>
              <w:t>代號</w:t>
            </w:r>
            <w:r w:rsidRPr="00763B8E">
              <w:rPr>
                <w:rFonts w:eastAsia="標楷體"/>
                <w:bCs/>
                <w:color w:val="FFFFFF"/>
                <w:sz w:val="26"/>
                <w:vertAlign w:val="superscript"/>
              </w:rPr>
              <w:footnoteReference w:id="3"/>
            </w:r>
          </w:p>
        </w:tc>
      </w:tr>
      <w:tr w:rsidR="006040A9" w:rsidRPr="00EA272E" w:rsidTr="00EF729B">
        <w:trPr>
          <w:trHeight w:val="1000"/>
        </w:trPr>
        <w:tc>
          <w:tcPr>
            <w:tcW w:w="336" w:type="pct"/>
            <w:vAlign w:val="center"/>
          </w:tcPr>
          <w:p w:rsidR="006240E2" w:rsidRDefault="006040A9" w:rsidP="00BD6D02">
            <w:pPr>
              <w:spacing w:beforeLines="25" w:before="60" w:afterLines="25" w:after="60"/>
              <w:jc w:val="center"/>
              <w:rPr>
                <w:rFonts w:eastAsia="標楷體"/>
                <w:sz w:val="26"/>
                <w:szCs w:val="26"/>
              </w:rPr>
            </w:pPr>
            <w:r>
              <w:rPr>
                <w:rFonts w:eastAsia="標楷體" w:hint="eastAsia"/>
                <w:sz w:val="26"/>
                <w:szCs w:val="26"/>
              </w:rPr>
              <w:t>1</w:t>
            </w:r>
          </w:p>
        </w:tc>
        <w:tc>
          <w:tcPr>
            <w:tcW w:w="1195" w:type="pct"/>
            <w:vAlign w:val="center"/>
          </w:tcPr>
          <w:p w:rsidR="006040A9" w:rsidRPr="00AD7D44" w:rsidRDefault="006040A9" w:rsidP="006F0BD7">
            <w:pPr>
              <w:spacing w:line="0" w:lineRule="atLeast"/>
              <w:jc w:val="center"/>
              <w:rPr>
                <w:rFonts w:eastAsia="標楷體"/>
                <w:sz w:val="26"/>
                <w:szCs w:val="26"/>
              </w:rPr>
            </w:pPr>
            <w:r>
              <w:rPr>
                <w:rFonts w:eastAsia="標楷體" w:hint="eastAsia"/>
                <w:sz w:val="26"/>
                <w:szCs w:val="26"/>
              </w:rPr>
              <w:t>Integrated Silicon Solution, Inc.</w:t>
            </w:r>
          </w:p>
        </w:tc>
        <w:tc>
          <w:tcPr>
            <w:tcW w:w="770" w:type="pct"/>
            <w:vAlign w:val="center"/>
          </w:tcPr>
          <w:p w:rsidR="006040A9" w:rsidRDefault="006040A9" w:rsidP="00E4585C">
            <w:pPr>
              <w:spacing w:line="0" w:lineRule="atLeast"/>
              <w:jc w:val="center"/>
              <w:rPr>
                <w:rFonts w:eastAsia="標楷體"/>
                <w:sz w:val="26"/>
              </w:rPr>
            </w:pPr>
            <w:r>
              <w:rPr>
                <w:rFonts w:eastAsia="標楷體" w:hint="eastAsia"/>
                <w:sz w:val="26"/>
              </w:rPr>
              <w:t>美國</w:t>
            </w:r>
          </w:p>
        </w:tc>
        <w:tc>
          <w:tcPr>
            <w:tcW w:w="993" w:type="pct"/>
            <w:vAlign w:val="center"/>
          </w:tcPr>
          <w:p w:rsidR="006040A9" w:rsidRPr="00F04293" w:rsidRDefault="006040A9" w:rsidP="00D800DA">
            <w:pPr>
              <w:spacing w:line="0" w:lineRule="atLeast"/>
              <w:jc w:val="center"/>
              <w:rPr>
                <w:rFonts w:eastAsia="標楷體"/>
                <w:bCs/>
                <w:sz w:val="26"/>
              </w:rPr>
            </w:pPr>
            <w:r>
              <w:rPr>
                <w:rFonts w:eastAsia="標楷體" w:hint="eastAsia"/>
                <w:bCs/>
                <w:sz w:val="26"/>
              </w:rPr>
              <w:t>ISSI-USA</w:t>
            </w:r>
          </w:p>
        </w:tc>
        <w:tc>
          <w:tcPr>
            <w:tcW w:w="1078" w:type="pct"/>
            <w:vAlign w:val="center"/>
          </w:tcPr>
          <w:p w:rsidR="006040A9" w:rsidRPr="00A33358" w:rsidRDefault="006040A9" w:rsidP="00D800DA">
            <w:pPr>
              <w:spacing w:line="0" w:lineRule="atLeast"/>
              <w:jc w:val="center"/>
              <w:rPr>
                <w:rFonts w:eastAsia="標楷體"/>
                <w:sz w:val="26"/>
              </w:rPr>
            </w:pPr>
            <w:r>
              <w:rPr>
                <w:rFonts w:eastAsia="標楷體" w:hint="eastAsia"/>
                <w:sz w:val="26"/>
              </w:rPr>
              <w:t>母公司</w:t>
            </w:r>
          </w:p>
        </w:tc>
        <w:tc>
          <w:tcPr>
            <w:tcW w:w="628" w:type="pct"/>
            <w:vAlign w:val="center"/>
          </w:tcPr>
          <w:p w:rsidR="006040A9" w:rsidRDefault="006040A9" w:rsidP="00D800DA">
            <w:pPr>
              <w:spacing w:line="0" w:lineRule="atLeast"/>
              <w:ind w:left="-108" w:right="-71"/>
              <w:jc w:val="center"/>
              <w:rPr>
                <w:rFonts w:eastAsia="標楷體"/>
                <w:sz w:val="26"/>
              </w:rPr>
            </w:pPr>
            <w:r>
              <w:rPr>
                <w:rFonts w:eastAsia="標楷體" w:hint="eastAsia"/>
                <w:sz w:val="26"/>
              </w:rPr>
              <w:t>1b</w:t>
            </w:r>
          </w:p>
        </w:tc>
      </w:tr>
      <w:tr w:rsidR="00DA5522" w:rsidRPr="00EA272E" w:rsidTr="00EF729B">
        <w:trPr>
          <w:trHeight w:val="1256"/>
        </w:trPr>
        <w:tc>
          <w:tcPr>
            <w:tcW w:w="336" w:type="pct"/>
            <w:vAlign w:val="center"/>
          </w:tcPr>
          <w:p w:rsidR="006240E2" w:rsidRDefault="006040A9" w:rsidP="00BD6D02">
            <w:pPr>
              <w:spacing w:beforeLines="25" w:before="60" w:afterLines="25" w:after="60"/>
              <w:jc w:val="center"/>
              <w:rPr>
                <w:rFonts w:eastAsia="標楷體"/>
                <w:bCs/>
                <w:sz w:val="26"/>
              </w:rPr>
            </w:pPr>
            <w:r>
              <w:rPr>
                <w:rFonts w:eastAsia="標楷體" w:hint="eastAsia"/>
                <w:sz w:val="26"/>
                <w:szCs w:val="26"/>
              </w:rPr>
              <w:t>2</w:t>
            </w:r>
          </w:p>
        </w:tc>
        <w:tc>
          <w:tcPr>
            <w:tcW w:w="1195" w:type="pct"/>
            <w:vAlign w:val="center"/>
          </w:tcPr>
          <w:p w:rsidR="00DA5522" w:rsidRPr="00C40B06" w:rsidRDefault="00DA5522" w:rsidP="006F0BD7">
            <w:pPr>
              <w:spacing w:line="0" w:lineRule="atLeast"/>
              <w:jc w:val="center"/>
              <w:rPr>
                <w:rFonts w:eastAsia="標楷體"/>
                <w:b/>
                <w:bCs/>
                <w:sz w:val="26"/>
              </w:rPr>
            </w:pPr>
            <w:r w:rsidRPr="00AD7D44">
              <w:rPr>
                <w:rFonts w:eastAsia="標楷體"/>
                <w:sz w:val="26"/>
                <w:szCs w:val="26"/>
              </w:rPr>
              <w:t>Integrated Silicon Solution, (</w:t>
            </w:r>
            <w:r>
              <w:rPr>
                <w:rFonts w:eastAsia="標楷體" w:hint="eastAsia"/>
                <w:sz w:val="26"/>
                <w:szCs w:val="26"/>
              </w:rPr>
              <w:t>Cayman</w:t>
            </w:r>
            <w:r w:rsidRPr="00AD7D44">
              <w:rPr>
                <w:rFonts w:eastAsia="標楷體"/>
                <w:sz w:val="26"/>
                <w:szCs w:val="26"/>
              </w:rPr>
              <w:t>) Inc.</w:t>
            </w:r>
          </w:p>
        </w:tc>
        <w:tc>
          <w:tcPr>
            <w:tcW w:w="770" w:type="pct"/>
            <w:vAlign w:val="center"/>
          </w:tcPr>
          <w:p w:rsidR="00DA5522" w:rsidRDefault="00DA5522" w:rsidP="00E4585C">
            <w:pPr>
              <w:spacing w:line="0" w:lineRule="atLeast"/>
              <w:jc w:val="center"/>
              <w:rPr>
                <w:rFonts w:eastAsia="標楷體"/>
                <w:sz w:val="26"/>
              </w:rPr>
            </w:pPr>
            <w:r>
              <w:rPr>
                <w:rFonts w:eastAsia="標楷體" w:hint="eastAsia"/>
                <w:sz w:val="26"/>
              </w:rPr>
              <w:t>開</w:t>
            </w:r>
            <w:proofErr w:type="gramStart"/>
            <w:r>
              <w:rPr>
                <w:rFonts w:eastAsia="標楷體" w:hint="eastAsia"/>
                <w:sz w:val="26"/>
              </w:rPr>
              <w:t>曼</w:t>
            </w:r>
            <w:proofErr w:type="gramEnd"/>
          </w:p>
          <w:p w:rsidR="00DA5522" w:rsidRPr="00C40B06" w:rsidRDefault="00DA5522" w:rsidP="00D800DA">
            <w:pPr>
              <w:spacing w:line="0" w:lineRule="atLeast"/>
              <w:jc w:val="center"/>
              <w:rPr>
                <w:rFonts w:eastAsia="標楷體"/>
                <w:sz w:val="26"/>
              </w:rPr>
            </w:pPr>
            <w:r>
              <w:rPr>
                <w:rFonts w:eastAsia="標楷體" w:hint="eastAsia"/>
                <w:sz w:val="26"/>
              </w:rPr>
              <w:t>群島</w:t>
            </w:r>
          </w:p>
        </w:tc>
        <w:tc>
          <w:tcPr>
            <w:tcW w:w="993" w:type="pct"/>
            <w:vAlign w:val="center"/>
          </w:tcPr>
          <w:p w:rsidR="00DA5522" w:rsidRPr="00C40B06" w:rsidRDefault="00DA5522" w:rsidP="00D800DA">
            <w:pPr>
              <w:spacing w:line="0" w:lineRule="atLeast"/>
              <w:jc w:val="center"/>
              <w:rPr>
                <w:rFonts w:eastAsia="標楷體"/>
                <w:b/>
                <w:bCs/>
                <w:sz w:val="26"/>
              </w:rPr>
            </w:pPr>
            <w:r w:rsidRPr="00F04293">
              <w:rPr>
                <w:rFonts w:eastAsia="標楷體" w:hint="eastAsia"/>
                <w:bCs/>
                <w:sz w:val="26"/>
              </w:rPr>
              <w:t>ISSI-</w:t>
            </w:r>
            <w:r>
              <w:rPr>
                <w:rFonts w:eastAsia="標楷體" w:hint="eastAsia"/>
                <w:bCs/>
                <w:sz w:val="26"/>
              </w:rPr>
              <w:t>Cayman</w:t>
            </w:r>
          </w:p>
        </w:tc>
        <w:tc>
          <w:tcPr>
            <w:tcW w:w="1078" w:type="pct"/>
            <w:vAlign w:val="center"/>
          </w:tcPr>
          <w:p w:rsidR="00DA5522" w:rsidRPr="00213331" w:rsidRDefault="00DA5522" w:rsidP="00D800DA">
            <w:pPr>
              <w:spacing w:line="0" w:lineRule="atLeast"/>
              <w:jc w:val="center"/>
              <w:rPr>
                <w:rFonts w:eastAsia="標楷體"/>
                <w:sz w:val="26"/>
              </w:rPr>
            </w:pPr>
            <w:r w:rsidRPr="00A33358">
              <w:rPr>
                <w:rFonts w:eastAsia="標楷體" w:hint="eastAsia"/>
                <w:sz w:val="26"/>
              </w:rPr>
              <w:t>聯屬公司</w:t>
            </w:r>
          </w:p>
        </w:tc>
        <w:tc>
          <w:tcPr>
            <w:tcW w:w="628" w:type="pct"/>
            <w:vAlign w:val="center"/>
          </w:tcPr>
          <w:p w:rsidR="00DA5522" w:rsidRPr="00213331" w:rsidRDefault="00DA5522" w:rsidP="00D800DA">
            <w:pPr>
              <w:spacing w:line="0" w:lineRule="atLeast"/>
              <w:ind w:left="-108" w:right="-71"/>
              <w:jc w:val="center"/>
              <w:rPr>
                <w:rFonts w:eastAsia="標楷體"/>
                <w:sz w:val="26"/>
              </w:rPr>
            </w:pPr>
            <w:r>
              <w:rPr>
                <w:rFonts w:eastAsia="標楷體" w:hint="eastAsia"/>
                <w:sz w:val="26"/>
              </w:rPr>
              <w:t>2</w:t>
            </w:r>
          </w:p>
        </w:tc>
      </w:tr>
      <w:tr w:rsidR="00DA5522" w:rsidRPr="00EA272E" w:rsidTr="00DA5522">
        <w:trPr>
          <w:trHeight w:val="1246"/>
        </w:trPr>
        <w:tc>
          <w:tcPr>
            <w:tcW w:w="336" w:type="pct"/>
            <w:vAlign w:val="center"/>
          </w:tcPr>
          <w:p w:rsidR="00DA5522" w:rsidRPr="00AD2CE0" w:rsidRDefault="006040A9" w:rsidP="00AD2CE0">
            <w:pPr>
              <w:spacing w:line="0" w:lineRule="atLeast"/>
              <w:jc w:val="center"/>
              <w:rPr>
                <w:rFonts w:eastAsia="標楷體"/>
                <w:sz w:val="26"/>
                <w:szCs w:val="26"/>
              </w:rPr>
            </w:pPr>
            <w:r>
              <w:rPr>
                <w:rFonts w:eastAsia="標楷體" w:hint="eastAsia"/>
                <w:bCs/>
                <w:sz w:val="26"/>
              </w:rPr>
              <w:t>3</w:t>
            </w:r>
          </w:p>
        </w:tc>
        <w:tc>
          <w:tcPr>
            <w:tcW w:w="1195" w:type="pct"/>
            <w:vAlign w:val="center"/>
          </w:tcPr>
          <w:p w:rsidR="00DA5522" w:rsidRPr="00AD2CE0" w:rsidRDefault="00FD027A" w:rsidP="00AD2CE0">
            <w:pPr>
              <w:spacing w:line="0" w:lineRule="atLeast"/>
              <w:jc w:val="center"/>
              <w:rPr>
                <w:rFonts w:eastAsia="標楷體"/>
                <w:sz w:val="26"/>
                <w:szCs w:val="26"/>
              </w:rPr>
            </w:pPr>
            <w:r>
              <w:rPr>
                <w:rFonts w:eastAsia="標楷體" w:hint="eastAsia"/>
                <w:sz w:val="26"/>
                <w:szCs w:val="26"/>
              </w:rPr>
              <w:t>英屬開</w:t>
            </w:r>
            <w:proofErr w:type="gramStart"/>
            <w:r>
              <w:rPr>
                <w:rFonts w:eastAsia="標楷體" w:hint="eastAsia"/>
                <w:sz w:val="26"/>
                <w:szCs w:val="26"/>
              </w:rPr>
              <w:t>曼群島商矽成</w:t>
            </w:r>
            <w:proofErr w:type="gramEnd"/>
            <w:r>
              <w:rPr>
                <w:rFonts w:eastAsia="標楷體" w:hint="eastAsia"/>
                <w:sz w:val="26"/>
                <w:szCs w:val="26"/>
              </w:rPr>
              <w:t>科技</w:t>
            </w:r>
            <w:r w:rsidRPr="009A36B0">
              <w:rPr>
                <w:rFonts w:eastAsia="標楷體" w:hint="eastAsia"/>
                <w:sz w:val="26"/>
                <w:szCs w:val="26"/>
              </w:rPr>
              <w:t>股份有限公司</w:t>
            </w:r>
            <w:r>
              <w:rPr>
                <w:rFonts w:eastAsia="標楷體" w:hint="eastAsia"/>
                <w:sz w:val="26"/>
                <w:szCs w:val="26"/>
              </w:rPr>
              <w:t>台灣分公司</w:t>
            </w:r>
          </w:p>
        </w:tc>
        <w:tc>
          <w:tcPr>
            <w:tcW w:w="770" w:type="pct"/>
            <w:vAlign w:val="center"/>
          </w:tcPr>
          <w:p w:rsidR="00DA5522" w:rsidRPr="00C40B06" w:rsidRDefault="00DA5522" w:rsidP="00D800DA">
            <w:pPr>
              <w:spacing w:line="0" w:lineRule="atLeast"/>
              <w:jc w:val="center"/>
              <w:rPr>
                <w:rFonts w:eastAsia="標楷體"/>
                <w:sz w:val="26"/>
              </w:rPr>
            </w:pPr>
            <w:r>
              <w:rPr>
                <w:rFonts w:eastAsia="標楷體" w:hint="eastAsia"/>
                <w:sz w:val="26"/>
              </w:rPr>
              <w:t>台灣</w:t>
            </w:r>
          </w:p>
        </w:tc>
        <w:tc>
          <w:tcPr>
            <w:tcW w:w="993" w:type="pct"/>
            <w:vAlign w:val="center"/>
          </w:tcPr>
          <w:p w:rsidR="00DA5522" w:rsidRDefault="00DA5522" w:rsidP="00E4585C">
            <w:pPr>
              <w:spacing w:line="0" w:lineRule="atLeast"/>
              <w:jc w:val="center"/>
              <w:rPr>
                <w:rFonts w:eastAsia="標楷體"/>
                <w:sz w:val="26"/>
              </w:rPr>
            </w:pPr>
            <w:r w:rsidRPr="00F04293">
              <w:rPr>
                <w:rFonts w:eastAsia="標楷體" w:hint="eastAsia"/>
                <w:sz w:val="26"/>
              </w:rPr>
              <w:t>開</w:t>
            </w:r>
            <w:proofErr w:type="gramStart"/>
            <w:r w:rsidRPr="00F04293">
              <w:rPr>
                <w:rFonts w:eastAsia="標楷體" w:hint="eastAsia"/>
                <w:sz w:val="26"/>
              </w:rPr>
              <w:t>曼</w:t>
            </w:r>
            <w:proofErr w:type="gramEnd"/>
            <w:r w:rsidRPr="00F04293">
              <w:rPr>
                <w:rFonts w:eastAsia="標楷體" w:hint="eastAsia"/>
                <w:sz w:val="26"/>
              </w:rPr>
              <w:t>矽成</w:t>
            </w:r>
          </w:p>
          <w:p w:rsidR="00DA5522" w:rsidRDefault="00DA5522" w:rsidP="00E4585C">
            <w:pPr>
              <w:spacing w:line="0" w:lineRule="atLeast"/>
              <w:jc w:val="center"/>
              <w:rPr>
                <w:rFonts w:eastAsia="標楷體"/>
                <w:sz w:val="26"/>
              </w:rPr>
            </w:pPr>
            <w:r w:rsidRPr="00F04293">
              <w:rPr>
                <w:rFonts w:eastAsia="標楷體" w:hint="eastAsia"/>
                <w:sz w:val="26"/>
              </w:rPr>
              <w:t>台灣</w:t>
            </w:r>
          </w:p>
          <w:p w:rsidR="00DA5522" w:rsidRPr="00F04293" w:rsidRDefault="00DA5522" w:rsidP="00D800DA">
            <w:pPr>
              <w:spacing w:line="0" w:lineRule="atLeast"/>
              <w:jc w:val="center"/>
              <w:rPr>
                <w:rFonts w:eastAsia="標楷體"/>
                <w:bCs/>
                <w:sz w:val="26"/>
              </w:rPr>
            </w:pPr>
            <w:r w:rsidRPr="00F04293">
              <w:rPr>
                <w:rFonts w:eastAsia="標楷體" w:hint="eastAsia"/>
                <w:sz w:val="26"/>
              </w:rPr>
              <w:t>分公司</w:t>
            </w:r>
          </w:p>
        </w:tc>
        <w:tc>
          <w:tcPr>
            <w:tcW w:w="1078" w:type="pct"/>
            <w:vAlign w:val="center"/>
          </w:tcPr>
          <w:p w:rsidR="00DA5522" w:rsidRPr="00A33358" w:rsidRDefault="00DA5522" w:rsidP="00D800DA">
            <w:pPr>
              <w:spacing w:line="0" w:lineRule="atLeast"/>
              <w:jc w:val="center"/>
              <w:rPr>
                <w:rFonts w:eastAsia="標楷體"/>
                <w:sz w:val="26"/>
              </w:rPr>
            </w:pPr>
            <w:r>
              <w:rPr>
                <w:rFonts w:eastAsia="標楷體" w:hint="eastAsia"/>
                <w:sz w:val="26"/>
                <w:szCs w:val="26"/>
              </w:rPr>
              <w:t>聯屬公司</w:t>
            </w:r>
          </w:p>
        </w:tc>
        <w:tc>
          <w:tcPr>
            <w:tcW w:w="628" w:type="pct"/>
            <w:vAlign w:val="center"/>
          </w:tcPr>
          <w:p w:rsidR="00DA5522" w:rsidRPr="00A33358" w:rsidRDefault="00DA5522" w:rsidP="00D800DA">
            <w:pPr>
              <w:spacing w:line="0" w:lineRule="atLeast"/>
              <w:ind w:left="-108" w:right="-71"/>
              <w:jc w:val="center"/>
              <w:rPr>
                <w:rFonts w:eastAsia="標楷體"/>
                <w:sz w:val="26"/>
              </w:rPr>
            </w:pPr>
            <w:r>
              <w:rPr>
                <w:rFonts w:eastAsia="標楷體" w:hint="eastAsia"/>
                <w:sz w:val="26"/>
              </w:rPr>
              <w:t>2</w:t>
            </w:r>
          </w:p>
        </w:tc>
      </w:tr>
      <w:tr w:rsidR="00DA5522" w:rsidRPr="00EA272E" w:rsidTr="00DA5522">
        <w:tc>
          <w:tcPr>
            <w:tcW w:w="336" w:type="pct"/>
            <w:vAlign w:val="center"/>
          </w:tcPr>
          <w:p w:rsidR="006240E2" w:rsidRPr="00CE7E1F" w:rsidRDefault="006040A9" w:rsidP="00BD6D02">
            <w:pPr>
              <w:spacing w:beforeLines="25" w:before="60" w:afterLines="25" w:after="60"/>
              <w:jc w:val="center"/>
              <w:rPr>
                <w:rFonts w:eastAsia="標楷體"/>
                <w:bCs/>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bCs/>
                <w:sz w:val="26"/>
              </w:rPr>
              <w:t>4</w:t>
            </w:r>
          </w:p>
        </w:tc>
        <w:tc>
          <w:tcPr>
            <w:tcW w:w="1195" w:type="pct"/>
            <w:vAlign w:val="center"/>
          </w:tcPr>
          <w:p w:rsidR="006240E2" w:rsidRPr="00CE7E1F" w:rsidRDefault="00DA5522"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roofErr w:type="gramStart"/>
            <w:r>
              <w:rPr>
                <w:rFonts w:eastAsia="標楷體" w:hint="eastAsia"/>
                <w:sz w:val="26"/>
                <w:szCs w:val="26"/>
              </w:rPr>
              <w:t>恩奇達</w:t>
            </w:r>
            <w:proofErr w:type="gramEnd"/>
            <w:r>
              <w:rPr>
                <w:rFonts w:eastAsia="標楷體" w:hint="eastAsia"/>
                <w:sz w:val="26"/>
                <w:szCs w:val="26"/>
              </w:rPr>
              <w:t>國際有限公司</w:t>
            </w:r>
          </w:p>
        </w:tc>
        <w:tc>
          <w:tcPr>
            <w:tcW w:w="770" w:type="pct"/>
            <w:vAlign w:val="center"/>
          </w:tcPr>
          <w:p w:rsidR="00DA5522" w:rsidRPr="00C40B06" w:rsidRDefault="00DA5522" w:rsidP="00D800DA">
            <w:pPr>
              <w:spacing w:line="0" w:lineRule="atLeast"/>
              <w:jc w:val="center"/>
              <w:rPr>
                <w:rFonts w:eastAsia="標楷體"/>
                <w:sz w:val="26"/>
              </w:rPr>
            </w:pPr>
            <w:r>
              <w:rPr>
                <w:rFonts w:eastAsia="標楷體" w:hint="eastAsia"/>
                <w:sz w:val="26"/>
              </w:rPr>
              <w:t>中國</w:t>
            </w:r>
          </w:p>
        </w:tc>
        <w:tc>
          <w:tcPr>
            <w:tcW w:w="993" w:type="pct"/>
            <w:vAlign w:val="center"/>
          </w:tcPr>
          <w:p w:rsidR="00DA5522" w:rsidRPr="00F04293" w:rsidRDefault="00DA5522" w:rsidP="00D800DA">
            <w:pPr>
              <w:spacing w:line="0" w:lineRule="atLeast"/>
              <w:jc w:val="center"/>
              <w:rPr>
                <w:rFonts w:eastAsia="標楷體"/>
                <w:sz w:val="26"/>
              </w:rPr>
            </w:pPr>
            <w:proofErr w:type="gramStart"/>
            <w:r>
              <w:rPr>
                <w:rFonts w:eastAsia="標楷體"/>
                <w:sz w:val="26"/>
                <w:szCs w:val="26"/>
              </w:rPr>
              <w:t>恩奇達</w:t>
            </w:r>
            <w:proofErr w:type="gramEnd"/>
          </w:p>
        </w:tc>
        <w:tc>
          <w:tcPr>
            <w:tcW w:w="1078" w:type="pct"/>
            <w:vAlign w:val="center"/>
          </w:tcPr>
          <w:p w:rsidR="00DA5522" w:rsidRPr="00A33358" w:rsidRDefault="00DA5522" w:rsidP="00D800DA">
            <w:pPr>
              <w:spacing w:line="0" w:lineRule="atLeast"/>
              <w:jc w:val="center"/>
              <w:rPr>
                <w:rFonts w:eastAsia="標楷體"/>
                <w:sz w:val="26"/>
              </w:rPr>
            </w:pPr>
            <w:r w:rsidRPr="00A33358">
              <w:rPr>
                <w:rFonts w:eastAsia="標楷體" w:hint="eastAsia"/>
                <w:sz w:val="26"/>
              </w:rPr>
              <w:t>聯屬公司</w:t>
            </w:r>
          </w:p>
        </w:tc>
        <w:tc>
          <w:tcPr>
            <w:tcW w:w="628" w:type="pct"/>
            <w:vAlign w:val="center"/>
          </w:tcPr>
          <w:p w:rsidR="00DA5522" w:rsidRPr="00A33358" w:rsidRDefault="00DA5522" w:rsidP="00D800DA">
            <w:pPr>
              <w:spacing w:line="0" w:lineRule="atLeast"/>
              <w:ind w:left="-108" w:right="-71"/>
              <w:jc w:val="center"/>
              <w:rPr>
                <w:rFonts w:eastAsia="標楷體"/>
                <w:sz w:val="26"/>
              </w:rPr>
            </w:pPr>
            <w:r>
              <w:rPr>
                <w:rFonts w:eastAsia="標楷體" w:hint="eastAsia"/>
                <w:sz w:val="26"/>
              </w:rPr>
              <w:t>2</w:t>
            </w:r>
          </w:p>
        </w:tc>
      </w:tr>
    </w:tbl>
    <w:p w:rsidR="006240E2" w:rsidRDefault="00CC45E8" w:rsidP="00BD6D02">
      <w:pPr>
        <w:pStyle w:val="3"/>
        <w:numPr>
          <w:ilvl w:val="0"/>
          <w:numId w:val="11"/>
        </w:numPr>
        <w:spacing w:beforeLines="50" w:before="120" w:afterLines="50" w:after="120" w:line="360" w:lineRule="auto"/>
        <w:ind w:leftChars="100" w:left="722" w:hanging="482"/>
        <w:jc w:val="both"/>
        <w:rPr>
          <w:rFonts w:ascii="Times New Roman" w:eastAsia="標楷體" w:hAnsi="Times New Roman"/>
          <w:sz w:val="32"/>
        </w:rPr>
      </w:pPr>
      <w:proofErr w:type="gramStart"/>
      <w:r>
        <w:rPr>
          <w:rFonts w:ascii="Times New Roman" w:eastAsia="標楷體" w:hAnsi="Times New Roman" w:hint="eastAsia"/>
          <w:sz w:val="32"/>
        </w:rPr>
        <w:t>10</w:t>
      </w:r>
      <w:r w:rsidR="00803C72">
        <w:rPr>
          <w:rFonts w:ascii="Times New Roman" w:eastAsia="標楷體" w:hAnsi="Times New Roman" w:hint="eastAsia"/>
          <w:sz w:val="32"/>
        </w:rPr>
        <w:t>5</w:t>
      </w:r>
      <w:proofErr w:type="gramEnd"/>
      <w:r w:rsidR="00321ECD" w:rsidRPr="00D6700C">
        <w:rPr>
          <w:rFonts w:ascii="Times New Roman" w:eastAsia="標楷體" w:hAnsi="Times New Roman" w:hint="eastAsia"/>
          <w:sz w:val="32"/>
        </w:rPr>
        <w:t>年度</w:t>
      </w:r>
      <w:r w:rsidR="006E057A" w:rsidRPr="00D6700C">
        <w:rPr>
          <w:rFonts w:ascii="Times New Roman" w:eastAsia="標楷體" w:hAnsi="Times New Roman"/>
          <w:sz w:val="32"/>
        </w:rPr>
        <w:t>受</w:t>
      </w:r>
      <w:r w:rsidR="006E057A" w:rsidRPr="000F1C37">
        <w:rPr>
          <w:rFonts w:ascii="Times New Roman" w:eastAsia="標楷體" w:hAnsi="Times New Roman"/>
          <w:sz w:val="32"/>
        </w:rPr>
        <w:t>控交易</w:t>
      </w:r>
      <w:r w:rsidR="00686FAB" w:rsidRPr="000F1C37">
        <w:rPr>
          <w:rFonts w:ascii="Times New Roman" w:eastAsia="標楷體" w:hAnsi="Times New Roman" w:hint="eastAsia"/>
          <w:sz w:val="32"/>
        </w:rPr>
        <w:t>彙總明細</w:t>
      </w:r>
    </w:p>
    <w:tbl>
      <w:tblPr>
        <w:tblW w:w="8789" w:type="dxa"/>
        <w:tblInd w:w="28" w:type="dxa"/>
        <w:tblBorders>
          <w:top w:val="single" w:sz="4" w:space="0" w:color="365F91"/>
          <w:left w:val="single" w:sz="4" w:space="0" w:color="365F91"/>
          <w:bottom w:val="single" w:sz="4" w:space="0" w:color="365F91"/>
          <w:right w:val="single" w:sz="4" w:space="0" w:color="365F91"/>
          <w:insideH w:val="single" w:sz="4" w:space="0" w:color="365F91"/>
          <w:insideV w:val="single" w:sz="4" w:space="0" w:color="365F91"/>
        </w:tblBorders>
        <w:shd w:val="clear" w:color="auto" w:fill="FFFFFF"/>
        <w:tblCellMar>
          <w:left w:w="28" w:type="dxa"/>
          <w:right w:w="28" w:type="dxa"/>
        </w:tblCellMar>
        <w:tblLook w:val="0000" w:firstRow="0" w:lastRow="0" w:firstColumn="0" w:lastColumn="0" w:noHBand="0" w:noVBand="0"/>
      </w:tblPr>
      <w:tblGrid>
        <w:gridCol w:w="1876"/>
        <w:gridCol w:w="796"/>
        <w:gridCol w:w="490"/>
        <w:gridCol w:w="1539"/>
        <w:gridCol w:w="1678"/>
        <w:gridCol w:w="2410"/>
      </w:tblGrid>
      <w:tr w:rsidR="0060240A" w:rsidRPr="00EA272E" w:rsidTr="004F45A7">
        <w:trPr>
          <w:trHeight w:val="419"/>
          <w:tblHeader/>
        </w:trPr>
        <w:tc>
          <w:tcPr>
            <w:tcW w:w="6379" w:type="dxa"/>
            <w:gridSpan w:val="5"/>
            <w:shd w:val="clear" w:color="auto" w:fill="4F81BD"/>
            <w:noWrap/>
            <w:vAlign w:val="center"/>
          </w:tcPr>
          <w:p w:rsidR="00321072" w:rsidRDefault="0060240A" w:rsidP="00FD027A">
            <w:pPr>
              <w:jc w:val="center"/>
              <w:rPr>
                <w:rFonts w:eastAsia="標楷體"/>
                <w:b/>
                <w:bCs/>
                <w:color w:val="FFFFFF"/>
                <w:sz w:val="26"/>
                <w:szCs w:val="26"/>
              </w:rPr>
            </w:pPr>
            <w:r w:rsidRPr="005B69AE">
              <w:rPr>
                <w:rFonts w:eastAsia="標楷體" w:hint="eastAsia"/>
                <w:b/>
                <w:bCs/>
                <w:color w:val="FFFFFF"/>
                <w:sz w:val="26"/>
                <w:szCs w:val="26"/>
              </w:rPr>
              <w:t>受控交易說明</w:t>
            </w:r>
          </w:p>
        </w:tc>
        <w:tc>
          <w:tcPr>
            <w:tcW w:w="2410" w:type="dxa"/>
            <w:vMerge w:val="restart"/>
            <w:shd w:val="clear" w:color="auto" w:fill="4F81BD"/>
            <w:noWrap/>
            <w:vAlign w:val="center"/>
          </w:tcPr>
          <w:p w:rsidR="00321072" w:rsidRDefault="0060240A" w:rsidP="00FD027A">
            <w:pPr>
              <w:jc w:val="center"/>
              <w:rPr>
                <w:rFonts w:eastAsia="標楷體"/>
                <w:bCs/>
                <w:color w:val="FFFFFF"/>
                <w:sz w:val="26"/>
                <w:szCs w:val="26"/>
              </w:rPr>
            </w:pPr>
            <w:r w:rsidRPr="00EA272E">
              <w:rPr>
                <w:rFonts w:eastAsia="標楷體"/>
                <w:bCs/>
                <w:color w:val="FFFFFF"/>
                <w:sz w:val="26"/>
                <w:szCs w:val="26"/>
              </w:rPr>
              <w:t>金額</w:t>
            </w:r>
          </w:p>
          <w:p w:rsidR="00BB0D75" w:rsidRDefault="0060240A" w:rsidP="00FD027A">
            <w:pPr>
              <w:jc w:val="center"/>
              <w:rPr>
                <w:rFonts w:eastAsia="標楷體"/>
                <w:bCs/>
                <w:color w:val="FFFFFF"/>
                <w:sz w:val="26"/>
                <w:szCs w:val="26"/>
              </w:rPr>
            </w:pPr>
            <w:r w:rsidRPr="00EA272E">
              <w:rPr>
                <w:rFonts w:eastAsia="標楷體"/>
                <w:bCs/>
                <w:color w:val="FFFFFF"/>
                <w:sz w:val="26"/>
                <w:szCs w:val="26"/>
              </w:rPr>
              <w:t>(</w:t>
            </w:r>
            <w:r w:rsidRPr="00EA272E">
              <w:rPr>
                <w:rFonts w:eastAsia="標楷體"/>
                <w:bCs/>
                <w:color w:val="FFFFFF"/>
                <w:sz w:val="26"/>
                <w:szCs w:val="26"/>
              </w:rPr>
              <w:t>新台幣</w:t>
            </w:r>
            <w:r w:rsidRPr="00EA272E">
              <w:rPr>
                <w:rFonts w:eastAsia="標楷體" w:hint="eastAsia"/>
                <w:bCs/>
                <w:color w:val="FFFFFF"/>
                <w:sz w:val="26"/>
                <w:szCs w:val="26"/>
              </w:rPr>
              <w:t>仟</w:t>
            </w:r>
            <w:r w:rsidRPr="00EA272E">
              <w:rPr>
                <w:rFonts w:eastAsia="標楷體"/>
                <w:bCs/>
                <w:color w:val="FFFFFF"/>
                <w:sz w:val="26"/>
                <w:szCs w:val="26"/>
              </w:rPr>
              <w:t>元</w:t>
            </w:r>
            <w:r w:rsidRPr="00EA272E">
              <w:rPr>
                <w:rFonts w:eastAsia="標楷體"/>
                <w:bCs/>
                <w:color w:val="FFFFFF"/>
                <w:sz w:val="26"/>
                <w:szCs w:val="26"/>
              </w:rPr>
              <w:t>)</w:t>
            </w:r>
          </w:p>
        </w:tc>
      </w:tr>
      <w:tr w:rsidR="0060240A" w:rsidRPr="00EA272E" w:rsidTr="004F45A7">
        <w:trPr>
          <w:trHeight w:val="330"/>
          <w:tblHeader/>
        </w:trPr>
        <w:tc>
          <w:tcPr>
            <w:tcW w:w="1876" w:type="dxa"/>
            <w:shd w:val="clear" w:color="auto" w:fill="4F81BD"/>
            <w:noWrap/>
            <w:vAlign w:val="center"/>
          </w:tcPr>
          <w:p w:rsidR="00B26318" w:rsidRDefault="0060240A" w:rsidP="00FD027A">
            <w:pPr>
              <w:jc w:val="center"/>
              <w:rPr>
                <w:rFonts w:eastAsia="標楷體"/>
                <w:b/>
                <w:bCs/>
                <w:color w:val="FFFFFF"/>
                <w:sz w:val="26"/>
                <w:szCs w:val="26"/>
              </w:rPr>
            </w:pPr>
            <w:r w:rsidRPr="005B69AE">
              <w:rPr>
                <w:rFonts w:eastAsia="標楷體" w:hint="eastAsia"/>
                <w:b/>
                <w:bCs/>
                <w:color w:val="FFFFFF"/>
                <w:sz w:val="26"/>
                <w:szCs w:val="26"/>
              </w:rPr>
              <w:t>受控</w:t>
            </w:r>
            <w:r w:rsidRPr="005B69AE">
              <w:rPr>
                <w:rFonts w:eastAsia="標楷體"/>
                <w:b/>
                <w:bCs/>
                <w:color w:val="FFFFFF"/>
                <w:sz w:val="26"/>
                <w:szCs w:val="26"/>
              </w:rPr>
              <w:t>交易類型</w:t>
            </w:r>
          </w:p>
        </w:tc>
        <w:tc>
          <w:tcPr>
            <w:tcW w:w="796" w:type="dxa"/>
            <w:shd w:val="clear" w:color="auto" w:fill="4F81BD"/>
            <w:noWrap/>
            <w:vAlign w:val="center"/>
          </w:tcPr>
          <w:p w:rsidR="00C8649A" w:rsidRDefault="0060240A" w:rsidP="00FD027A">
            <w:pPr>
              <w:jc w:val="center"/>
              <w:rPr>
                <w:rFonts w:eastAsia="標楷體"/>
                <w:b/>
                <w:bCs/>
                <w:color w:val="FFFFFF"/>
                <w:sz w:val="26"/>
                <w:szCs w:val="26"/>
              </w:rPr>
            </w:pPr>
            <w:r w:rsidRPr="005B69AE">
              <w:rPr>
                <w:rFonts w:eastAsia="標楷體" w:hint="eastAsia"/>
                <w:b/>
                <w:bCs/>
                <w:color w:val="FFFFFF"/>
                <w:sz w:val="26"/>
                <w:szCs w:val="26"/>
              </w:rPr>
              <w:t>會計</w:t>
            </w:r>
          </w:p>
          <w:p w:rsidR="00C8649A" w:rsidRDefault="0060240A" w:rsidP="00FD027A">
            <w:pPr>
              <w:jc w:val="center"/>
              <w:rPr>
                <w:rFonts w:eastAsia="標楷體"/>
                <w:b/>
                <w:bCs/>
                <w:color w:val="FFFFFF"/>
                <w:sz w:val="26"/>
                <w:szCs w:val="26"/>
              </w:rPr>
            </w:pPr>
            <w:r w:rsidRPr="005B69AE">
              <w:rPr>
                <w:rFonts w:eastAsia="標楷體" w:hint="eastAsia"/>
                <w:b/>
                <w:bCs/>
                <w:color w:val="FFFFFF"/>
                <w:sz w:val="26"/>
                <w:szCs w:val="26"/>
              </w:rPr>
              <w:t>科目</w:t>
            </w:r>
          </w:p>
        </w:tc>
        <w:tc>
          <w:tcPr>
            <w:tcW w:w="490" w:type="dxa"/>
            <w:shd w:val="clear" w:color="auto" w:fill="4F81BD"/>
            <w:vAlign w:val="center"/>
          </w:tcPr>
          <w:p w:rsidR="00BB0D75" w:rsidRDefault="0060240A" w:rsidP="00FD027A">
            <w:pPr>
              <w:jc w:val="center"/>
              <w:rPr>
                <w:rFonts w:eastAsia="標楷體"/>
                <w:b/>
                <w:bCs/>
                <w:color w:val="FFFFFF"/>
                <w:sz w:val="26"/>
                <w:szCs w:val="26"/>
              </w:rPr>
            </w:pPr>
            <w:r w:rsidRPr="005B69AE">
              <w:rPr>
                <w:rFonts w:eastAsia="標楷體" w:hint="eastAsia"/>
                <w:b/>
                <w:bCs/>
                <w:color w:val="FFFFFF"/>
                <w:sz w:val="26"/>
                <w:szCs w:val="26"/>
              </w:rPr>
              <w:t>編號</w:t>
            </w:r>
          </w:p>
        </w:tc>
        <w:tc>
          <w:tcPr>
            <w:tcW w:w="1539" w:type="dxa"/>
            <w:shd w:val="clear" w:color="auto" w:fill="4F81BD"/>
            <w:vAlign w:val="center"/>
          </w:tcPr>
          <w:p w:rsidR="00BB0D75" w:rsidRDefault="0060240A" w:rsidP="00FD027A">
            <w:pPr>
              <w:jc w:val="center"/>
              <w:rPr>
                <w:rFonts w:eastAsia="標楷體"/>
                <w:b/>
                <w:bCs/>
                <w:color w:val="FFFFFF"/>
                <w:sz w:val="26"/>
                <w:szCs w:val="26"/>
              </w:rPr>
            </w:pPr>
            <w:r w:rsidRPr="005B69AE">
              <w:rPr>
                <w:rFonts w:eastAsia="標楷體" w:hint="eastAsia"/>
                <w:b/>
                <w:bCs/>
                <w:color w:val="FFFFFF"/>
                <w:sz w:val="26"/>
                <w:szCs w:val="26"/>
              </w:rPr>
              <w:t>交易</w:t>
            </w:r>
            <w:r w:rsidRPr="005B69AE">
              <w:rPr>
                <w:rFonts w:eastAsia="標楷體"/>
                <w:b/>
                <w:bCs/>
                <w:color w:val="FFFFFF"/>
                <w:sz w:val="26"/>
                <w:szCs w:val="26"/>
              </w:rPr>
              <w:t>對象</w:t>
            </w:r>
          </w:p>
        </w:tc>
        <w:tc>
          <w:tcPr>
            <w:tcW w:w="1678" w:type="dxa"/>
            <w:shd w:val="clear" w:color="auto" w:fill="4F81BD"/>
            <w:noWrap/>
            <w:vAlign w:val="center"/>
          </w:tcPr>
          <w:p w:rsidR="00BB0D75" w:rsidRDefault="0060240A" w:rsidP="00FD027A">
            <w:pPr>
              <w:jc w:val="center"/>
              <w:rPr>
                <w:rFonts w:eastAsia="標楷體"/>
                <w:b/>
                <w:bCs/>
                <w:color w:val="FFFFFF"/>
                <w:sz w:val="26"/>
                <w:szCs w:val="26"/>
              </w:rPr>
            </w:pPr>
            <w:r w:rsidRPr="005B69AE">
              <w:rPr>
                <w:rFonts w:eastAsia="標楷體"/>
                <w:b/>
                <w:bCs/>
                <w:color w:val="FFFFFF"/>
                <w:sz w:val="26"/>
                <w:szCs w:val="26"/>
              </w:rPr>
              <w:t>交易內容敘述</w:t>
            </w:r>
          </w:p>
        </w:tc>
        <w:tc>
          <w:tcPr>
            <w:tcW w:w="2410" w:type="dxa"/>
            <w:vMerge/>
            <w:shd w:val="clear" w:color="auto" w:fill="4F81BD"/>
            <w:noWrap/>
            <w:vAlign w:val="center"/>
          </w:tcPr>
          <w:p w:rsidR="00BB0D75" w:rsidRDefault="00BB0D75" w:rsidP="00FD027A">
            <w:pPr>
              <w:jc w:val="center"/>
              <w:rPr>
                <w:rFonts w:eastAsia="標楷體"/>
                <w:b/>
                <w:bCs/>
                <w:sz w:val="26"/>
                <w:szCs w:val="26"/>
              </w:rPr>
            </w:pPr>
          </w:p>
        </w:tc>
      </w:tr>
      <w:tr w:rsidR="000D6DF5" w:rsidRPr="00EA272E" w:rsidTr="004F45A7">
        <w:trPr>
          <w:trHeight w:val="923"/>
        </w:trPr>
        <w:tc>
          <w:tcPr>
            <w:tcW w:w="1876" w:type="dxa"/>
            <w:vMerge w:val="restart"/>
            <w:shd w:val="clear" w:color="auto" w:fill="auto"/>
            <w:noWrap/>
            <w:vAlign w:val="center"/>
          </w:tcPr>
          <w:p w:rsidR="000D6DF5" w:rsidRPr="006E0D95" w:rsidRDefault="000D6DF5" w:rsidP="00D800DA">
            <w:pPr>
              <w:spacing w:line="0" w:lineRule="atLeast"/>
              <w:jc w:val="center"/>
              <w:rPr>
                <w:rFonts w:eastAsia="標楷體"/>
                <w:sz w:val="26"/>
                <w:szCs w:val="26"/>
              </w:rPr>
            </w:pPr>
            <w:r w:rsidRPr="006E0D95">
              <w:rPr>
                <w:rFonts w:eastAsia="標楷體"/>
                <w:sz w:val="26"/>
                <w:szCs w:val="26"/>
              </w:rPr>
              <w:t>有形資產之</w:t>
            </w:r>
            <w:r>
              <w:rPr>
                <w:rFonts w:eastAsia="標楷體" w:hint="eastAsia"/>
                <w:sz w:val="26"/>
                <w:szCs w:val="26"/>
              </w:rPr>
              <w:t>移轉</w:t>
            </w:r>
          </w:p>
        </w:tc>
        <w:tc>
          <w:tcPr>
            <w:tcW w:w="796" w:type="dxa"/>
            <w:vMerge w:val="restart"/>
            <w:shd w:val="clear" w:color="auto" w:fill="auto"/>
            <w:noWrap/>
            <w:vAlign w:val="center"/>
          </w:tcPr>
          <w:p w:rsidR="000D6DF5" w:rsidRPr="00C40B06" w:rsidRDefault="000D6DF5" w:rsidP="00D800DA">
            <w:pPr>
              <w:spacing w:line="0" w:lineRule="atLeast"/>
              <w:jc w:val="center"/>
              <w:rPr>
                <w:rFonts w:eastAsia="標楷體"/>
                <w:bCs/>
                <w:sz w:val="26"/>
                <w:szCs w:val="26"/>
              </w:rPr>
            </w:pPr>
            <w:r w:rsidRPr="006E0D95">
              <w:rPr>
                <w:rFonts w:eastAsia="標楷體"/>
                <w:bCs/>
                <w:sz w:val="26"/>
                <w:szCs w:val="26"/>
              </w:rPr>
              <w:t>進貨</w:t>
            </w:r>
          </w:p>
        </w:tc>
        <w:tc>
          <w:tcPr>
            <w:tcW w:w="490" w:type="dxa"/>
            <w:vMerge w:val="restart"/>
            <w:shd w:val="clear" w:color="auto" w:fill="auto"/>
            <w:vAlign w:val="center"/>
          </w:tcPr>
          <w:p w:rsidR="000D6DF5" w:rsidRDefault="000D6DF5" w:rsidP="00D800DA">
            <w:pPr>
              <w:spacing w:line="0" w:lineRule="atLeast"/>
              <w:jc w:val="center"/>
              <w:rPr>
                <w:rFonts w:eastAsia="標楷體"/>
                <w:bCs/>
                <w:sz w:val="26"/>
                <w:szCs w:val="26"/>
              </w:rPr>
            </w:pPr>
            <w:r>
              <w:rPr>
                <w:rFonts w:eastAsia="標楷體" w:hint="eastAsia"/>
                <w:bCs/>
                <w:sz w:val="26"/>
                <w:szCs w:val="26"/>
              </w:rPr>
              <w:t>1(1)</w:t>
            </w:r>
          </w:p>
        </w:tc>
        <w:tc>
          <w:tcPr>
            <w:tcW w:w="1539" w:type="dxa"/>
            <w:shd w:val="clear" w:color="auto" w:fill="auto"/>
            <w:vAlign w:val="center"/>
          </w:tcPr>
          <w:p w:rsidR="000D6DF5" w:rsidRDefault="000D6DF5" w:rsidP="00736C74">
            <w:pPr>
              <w:spacing w:line="0" w:lineRule="atLeast"/>
              <w:jc w:val="both"/>
              <w:rPr>
                <w:rFonts w:eastAsia="標楷體"/>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0D6DF5" w:rsidRDefault="000D6DF5" w:rsidP="00736C74">
            <w:pPr>
              <w:spacing w:line="0" w:lineRule="atLeast"/>
              <w:jc w:val="both"/>
              <w:rPr>
                <w:rFonts w:eastAsia="標楷體"/>
                <w:bCs/>
                <w:sz w:val="26"/>
                <w:szCs w:val="26"/>
              </w:rPr>
            </w:pPr>
            <w:r w:rsidRPr="002043DF">
              <w:rPr>
                <w:rFonts w:eastAsia="標楷體" w:hint="eastAsia"/>
                <w:sz w:val="26"/>
                <w:szCs w:val="26"/>
              </w:rPr>
              <w:t>記憶體晶片</w:t>
            </w:r>
          </w:p>
        </w:tc>
        <w:tc>
          <w:tcPr>
            <w:tcW w:w="2410" w:type="dxa"/>
            <w:shd w:val="clear" w:color="auto" w:fill="auto"/>
            <w:noWrap/>
            <w:vAlign w:val="center"/>
          </w:tcPr>
          <w:p w:rsidR="000D6DF5" w:rsidRPr="00F96E1B" w:rsidRDefault="000D6DF5" w:rsidP="00593622">
            <w:pPr>
              <w:spacing w:line="0" w:lineRule="atLeast"/>
              <w:jc w:val="right"/>
              <w:rPr>
                <w:rFonts w:eastAsia="標楷體"/>
                <w:bCs/>
                <w:sz w:val="26"/>
                <w:szCs w:val="26"/>
              </w:rPr>
            </w:pPr>
            <w:r>
              <w:rPr>
                <w:rFonts w:hint="eastAsia"/>
                <w:sz w:val="26"/>
                <w:szCs w:val="26"/>
              </w:rPr>
              <w:t>689,535</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D800DA">
            <w:pPr>
              <w:spacing w:line="0" w:lineRule="atLeast"/>
              <w:jc w:val="center"/>
              <w:rPr>
                <w:rFonts w:eastAsia="標楷體"/>
                <w:bCs/>
                <w:sz w:val="26"/>
                <w:szCs w:val="26"/>
              </w:rPr>
            </w:pPr>
          </w:p>
        </w:tc>
        <w:tc>
          <w:tcPr>
            <w:tcW w:w="490" w:type="dxa"/>
            <w:vMerge/>
            <w:shd w:val="clear" w:color="auto" w:fill="auto"/>
            <w:vAlign w:val="center"/>
          </w:tcPr>
          <w:p w:rsidR="000D6DF5" w:rsidRDefault="000D6DF5" w:rsidP="00D800DA">
            <w:pPr>
              <w:spacing w:line="0" w:lineRule="atLeast"/>
              <w:jc w:val="center"/>
              <w:rPr>
                <w:rFonts w:eastAsia="標楷體"/>
                <w:bCs/>
                <w:sz w:val="26"/>
                <w:szCs w:val="26"/>
              </w:rPr>
            </w:pPr>
          </w:p>
        </w:tc>
        <w:tc>
          <w:tcPr>
            <w:tcW w:w="1539" w:type="dxa"/>
            <w:shd w:val="clear" w:color="auto" w:fill="auto"/>
            <w:vAlign w:val="center"/>
          </w:tcPr>
          <w:p w:rsidR="000D6DF5" w:rsidRDefault="000D6DF5" w:rsidP="00736C74">
            <w:pPr>
              <w:spacing w:line="0" w:lineRule="atLeast"/>
              <w:jc w:val="both"/>
              <w:rPr>
                <w:rFonts w:eastAsia="標楷體"/>
                <w:sz w:val="26"/>
                <w:szCs w:val="26"/>
              </w:rPr>
            </w:pPr>
            <w:proofErr w:type="gramStart"/>
            <w:r>
              <w:rPr>
                <w:rFonts w:eastAsia="標楷體"/>
                <w:sz w:val="26"/>
                <w:szCs w:val="26"/>
              </w:rPr>
              <w:t>恩奇達</w:t>
            </w:r>
            <w:proofErr w:type="gramEnd"/>
          </w:p>
        </w:tc>
        <w:tc>
          <w:tcPr>
            <w:tcW w:w="1678" w:type="dxa"/>
            <w:shd w:val="clear" w:color="auto" w:fill="auto"/>
            <w:noWrap/>
            <w:vAlign w:val="center"/>
          </w:tcPr>
          <w:p w:rsidR="000D6DF5" w:rsidRDefault="000D6DF5" w:rsidP="00736C74">
            <w:pPr>
              <w:spacing w:line="0" w:lineRule="atLeast"/>
              <w:jc w:val="both"/>
              <w:rPr>
                <w:rFonts w:eastAsia="標楷體"/>
                <w:sz w:val="26"/>
                <w:szCs w:val="26"/>
              </w:rPr>
            </w:pPr>
            <w:r w:rsidRPr="00C40B06">
              <w:rPr>
                <w:rFonts w:eastAsia="標楷體" w:hint="eastAsia"/>
                <w:sz w:val="26"/>
                <w:szCs w:val="26"/>
              </w:rPr>
              <w:t>記憶體晶片</w:t>
            </w:r>
          </w:p>
        </w:tc>
        <w:tc>
          <w:tcPr>
            <w:tcW w:w="2410" w:type="dxa"/>
            <w:shd w:val="clear" w:color="auto" w:fill="auto"/>
            <w:noWrap/>
            <w:vAlign w:val="center"/>
          </w:tcPr>
          <w:p w:rsidR="000D6DF5" w:rsidRPr="006209BB" w:rsidRDefault="000D6DF5" w:rsidP="00D800DA">
            <w:pPr>
              <w:spacing w:line="0" w:lineRule="atLeast"/>
              <w:jc w:val="right"/>
              <w:rPr>
                <w:rFonts w:eastAsia="標楷體"/>
                <w:bCs/>
                <w:sz w:val="26"/>
                <w:szCs w:val="26"/>
              </w:rPr>
            </w:pPr>
            <w:r>
              <w:rPr>
                <w:rFonts w:eastAsia="標楷體" w:hint="eastAsia"/>
                <w:bCs/>
                <w:sz w:val="26"/>
                <w:szCs w:val="26"/>
              </w:rPr>
              <w:t>14,759</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val="restart"/>
            <w:shd w:val="clear" w:color="auto" w:fill="auto"/>
            <w:noWrap/>
            <w:vAlign w:val="center"/>
          </w:tcPr>
          <w:p w:rsidR="000D6DF5" w:rsidRPr="00C40B06" w:rsidRDefault="000D6DF5" w:rsidP="001771C7">
            <w:pPr>
              <w:spacing w:line="0" w:lineRule="atLeast"/>
              <w:jc w:val="center"/>
              <w:rPr>
                <w:rFonts w:eastAsia="標楷體"/>
                <w:bCs/>
                <w:sz w:val="26"/>
                <w:szCs w:val="26"/>
              </w:rPr>
            </w:pPr>
            <w:r w:rsidRPr="00C40B06">
              <w:rPr>
                <w:rFonts w:eastAsia="標楷體"/>
                <w:bCs/>
                <w:sz w:val="26"/>
                <w:szCs w:val="26"/>
              </w:rPr>
              <w:t>銷貨</w:t>
            </w:r>
          </w:p>
        </w:tc>
        <w:tc>
          <w:tcPr>
            <w:tcW w:w="490" w:type="dxa"/>
            <w:vMerge w:val="restart"/>
            <w:shd w:val="clear" w:color="auto" w:fill="auto"/>
            <w:vAlign w:val="center"/>
          </w:tcPr>
          <w:p w:rsidR="000D6DF5" w:rsidRDefault="000D6DF5" w:rsidP="001771C7">
            <w:pPr>
              <w:spacing w:line="0" w:lineRule="atLeast"/>
              <w:jc w:val="center"/>
              <w:rPr>
                <w:rFonts w:eastAsia="標楷體"/>
                <w:bCs/>
                <w:sz w:val="26"/>
                <w:szCs w:val="26"/>
              </w:rPr>
            </w:pPr>
            <w:r>
              <w:rPr>
                <w:rFonts w:eastAsia="標楷體" w:hint="eastAsia"/>
                <w:bCs/>
                <w:sz w:val="26"/>
                <w:szCs w:val="26"/>
              </w:rPr>
              <w:t>1(2)</w:t>
            </w:r>
          </w:p>
        </w:tc>
        <w:tc>
          <w:tcPr>
            <w:tcW w:w="1539" w:type="dxa"/>
            <w:shd w:val="clear" w:color="auto" w:fill="auto"/>
            <w:vAlign w:val="center"/>
          </w:tcPr>
          <w:p w:rsidR="000D6DF5" w:rsidRPr="002043DF" w:rsidRDefault="000D6DF5" w:rsidP="00736C74">
            <w:pPr>
              <w:spacing w:line="0" w:lineRule="atLeast"/>
              <w:jc w:val="both"/>
              <w:rPr>
                <w:rFonts w:eastAsia="標楷體"/>
                <w:sz w:val="26"/>
                <w:szCs w:val="26"/>
              </w:rPr>
            </w:pPr>
            <w:r>
              <w:rPr>
                <w:rFonts w:eastAsia="標楷體" w:hint="eastAsia"/>
                <w:sz w:val="26"/>
                <w:szCs w:val="26"/>
              </w:rPr>
              <w:t>ISSI-Cayman</w:t>
            </w:r>
          </w:p>
        </w:tc>
        <w:tc>
          <w:tcPr>
            <w:tcW w:w="1678" w:type="dxa"/>
            <w:shd w:val="clear" w:color="auto" w:fill="auto"/>
            <w:noWrap/>
            <w:vAlign w:val="center"/>
          </w:tcPr>
          <w:p w:rsidR="000D6DF5" w:rsidRDefault="000D6DF5" w:rsidP="00736C74">
            <w:pPr>
              <w:spacing w:line="0" w:lineRule="atLeast"/>
              <w:jc w:val="both"/>
              <w:rPr>
                <w:rFonts w:eastAsia="標楷體"/>
                <w:sz w:val="26"/>
                <w:szCs w:val="26"/>
              </w:rPr>
            </w:pPr>
            <w:r w:rsidRPr="00C40B06">
              <w:rPr>
                <w:rFonts w:eastAsia="標楷體" w:hint="eastAsia"/>
                <w:sz w:val="26"/>
                <w:szCs w:val="26"/>
              </w:rPr>
              <w:t>記憶體晶片</w:t>
            </w:r>
          </w:p>
        </w:tc>
        <w:tc>
          <w:tcPr>
            <w:tcW w:w="2410" w:type="dxa"/>
            <w:shd w:val="clear" w:color="auto" w:fill="auto"/>
            <w:noWrap/>
            <w:vAlign w:val="center"/>
          </w:tcPr>
          <w:p w:rsidR="000D6DF5" w:rsidRDefault="000D6DF5" w:rsidP="00D800DA">
            <w:pPr>
              <w:spacing w:line="0" w:lineRule="atLeast"/>
              <w:jc w:val="right"/>
              <w:rPr>
                <w:rFonts w:eastAsia="標楷體"/>
                <w:bCs/>
                <w:sz w:val="26"/>
                <w:szCs w:val="26"/>
              </w:rPr>
            </w:pPr>
            <w:r>
              <w:rPr>
                <w:rFonts w:eastAsia="標楷體" w:hint="eastAsia"/>
                <w:bCs/>
                <w:sz w:val="26"/>
                <w:szCs w:val="26"/>
              </w:rPr>
              <w:t>2,621</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1771C7">
            <w:pPr>
              <w:spacing w:line="0" w:lineRule="atLeast"/>
              <w:jc w:val="center"/>
              <w:rPr>
                <w:rFonts w:eastAsia="標楷體"/>
                <w:b/>
                <w:bCs/>
                <w:sz w:val="26"/>
                <w:szCs w:val="26"/>
              </w:rPr>
            </w:pPr>
          </w:p>
        </w:tc>
        <w:tc>
          <w:tcPr>
            <w:tcW w:w="490" w:type="dxa"/>
            <w:vMerge/>
            <w:shd w:val="clear" w:color="auto" w:fill="auto"/>
            <w:vAlign w:val="center"/>
          </w:tcPr>
          <w:p w:rsidR="000D6DF5" w:rsidRPr="00C40B06" w:rsidRDefault="000D6DF5" w:rsidP="001771C7">
            <w:pPr>
              <w:spacing w:line="0" w:lineRule="atLeast"/>
              <w:jc w:val="center"/>
              <w:rPr>
                <w:rFonts w:eastAsia="標楷體"/>
                <w:bCs/>
                <w:sz w:val="26"/>
                <w:szCs w:val="26"/>
              </w:rPr>
            </w:pPr>
          </w:p>
        </w:tc>
        <w:tc>
          <w:tcPr>
            <w:tcW w:w="1539" w:type="dxa"/>
            <w:shd w:val="clear" w:color="auto" w:fill="auto"/>
            <w:vAlign w:val="center"/>
          </w:tcPr>
          <w:p w:rsidR="000D6DF5" w:rsidRDefault="000D6DF5" w:rsidP="001771C7">
            <w:pPr>
              <w:spacing w:line="0" w:lineRule="atLeast"/>
              <w:jc w:val="both"/>
              <w:rPr>
                <w:rFonts w:eastAsia="標楷體"/>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vMerge w:val="restart"/>
            <w:shd w:val="clear" w:color="auto" w:fill="auto"/>
            <w:noWrap/>
            <w:vAlign w:val="center"/>
          </w:tcPr>
          <w:p w:rsidR="000D6DF5" w:rsidRDefault="000D6DF5" w:rsidP="001771C7">
            <w:pPr>
              <w:spacing w:line="0" w:lineRule="atLeast"/>
              <w:jc w:val="both"/>
              <w:rPr>
                <w:rFonts w:eastAsia="標楷體"/>
                <w:sz w:val="26"/>
                <w:szCs w:val="26"/>
              </w:rPr>
            </w:pPr>
            <w:r>
              <w:rPr>
                <w:rFonts w:eastAsia="標楷體" w:hint="eastAsia"/>
                <w:sz w:val="26"/>
                <w:szCs w:val="26"/>
              </w:rPr>
              <w:t>進貨退回</w:t>
            </w:r>
          </w:p>
        </w:tc>
        <w:tc>
          <w:tcPr>
            <w:tcW w:w="2410" w:type="dxa"/>
            <w:shd w:val="clear" w:color="auto" w:fill="auto"/>
            <w:noWrap/>
            <w:vAlign w:val="center"/>
          </w:tcPr>
          <w:p w:rsidR="000D6DF5" w:rsidRPr="00D23196" w:rsidRDefault="000D6DF5" w:rsidP="001771C7">
            <w:pPr>
              <w:spacing w:line="0" w:lineRule="atLeast"/>
              <w:jc w:val="right"/>
              <w:rPr>
                <w:rFonts w:eastAsia="標楷體"/>
                <w:bCs/>
                <w:sz w:val="26"/>
                <w:szCs w:val="26"/>
              </w:rPr>
            </w:pPr>
            <w:r>
              <w:rPr>
                <w:rFonts w:eastAsia="標楷體" w:hint="eastAsia"/>
                <w:bCs/>
                <w:sz w:val="26"/>
                <w:szCs w:val="26"/>
              </w:rPr>
              <w:t>475</w:t>
            </w:r>
          </w:p>
        </w:tc>
      </w:tr>
      <w:tr w:rsidR="000D6DF5" w:rsidRPr="00EA272E" w:rsidTr="004F45A7">
        <w:trPr>
          <w:trHeight w:val="675"/>
        </w:trPr>
        <w:tc>
          <w:tcPr>
            <w:tcW w:w="1876" w:type="dxa"/>
            <w:vMerge/>
            <w:shd w:val="clear" w:color="auto" w:fill="auto"/>
            <w:noWrap/>
            <w:vAlign w:val="center"/>
          </w:tcPr>
          <w:p w:rsidR="000D6DF5" w:rsidRPr="006E0D95" w:rsidRDefault="000D6DF5" w:rsidP="00D800DA">
            <w:pPr>
              <w:spacing w:line="0" w:lineRule="atLeast"/>
              <w:jc w:val="center"/>
              <w:rPr>
                <w:rFonts w:eastAsia="標楷體"/>
                <w:sz w:val="26"/>
                <w:szCs w:val="26"/>
              </w:rPr>
            </w:pPr>
          </w:p>
        </w:tc>
        <w:tc>
          <w:tcPr>
            <w:tcW w:w="796" w:type="dxa"/>
            <w:vMerge/>
            <w:shd w:val="clear" w:color="auto" w:fill="auto"/>
            <w:noWrap/>
            <w:vAlign w:val="center"/>
          </w:tcPr>
          <w:p w:rsidR="000D6DF5" w:rsidRPr="00C40B06" w:rsidRDefault="000D6DF5" w:rsidP="001771C7">
            <w:pPr>
              <w:spacing w:line="0" w:lineRule="atLeast"/>
              <w:jc w:val="center"/>
              <w:rPr>
                <w:rFonts w:eastAsia="標楷體"/>
                <w:b/>
                <w:bCs/>
                <w:sz w:val="26"/>
                <w:szCs w:val="26"/>
              </w:rPr>
            </w:pPr>
          </w:p>
        </w:tc>
        <w:tc>
          <w:tcPr>
            <w:tcW w:w="490" w:type="dxa"/>
            <w:vMerge/>
            <w:shd w:val="clear" w:color="auto" w:fill="auto"/>
            <w:vAlign w:val="center"/>
          </w:tcPr>
          <w:p w:rsidR="000D6DF5" w:rsidRPr="00C40B06" w:rsidRDefault="000D6DF5" w:rsidP="001771C7">
            <w:pPr>
              <w:spacing w:line="0" w:lineRule="atLeast"/>
              <w:jc w:val="center"/>
              <w:rPr>
                <w:rFonts w:eastAsia="標楷體"/>
                <w:bCs/>
                <w:sz w:val="26"/>
                <w:szCs w:val="26"/>
              </w:rPr>
            </w:pPr>
          </w:p>
        </w:tc>
        <w:tc>
          <w:tcPr>
            <w:tcW w:w="1539" w:type="dxa"/>
            <w:shd w:val="clear" w:color="auto" w:fill="auto"/>
            <w:vAlign w:val="center"/>
          </w:tcPr>
          <w:p w:rsidR="000D6DF5" w:rsidRPr="002043DF" w:rsidRDefault="000D6DF5" w:rsidP="001771C7">
            <w:pPr>
              <w:spacing w:line="0" w:lineRule="atLeast"/>
              <w:jc w:val="both"/>
              <w:rPr>
                <w:rFonts w:eastAsia="標楷體"/>
                <w:sz w:val="26"/>
                <w:szCs w:val="26"/>
              </w:rPr>
            </w:pPr>
            <w:proofErr w:type="gramStart"/>
            <w:r>
              <w:rPr>
                <w:rFonts w:eastAsia="標楷體"/>
                <w:sz w:val="26"/>
                <w:szCs w:val="26"/>
              </w:rPr>
              <w:t>恩奇達</w:t>
            </w:r>
            <w:proofErr w:type="gramEnd"/>
          </w:p>
        </w:tc>
        <w:tc>
          <w:tcPr>
            <w:tcW w:w="1678" w:type="dxa"/>
            <w:vMerge/>
            <w:shd w:val="clear" w:color="auto" w:fill="auto"/>
            <w:noWrap/>
            <w:vAlign w:val="center"/>
          </w:tcPr>
          <w:p w:rsidR="000D6DF5" w:rsidRDefault="000D6DF5" w:rsidP="001771C7">
            <w:pPr>
              <w:spacing w:line="0" w:lineRule="atLeast"/>
              <w:jc w:val="both"/>
              <w:rPr>
                <w:rFonts w:eastAsia="標楷體"/>
                <w:sz w:val="26"/>
                <w:szCs w:val="26"/>
              </w:rPr>
            </w:pPr>
          </w:p>
        </w:tc>
        <w:tc>
          <w:tcPr>
            <w:tcW w:w="2410" w:type="dxa"/>
            <w:shd w:val="clear" w:color="auto" w:fill="auto"/>
            <w:noWrap/>
            <w:vAlign w:val="center"/>
          </w:tcPr>
          <w:p w:rsidR="000D6DF5" w:rsidRDefault="000D6DF5" w:rsidP="001771C7">
            <w:pPr>
              <w:spacing w:line="0" w:lineRule="atLeast"/>
              <w:jc w:val="right"/>
              <w:rPr>
                <w:rFonts w:eastAsia="標楷體"/>
                <w:bCs/>
                <w:sz w:val="26"/>
                <w:szCs w:val="26"/>
              </w:rPr>
            </w:pPr>
            <w:r>
              <w:rPr>
                <w:rFonts w:eastAsia="標楷體" w:hint="eastAsia"/>
                <w:bCs/>
                <w:sz w:val="26"/>
                <w:szCs w:val="26"/>
              </w:rPr>
              <w:t>1</w:t>
            </w:r>
          </w:p>
        </w:tc>
      </w:tr>
      <w:tr w:rsidR="001771C7" w:rsidRPr="00EA272E" w:rsidTr="004F45A7">
        <w:trPr>
          <w:trHeight w:val="765"/>
        </w:trPr>
        <w:tc>
          <w:tcPr>
            <w:tcW w:w="1876" w:type="dxa"/>
            <w:shd w:val="clear" w:color="auto" w:fill="auto"/>
            <w:noWrap/>
            <w:vAlign w:val="center"/>
          </w:tcPr>
          <w:p w:rsidR="001771C7" w:rsidRPr="006E0D95" w:rsidRDefault="001771C7" w:rsidP="00D800DA">
            <w:pPr>
              <w:spacing w:line="0" w:lineRule="atLeast"/>
              <w:jc w:val="center"/>
              <w:rPr>
                <w:rFonts w:eastAsia="標楷體"/>
                <w:sz w:val="26"/>
                <w:szCs w:val="26"/>
              </w:rPr>
            </w:pPr>
            <w:r w:rsidRPr="006E0D95">
              <w:rPr>
                <w:rFonts w:eastAsia="標楷體"/>
                <w:sz w:val="26"/>
                <w:szCs w:val="26"/>
              </w:rPr>
              <w:t>有形資產之使用</w:t>
            </w:r>
          </w:p>
        </w:tc>
        <w:tc>
          <w:tcPr>
            <w:tcW w:w="796" w:type="dxa"/>
            <w:shd w:val="clear" w:color="auto" w:fill="auto"/>
            <w:noWrap/>
            <w:vAlign w:val="center"/>
          </w:tcPr>
          <w:p w:rsidR="001771C7" w:rsidRPr="00C40B06" w:rsidRDefault="001771C7" w:rsidP="00D800DA">
            <w:pPr>
              <w:spacing w:line="0" w:lineRule="atLeast"/>
              <w:jc w:val="center"/>
              <w:rPr>
                <w:rFonts w:eastAsia="標楷體"/>
                <w:b/>
                <w:bCs/>
                <w:sz w:val="26"/>
                <w:szCs w:val="26"/>
              </w:rPr>
            </w:pPr>
            <w:r w:rsidRPr="00C40B06">
              <w:rPr>
                <w:rFonts w:eastAsia="標楷體"/>
                <w:sz w:val="26"/>
                <w:szCs w:val="26"/>
              </w:rPr>
              <w:t>租賃</w:t>
            </w:r>
          </w:p>
        </w:tc>
        <w:tc>
          <w:tcPr>
            <w:tcW w:w="490" w:type="dxa"/>
            <w:shd w:val="clear" w:color="auto" w:fill="auto"/>
            <w:vAlign w:val="center"/>
          </w:tcPr>
          <w:p w:rsidR="001771C7" w:rsidRPr="00C40B06" w:rsidRDefault="001771C7" w:rsidP="00D800DA">
            <w:pPr>
              <w:spacing w:line="0" w:lineRule="atLeast"/>
              <w:jc w:val="center"/>
              <w:rPr>
                <w:rFonts w:eastAsia="標楷體"/>
                <w:bCs/>
                <w:sz w:val="26"/>
                <w:szCs w:val="26"/>
              </w:rPr>
            </w:pPr>
            <w:r>
              <w:rPr>
                <w:rFonts w:eastAsia="標楷體" w:hint="eastAsia"/>
                <w:bCs/>
                <w:sz w:val="26"/>
                <w:szCs w:val="26"/>
              </w:rPr>
              <w:t>2</w:t>
            </w: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1771C7" w:rsidRDefault="001771C7" w:rsidP="00736C74">
            <w:pPr>
              <w:spacing w:line="0" w:lineRule="atLeast"/>
              <w:jc w:val="both"/>
              <w:rPr>
                <w:rFonts w:eastAsia="標楷體"/>
                <w:b/>
                <w:bCs/>
                <w:sz w:val="26"/>
                <w:szCs w:val="26"/>
              </w:rPr>
            </w:pPr>
            <w:r>
              <w:rPr>
                <w:rFonts w:eastAsia="標楷體" w:hint="eastAsia"/>
                <w:sz w:val="26"/>
                <w:szCs w:val="26"/>
              </w:rPr>
              <w:t>出租</w:t>
            </w:r>
            <w:r w:rsidRPr="00C40B06">
              <w:rPr>
                <w:rFonts w:eastAsia="標楷體"/>
                <w:sz w:val="26"/>
                <w:szCs w:val="26"/>
              </w:rPr>
              <w:t>辦公室</w:t>
            </w:r>
          </w:p>
        </w:tc>
        <w:tc>
          <w:tcPr>
            <w:tcW w:w="2410" w:type="dxa"/>
            <w:shd w:val="clear" w:color="auto" w:fill="auto"/>
            <w:noWrap/>
            <w:vAlign w:val="center"/>
          </w:tcPr>
          <w:p w:rsidR="001771C7" w:rsidRPr="00C40B06" w:rsidRDefault="00DC603D" w:rsidP="0022447B">
            <w:pPr>
              <w:spacing w:line="0" w:lineRule="atLeast"/>
              <w:jc w:val="right"/>
              <w:rPr>
                <w:rFonts w:eastAsia="標楷體"/>
                <w:bCs/>
                <w:sz w:val="26"/>
                <w:szCs w:val="26"/>
              </w:rPr>
            </w:pPr>
            <w:r>
              <w:rPr>
                <w:rFonts w:eastAsia="標楷體" w:hint="eastAsia"/>
                <w:bCs/>
                <w:sz w:val="26"/>
                <w:szCs w:val="26"/>
              </w:rPr>
              <w:t>600</w:t>
            </w:r>
          </w:p>
        </w:tc>
      </w:tr>
      <w:tr w:rsidR="001771C7" w:rsidRPr="00EA272E" w:rsidTr="004F45A7">
        <w:trPr>
          <w:trHeight w:val="693"/>
        </w:trPr>
        <w:tc>
          <w:tcPr>
            <w:tcW w:w="1876" w:type="dxa"/>
            <w:vMerge w:val="restart"/>
            <w:shd w:val="clear" w:color="auto" w:fill="auto"/>
            <w:noWrap/>
            <w:vAlign w:val="center"/>
          </w:tcPr>
          <w:p w:rsidR="001771C7" w:rsidRPr="006E0D95" w:rsidRDefault="001771C7" w:rsidP="00D800DA">
            <w:pPr>
              <w:spacing w:line="0" w:lineRule="atLeast"/>
              <w:jc w:val="center"/>
              <w:rPr>
                <w:rFonts w:eastAsia="標楷體"/>
                <w:sz w:val="26"/>
                <w:szCs w:val="26"/>
              </w:rPr>
            </w:pPr>
            <w:r w:rsidRPr="006E0D95">
              <w:rPr>
                <w:rFonts w:eastAsia="標楷體" w:hint="eastAsia"/>
                <w:sz w:val="26"/>
                <w:szCs w:val="26"/>
              </w:rPr>
              <w:t>服務之提供</w:t>
            </w:r>
          </w:p>
        </w:tc>
        <w:tc>
          <w:tcPr>
            <w:tcW w:w="796" w:type="dxa"/>
            <w:vMerge w:val="restart"/>
            <w:shd w:val="clear" w:color="auto" w:fill="auto"/>
            <w:noWrap/>
            <w:vAlign w:val="center"/>
          </w:tcPr>
          <w:p w:rsidR="001771C7" w:rsidRPr="00903CA6" w:rsidRDefault="001771C7" w:rsidP="00D800DA">
            <w:pPr>
              <w:spacing w:line="0" w:lineRule="atLeast"/>
              <w:jc w:val="center"/>
              <w:rPr>
                <w:rFonts w:eastAsia="標楷體"/>
                <w:bCs/>
                <w:sz w:val="26"/>
                <w:szCs w:val="26"/>
              </w:rPr>
            </w:pPr>
            <w:r w:rsidRPr="00903CA6">
              <w:rPr>
                <w:rFonts w:eastAsia="標楷體"/>
                <w:bCs/>
                <w:sz w:val="26"/>
                <w:szCs w:val="26"/>
              </w:rPr>
              <w:t>提供</w:t>
            </w:r>
          </w:p>
          <w:p w:rsidR="001771C7" w:rsidRPr="00903CA6" w:rsidRDefault="001771C7" w:rsidP="00D800DA">
            <w:pPr>
              <w:spacing w:line="0" w:lineRule="atLeast"/>
              <w:jc w:val="center"/>
              <w:rPr>
                <w:rFonts w:eastAsia="標楷體"/>
                <w:b/>
                <w:bCs/>
                <w:sz w:val="26"/>
                <w:szCs w:val="26"/>
              </w:rPr>
            </w:pPr>
            <w:r w:rsidRPr="00903CA6">
              <w:rPr>
                <w:rFonts w:eastAsia="標楷體"/>
                <w:bCs/>
                <w:sz w:val="26"/>
                <w:szCs w:val="26"/>
              </w:rPr>
              <w:t>服務</w:t>
            </w:r>
          </w:p>
        </w:tc>
        <w:tc>
          <w:tcPr>
            <w:tcW w:w="490" w:type="dxa"/>
            <w:vMerge w:val="restart"/>
            <w:shd w:val="clear" w:color="auto" w:fill="auto"/>
            <w:vAlign w:val="center"/>
          </w:tcPr>
          <w:p w:rsidR="001771C7" w:rsidRPr="00C40B06" w:rsidRDefault="001771C7" w:rsidP="00D800DA">
            <w:pPr>
              <w:spacing w:line="0" w:lineRule="atLeast"/>
              <w:jc w:val="center"/>
              <w:rPr>
                <w:rFonts w:eastAsia="標楷體"/>
                <w:bCs/>
                <w:sz w:val="26"/>
                <w:szCs w:val="26"/>
              </w:rPr>
            </w:pPr>
            <w:r>
              <w:rPr>
                <w:rFonts w:eastAsia="標楷體" w:hint="eastAsia"/>
                <w:bCs/>
                <w:sz w:val="26"/>
                <w:szCs w:val="26"/>
              </w:rPr>
              <w:t>4(1)</w:t>
            </w: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Pr>
                <w:rFonts w:eastAsia="標楷體" w:hint="eastAsia"/>
                <w:sz w:val="26"/>
                <w:szCs w:val="26"/>
              </w:rPr>
              <w:t>ISSI-Cayman</w:t>
            </w:r>
          </w:p>
        </w:tc>
        <w:tc>
          <w:tcPr>
            <w:tcW w:w="1678" w:type="dxa"/>
            <w:vMerge w:val="restart"/>
            <w:shd w:val="clear" w:color="auto" w:fill="auto"/>
            <w:noWrap/>
            <w:vAlign w:val="center"/>
          </w:tcPr>
          <w:p w:rsidR="001771C7" w:rsidRDefault="001771C7">
            <w:pPr>
              <w:spacing w:line="0" w:lineRule="atLeast"/>
              <w:jc w:val="both"/>
              <w:rPr>
                <w:rFonts w:eastAsia="標楷體"/>
                <w:b/>
                <w:bCs/>
                <w:sz w:val="26"/>
                <w:szCs w:val="26"/>
                <w:highlight w:val="yellow"/>
              </w:rPr>
            </w:pPr>
            <w:bookmarkStart w:id="42" w:name="OLE_LINK1"/>
            <w:r w:rsidRPr="00EF51A0">
              <w:rPr>
                <w:rFonts w:eastAsia="標楷體" w:hint="eastAsia"/>
                <w:sz w:val="26"/>
                <w:szCs w:val="26"/>
              </w:rPr>
              <w:t>營運支援服務</w:t>
            </w:r>
            <w:bookmarkEnd w:id="42"/>
          </w:p>
        </w:tc>
        <w:tc>
          <w:tcPr>
            <w:tcW w:w="2410" w:type="dxa"/>
            <w:shd w:val="clear" w:color="auto" w:fill="auto"/>
            <w:noWrap/>
            <w:vAlign w:val="center"/>
          </w:tcPr>
          <w:p w:rsidR="001771C7" w:rsidRPr="00D23196" w:rsidRDefault="00DC603D" w:rsidP="00D800DA">
            <w:pPr>
              <w:spacing w:line="0" w:lineRule="atLeast"/>
              <w:jc w:val="right"/>
              <w:rPr>
                <w:rFonts w:eastAsia="標楷體"/>
                <w:bCs/>
                <w:sz w:val="26"/>
                <w:szCs w:val="26"/>
              </w:rPr>
            </w:pPr>
            <w:r>
              <w:rPr>
                <w:rFonts w:eastAsia="標楷體" w:hint="eastAsia"/>
                <w:bCs/>
                <w:sz w:val="26"/>
                <w:szCs w:val="26"/>
              </w:rPr>
              <w:t>36,501</w:t>
            </w:r>
          </w:p>
        </w:tc>
      </w:tr>
      <w:tr w:rsidR="001771C7" w:rsidRPr="00EA272E" w:rsidTr="004F45A7">
        <w:trPr>
          <w:trHeight w:val="840"/>
        </w:trPr>
        <w:tc>
          <w:tcPr>
            <w:tcW w:w="1876" w:type="dxa"/>
            <w:vMerge/>
            <w:shd w:val="clear" w:color="auto" w:fill="auto"/>
            <w:noWrap/>
            <w:vAlign w:val="center"/>
          </w:tcPr>
          <w:p w:rsidR="001771C7" w:rsidRPr="006E0D95" w:rsidRDefault="001771C7" w:rsidP="00D800DA">
            <w:pPr>
              <w:spacing w:line="0" w:lineRule="atLeast"/>
              <w:jc w:val="center"/>
              <w:rPr>
                <w:rFonts w:eastAsia="標楷體"/>
                <w:sz w:val="26"/>
                <w:szCs w:val="26"/>
              </w:rPr>
            </w:pPr>
          </w:p>
        </w:tc>
        <w:tc>
          <w:tcPr>
            <w:tcW w:w="796" w:type="dxa"/>
            <w:vMerge/>
            <w:shd w:val="clear" w:color="auto" w:fill="auto"/>
            <w:noWrap/>
            <w:vAlign w:val="center"/>
          </w:tcPr>
          <w:p w:rsidR="001771C7" w:rsidRPr="00903CA6" w:rsidRDefault="001771C7" w:rsidP="00D800DA">
            <w:pPr>
              <w:spacing w:line="0" w:lineRule="atLeast"/>
              <w:jc w:val="center"/>
              <w:rPr>
                <w:rFonts w:eastAsia="標楷體"/>
                <w:b/>
                <w:bCs/>
                <w:sz w:val="26"/>
                <w:szCs w:val="26"/>
              </w:rPr>
            </w:pPr>
          </w:p>
        </w:tc>
        <w:tc>
          <w:tcPr>
            <w:tcW w:w="490" w:type="dxa"/>
            <w:vMerge/>
            <w:shd w:val="clear" w:color="auto" w:fill="auto"/>
            <w:vAlign w:val="center"/>
          </w:tcPr>
          <w:p w:rsidR="001771C7" w:rsidRPr="00C40B06" w:rsidRDefault="001771C7" w:rsidP="00D800DA">
            <w:pPr>
              <w:spacing w:line="0" w:lineRule="atLeast"/>
              <w:jc w:val="center"/>
              <w:rPr>
                <w:rFonts w:eastAsia="標楷體"/>
                <w:bCs/>
                <w:sz w:val="26"/>
                <w:szCs w:val="26"/>
              </w:rPr>
            </w:pPr>
          </w:p>
        </w:tc>
        <w:tc>
          <w:tcPr>
            <w:tcW w:w="1539" w:type="dxa"/>
            <w:shd w:val="clear" w:color="auto" w:fill="auto"/>
            <w:vAlign w:val="center"/>
          </w:tcPr>
          <w:p w:rsidR="001771C7" w:rsidRDefault="001771C7" w:rsidP="00736C74">
            <w:pPr>
              <w:spacing w:line="0" w:lineRule="atLeast"/>
              <w:jc w:val="both"/>
              <w:rPr>
                <w:rFonts w:eastAsia="標楷體"/>
                <w:b/>
                <w:bCs/>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vMerge/>
            <w:shd w:val="clear" w:color="auto" w:fill="auto"/>
            <w:noWrap/>
            <w:vAlign w:val="center"/>
          </w:tcPr>
          <w:p w:rsidR="001771C7" w:rsidRDefault="001771C7" w:rsidP="00704158">
            <w:pPr>
              <w:spacing w:line="0" w:lineRule="atLeast"/>
              <w:jc w:val="center"/>
              <w:rPr>
                <w:rFonts w:eastAsia="標楷體"/>
                <w:sz w:val="26"/>
                <w:szCs w:val="26"/>
              </w:rPr>
            </w:pPr>
          </w:p>
        </w:tc>
        <w:tc>
          <w:tcPr>
            <w:tcW w:w="2410" w:type="dxa"/>
            <w:shd w:val="clear" w:color="auto" w:fill="auto"/>
            <w:noWrap/>
            <w:vAlign w:val="center"/>
          </w:tcPr>
          <w:p w:rsidR="001771C7" w:rsidRDefault="00DC603D" w:rsidP="00082172">
            <w:pPr>
              <w:spacing w:line="0" w:lineRule="atLeast"/>
              <w:jc w:val="right"/>
              <w:rPr>
                <w:rFonts w:eastAsia="標楷體"/>
                <w:bCs/>
                <w:sz w:val="26"/>
                <w:szCs w:val="26"/>
              </w:rPr>
            </w:pPr>
            <w:r>
              <w:rPr>
                <w:rFonts w:eastAsia="標楷體" w:hint="eastAsia"/>
                <w:bCs/>
                <w:sz w:val="26"/>
                <w:szCs w:val="26"/>
              </w:rPr>
              <w:t>241</w:t>
            </w:r>
            <w:r w:rsidR="001771C7">
              <w:rPr>
                <w:rFonts w:eastAsia="標楷體" w:hint="eastAsia"/>
                <w:bCs/>
                <w:sz w:val="26"/>
                <w:szCs w:val="26"/>
              </w:rPr>
              <w:t>,</w:t>
            </w:r>
            <w:r>
              <w:rPr>
                <w:rFonts w:eastAsia="標楷體" w:hint="eastAsia"/>
                <w:bCs/>
                <w:sz w:val="26"/>
                <w:szCs w:val="26"/>
              </w:rPr>
              <w:t>614</w:t>
            </w:r>
          </w:p>
        </w:tc>
      </w:tr>
      <w:tr w:rsidR="0076054F" w:rsidRPr="00EA272E" w:rsidTr="004F45A7">
        <w:trPr>
          <w:trHeight w:val="870"/>
        </w:trPr>
        <w:tc>
          <w:tcPr>
            <w:tcW w:w="1876" w:type="dxa"/>
            <w:vMerge w:val="restart"/>
            <w:shd w:val="clear" w:color="auto" w:fill="auto"/>
            <w:noWrap/>
            <w:vAlign w:val="center"/>
          </w:tcPr>
          <w:p w:rsidR="0076054F" w:rsidRDefault="0076054F" w:rsidP="00477DD6">
            <w:pPr>
              <w:spacing w:line="0" w:lineRule="atLeast"/>
              <w:jc w:val="center"/>
              <w:rPr>
                <w:rFonts w:eastAsia="標楷體"/>
                <w:sz w:val="26"/>
                <w:szCs w:val="26"/>
              </w:rPr>
            </w:pPr>
            <w:r>
              <w:rPr>
                <w:rFonts w:eastAsia="標楷體" w:hint="eastAsia"/>
                <w:sz w:val="26"/>
                <w:szCs w:val="26"/>
              </w:rPr>
              <w:t>資金之使用</w:t>
            </w:r>
          </w:p>
        </w:tc>
        <w:tc>
          <w:tcPr>
            <w:tcW w:w="796" w:type="dxa"/>
            <w:vMerge w:val="restart"/>
            <w:shd w:val="clear" w:color="auto" w:fill="auto"/>
            <w:noWrap/>
            <w:vAlign w:val="center"/>
          </w:tcPr>
          <w:p w:rsidR="0076054F" w:rsidRPr="009F51DB" w:rsidRDefault="0076054F" w:rsidP="00F929CD">
            <w:pPr>
              <w:jc w:val="center"/>
              <w:rPr>
                <w:rFonts w:eastAsia="標楷體"/>
                <w:color w:val="000000" w:themeColor="text1"/>
                <w:sz w:val="26"/>
                <w:szCs w:val="26"/>
              </w:rPr>
            </w:pPr>
            <w:r w:rsidRPr="009F51DB">
              <w:rPr>
                <w:rFonts w:eastAsia="標楷體" w:hint="eastAsia"/>
                <w:color w:val="000000" w:themeColor="text1"/>
                <w:sz w:val="26"/>
                <w:szCs w:val="26"/>
              </w:rPr>
              <w:t>資金</w:t>
            </w:r>
          </w:p>
          <w:p w:rsidR="0076054F" w:rsidRPr="009F51DB" w:rsidRDefault="0076054F" w:rsidP="00F929CD">
            <w:pPr>
              <w:spacing w:line="0" w:lineRule="atLeast"/>
              <w:jc w:val="center"/>
              <w:rPr>
                <w:rFonts w:eastAsia="標楷體"/>
                <w:bCs/>
                <w:color w:val="000000" w:themeColor="text1"/>
                <w:sz w:val="26"/>
                <w:szCs w:val="26"/>
              </w:rPr>
            </w:pPr>
            <w:r w:rsidRPr="009F51DB">
              <w:rPr>
                <w:rFonts w:eastAsia="標楷體" w:hint="eastAsia"/>
                <w:color w:val="000000" w:themeColor="text1"/>
                <w:sz w:val="26"/>
                <w:szCs w:val="26"/>
              </w:rPr>
              <w:t>融通</w:t>
            </w:r>
          </w:p>
        </w:tc>
        <w:tc>
          <w:tcPr>
            <w:tcW w:w="490" w:type="dxa"/>
            <w:vMerge w:val="restart"/>
            <w:shd w:val="clear" w:color="auto" w:fill="auto"/>
            <w:vAlign w:val="center"/>
          </w:tcPr>
          <w:p w:rsidR="0076054F" w:rsidRPr="009F51DB" w:rsidRDefault="0076054F" w:rsidP="00BE5773">
            <w:pPr>
              <w:spacing w:line="0" w:lineRule="atLeast"/>
              <w:jc w:val="center"/>
              <w:rPr>
                <w:rFonts w:eastAsia="標楷體"/>
                <w:bCs/>
                <w:color w:val="000000" w:themeColor="text1"/>
                <w:sz w:val="26"/>
                <w:szCs w:val="26"/>
              </w:rPr>
            </w:pPr>
            <w:r w:rsidRPr="009F51DB">
              <w:rPr>
                <w:rFonts w:eastAsia="標楷體"/>
                <w:bCs/>
                <w:color w:val="000000" w:themeColor="text1"/>
                <w:sz w:val="26"/>
                <w:szCs w:val="26"/>
              </w:rPr>
              <w:t>5(1)</w:t>
            </w:r>
          </w:p>
        </w:tc>
        <w:tc>
          <w:tcPr>
            <w:tcW w:w="1539" w:type="dxa"/>
            <w:vMerge w:val="restart"/>
            <w:shd w:val="clear" w:color="auto" w:fill="auto"/>
            <w:vAlign w:val="center"/>
          </w:tcPr>
          <w:p w:rsidR="0076054F" w:rsidRPr="009F51DB" w:rsidRDefault="0076054F" w:rsidP="00736C74">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開</w:t>
            </w:r>
            <w:proofErr w:type="gramStart"/>
            <w:r w:rsidRPr="009F51DB">
              <w:rPr>
                <w:rFonts w:eastAsia="標楷體" w:hint="eastAsia"/>
                <w:color w:val="000000" w:themeColor="text1"/>
                <w:sz w:val="26"/>
                <w:szCs w:val="26"/>
              </w:rPr>
              <w:t>曼</w:t>
            </w:r>
            <w:proofErr w:type="gramEnd"/>
            <w:r w:rsidRPr="009F51DB">
              <w:rPr>
                <w:rFonts w:eastAsia="標楷體" w:hint="eastAsia"/>
                <w:color w:val="000000" w:themeColor="text1"/>
                <w:sz w:val="26"/>
                <w:szCs w:val="26"/>
              </w:rPr>
              <w:t>矽成台灣分公司</w:t>
            </w:r>
          </w:p>
        </w:tc>
        <w:tc>
          <w:tcPr>
            <w:tcW w:w="1678" w:type="dxa"/>
            <w:shd w:val="clear" w:color="auto" w:fill="auto"/>
            <w:noWrap/>
            <w:vAlign w:val="center"/>
          </w:tcPr>
          <w:p w:rsidR="0076054F" w:rsidRPr="009F51DB" w:rsidRDefault="0076054F" w:rsidP="00270358">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美金貸款</w:t>
            </w:r>
          </w:p>
        </w:tc>
        <w:tc>
          <w:tcPr>
            <w:tcW w:w="2410" w:type="dxa"/>
            <w:shd w:val="clear" w:color="auto" w:fill="auto"/>
            <w:noWrap/>
            <w:vAlign w:val="center"/>
          </w:tcPr>
          <w:p w:rsidR="0076054F" w:rsidRPr="009F51DB" w:rsidRDefault="0076054F" w:rsidP="001A6FD0">
            <w:pPr>
              <w:spacing w:line="0" w:lineRule="atLeast"/>
              <w:jc w:val="right"/>
              <w:rPr>
                <w:rFonts w:eastAsia="標楷體"/>
                <w:bCs/>
                <w:color w:val="000000" w:themeColor="text1"/>
                <w:sz w:val="26"/>
                <w:szCs w:val="26"/>
              </w:rPr>
            </w:pPr>
            <w:r w:rsidRPr="00531292">
              <w:rPr>
                <w:rFonts w:eastAsia="標楷體"/>
                <w:bCs/>
                <w:color w:val="000000" w:themeColor="text1"/>
                <w:sz w:val="26"/>
                <w:szCs w:val="26"/>
              </w:rPr>
              <w:t>12</w:t>
            </w:r>
            <w:r>
              <w:rPr>
                <w:rFonts w:eastAsia="標楷體" w:hint="eastAsia"/>
                <w:bCs/>
                <w:color w:val="000000" w:themeColor="text1"/>
                <w:sz w:val="26"/>
                <w:szCs w:val="26"/>
              </w:rPr>
              <w:t>4</w:t>
            </w:r>
            <w:r w:rsidRPr="00531292">
              <w:rPr>
                <w:rFonts w:eastAsia="標楷體"/>
                <w:bCs/>
                <w:color w:val="000000" w:themeColor="text1"/>
                <w:sz w:val="26"/>
                <w:szCs w:val="26"/>
              </w:rPr>
              <w:t>,</w:t>
            </w:r>
            <w:r>
              <w:rPr>
                <w:rFonts w:eastAsia="標楷體" w:hint="eastAsia"/>
                <w:bCs/>
                <w:color w:val="000000" w:themeColor="text1"/>
                <w:sz w:val="26"/>
                <w:szCs w:val="26"/>
              </w:rPr>
              <w:t>112</w:t>
            </w:r>
          </w:p>
        </w:tc>
      </w:tr>
      <w:tr w:rsidR="0076054F" w:rsidRPr="00EA272E" w:rsidTr="004F45A7">
        <w:trPr>
          <w:trHeight w:val="870"/>
        </w:trPr>
        <w:tc>
          <w:tcPr>
            <w:tcW w:w="1876" w:type="dxa"/>
            <w:vMerge/>
            <w:shd w:val="clear" w:color="auto" w:fill="auto"/>
            <w:noWrap/>
            <w:vAlign w:val="center"/>
          </w:tcPr>
          <w:p w:rsidR="0076054F" w:rsidRDefault="0076054F" w:rsidP="00477DD6">
            <w:pPr>
              <w:spacing w:line="0" w:lineRule="atLeast"/>
              <w:jc w:val="center"/>
              <w:rPr>
                <w:rFonts w:eastAsia="標楷體"/>
                <w:sz w:val="26"/>
                <w:szCs w:val="26"/>
              </w:rPr>
            </w:pPr>
          </w:p>
        </w:tc>
        <w:tc>
          <w:tcPr>
            <w:tcW w:w="796" w:type="dxa"/>
            <w:vMerge/>
            <w:shd w:val="clear" w:color="auto" w:fill="auto"/>
            <w:noWrap/>
            <w:vAlign w:val="center"/>
          </w:tcPr>
          <w:p w:rsidR="0076054F" w:rsidRPr="009F51DB" w:rsidRDefault="0076054F" w:rsidP="00F929CD">
            <w:pPr>
              <w:jc w:val="center"/>
              <w:rPr>
                <w:rFonts w:eastAsia="標楷體"/>
                <w:color w:val="000000" w:themeColor="text1"/>
                <w:sz w:val="26"/>
                <w:szCs w:val="26"/>
              </w:rPr>
            </w:pPr>
          </w:p>
        </w:tc>
        <w:tc>
          <w:tcPr>
            <w:tcW w:w="490" w:type="dxa"/>
            <w:vMerge/>
            <w:shd w:val="clear" w:color="auto" w:fill="auto"/>
            <w:vAlign w:val="center"/>
          </w:tcPr>
          <w:p w:rsidR="0076054F" w:rsidRPr="009F51DB" w:rsidRDefault="0076054F" w:rsidP="000E6DBC">
            <w:pPr>
              <w:spacing w:line="0" w:lineRule="atLeast"/>
              <w:jc w:val="center"/>
              <w:rPr>
                <w:rFonts w:eastAsia="標楷體"/>
                <w:bCs/>
                <w:color w:val="000000" w:themeColor="text1"/>
                <w:sz w:val="26"/>
                <w:szCs w:val="26"/>
              </w:rPr>
            </w:pPr>
          </w:p>
        </w:tc>
        <w:tc>
          <w:tcPr>
            <w:tcW w:w="1539" w:type="dxa"/>
            <w:vMerge/>
            <w:shd w:val="clear" w:color="auto" w:fill="auto"/>
            <w:vAlign w:val="center"/>
          </w:tcPr>
          <w:p w:rsidR="0076054F" w:rsidRPr="009F51DB" w:rsidRDefault="0076054F" w:rsidP="00736C74">
            <w:pPr>
              <w:spacing w:line="0" w:lineRule="atLeast"/>
              <w:jc w:val="both"/>
              <w:rPr>
                <w:rFonts w:eastAsia="標楷體"/>
                <w:color w:val="000000" w:themeColor="text1"/>
                <w:sz w:val="26"/>
                <w:szCs w:val="26"/>
              </w:rPr>
            </w:pPr>
          </w:p>
        </w:tc>
        <w:tc>
          <w:tcPr>
            <w:tcW w:w="1678" w:type="dxa"/>
            <w:shd w:val="clear" w:color="auto" w:fill="auto"/>
            <w:noWrap/>
            <w:vAlign w:val="center"/>
          </w:tcPr>
          <w:p w:rsidR="0076054F" w:rsidRPr="009F51DB" w:rsidRDefault="0076054F" w:rsidP="00270358">
            <w:pPr>
              <w:spacing w:line="0" w:lineRule="atLeast"/>
              <w:jc w:val="both"/>
              <w:rPr>
                <w:rFonts w:eastAsia="標楷體"/>
                <w:color w:val="000000" w:themeColor="text1"/>
                <w:sz w:val="26"/>
                <w:szCs w:val="26"/>
              </w:rPr>
            </w:pPr>
            <w:r w:rsidRPr="009F51DB">
              <w:rPr>
                <w:rFonts w:eastAsia="標楷體" w:hint="eastAsia"/>
                <w:color w:val="000000" w:themeColor="text1"/>
                <w:sz w:val="26"/>
                <w:szCs w:val="26"/>
              </w:rPr>
              <w:t>新台幣貸款</w:t>
            </w:r>
          </w:p>
        </w:tc>
        <w:tc>
          <w:tcPr>
            <w:tcW w:w="2410" w:type="dxa"/>
            <w:shd w:val="clear" w:color="auto" w:fill="auto"/>
            <w:noWrap/>
            <w:vAlign w:val="center"/>
          </w:tcPr>
          <w:p w:rsidR="0076054F" w:rsidRPr="009F51DB" w:rsidRDefault="0076054F" w:rsidP="001A6FD0">
            <w:pPr>
              <w:spacing w:line="0" w:lineRule="atLeast"/>
              <w:jc w:val="right"/>
              <w:rPr>
                <w:rFonts w:eastAsia="標楷體"/>
                <w:bCs/>
                <w:color w:val="000000" w:themeColor="text1"/>
                <w:sz w:val="26"/>
                <w:szCs w:val="26"/>
              </w:rPr>
            </w:pPr>
            <w:r w:rsidRPr="00531292">
              <w:rPr>
                <w:rFonts w:eastAsia="標楷體"/>
                <w:bCs/>
                <w:color w:val="000000" w:themeColor="text1"/>
                <w:sz w:val="26"/>
                <w:szCs w:val="26"/>
              </w:rPr>
              <w:t xml:space="preserve">1,173,936 </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Pr="00A61BCB" w:rsidRDefault="001771C7" w:rsidP="004A758F">
            <w:pPr>
              <w:spacing w:line="0" w:lineRule="atLeast"/>
              <w:jc w:val="center"/>
              <w:rPr>
                <w:rFonts w:eastAsia="標楷體"/>
                <w:sz w:val="26"/>
                <w:szCs w:val="26"/>
              </w:rPr>
            </w:pPr>
            <w:r>
              <w:rPr>
                <w:rFonts w:eastAsia="標楷體" w:hint="eastAsia"/>
                <w:sz w:val="26"/>
                <w:szCs w:val="26"/>
              </w:rPr>
              <w:t>利息收入</w:t>
            </w:r>
          </w:p>
        </w:tc>
        <w:tc>
          <w:tcPr>
            <w:tcW w:w="490" w:type="dxa"/>
            <w:vMerge/>
            <w:shd w:val="clear" w:color="auto" w:fill="auto"/>
            <w:vAlign w:val="center"/>
          </w:tcPr>
          <w:p w:rsidR="001771C7" w:rsidRDefault="001771C7" w:rsidP="000E6DBC">
            <w:pPr>
              <w:spacing w:line="0" w:lineRule="atLeast"/>
              <w:jc w:val="center"/>
              <w:rPr>
                <w:rFonts w:eastAsia="標楷體"/>
                <w:bCs/>
                <w:sz w:val="26"/>
                <w:szCs w:val="26"/>
              </w:rPr>
            </w:pPr>
          </w:p>
        </w:tc>
        <w:tc>
          <w:tcPr>
            <w:tcW w:w="1539" w:type="dxa"/>
            <w:shd w:val="clear" w:color="auto" w:fill="auto"/>
            <w:vAlign w:val="center"/>
          </w:tcPr>
          <w:p w:rsidR="001771C7" w:rsidRDefault="001771C7" w:rsidP="00736C74">
            <w:pPr>
              <w:spacing w:line="0" w:lineRule="atLeast"/>
              <w:jc w:val="both"/>
              <w:rPr>
                <w:rFonts w:eastAsia="標楷體"/>
                <w:sz w:val="26"/>
                <w:szCs w:val="26"/>
              </w:rPr>
            </w:pPr>
            <w:r w:rsidRPr="002043DF">
              <w:rPr>
                <w:rFonts w:eastAsia="標楷體" w:hint="eastAsia"/>
                <w:sz w:val="26"/>
                <w:szCs w:val="26"/>
              </w:rPr>
              <w:t>開</w:t>
            </w:r>
            <w:proofErr w:type="gramStart"/>
            <w:r w:rsidRPr="002043DF">
              <w:rPr>
                <w:rFonts w:eastAsia="標楷體" w:hint="eastAsia"/>
                <w:sz w:val="26"/>
                <w:szCs w:val="26"/>
              </w:rPr>
              <w:t>曼</w:t>
            </w:r>
            <w:proofErr w:type="gramEnd"/>
            <w:r w:rsidRPr="002043DF">
              <w:rPr>
                <w:rFonts w:eastAsia="標楷體" w:hint="eastAsia"/>
                <w:sz w:val="26"/>
                <w:szCs w:val="26"/>
              </w:rPr>
              <w:t>矽成台灣分公司</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利息收入</w:t>
            </w:r>
          </w:p>
        </w:tc>
        <w:tc>
          <w:tcPr>
            <w:tcW w:w="2410" w:type="dxa"/>
            <w:shd w:val="clear" w:color="auto" w:fill="auto"/>
            <w:noWrap/>
            <w:vAlign w:val="center"/>
          </w:tcPr>
          <w:p w:rsidR="001771C7" w:rsidRPr="00D6700C" w:rsidRDefault="00DC603D" w:rsidP="000E6DBC">
            <w:pPr>
              <w:spacing w:line="0" w:lineRule="atLeast"/>
              <w:jc w:val="right"/>
              <w:rPr>
                <w:rFonts w:eastAsia="標楷體"/>
                <w:bCs/>
                <w:sz w:val="26"/>
                <w:szCs w:val="26"/>
              </w:rPr>
            </w:pPr>
            <w:r>
              <w:rPr>
                <w:rFonts w:eastAsia="標楷體" w:hint="eastAsia"/>
                <w:sz w:val="26"/>
                <w:szCs w:val="26"/>
              </w:rPr>
              <w:t>17,4</w:t>
            </w:r>
            <w:r w:rsidR="00F365BE">
              <w:rPr>
                <w:rFonts w:eastAsia="標楷體" w:hint="eastAsia"/>
                <w:sz w:val="26"/>
                <w:szCs w:val="26"/>
              </w:rPr>
              <w:t>60</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Default="001771C7" w:rsidP="004A758F">
            <w:pPr>
              <w:spacing w:line="0" w:lineRule="atLeast"/>
              <w:jc w:val="center"/>
              <w:rPr>
                <w:rFonts w:eastAsia="標楷體"/>
                <w:sz w:val="26"/>
                <w:szCs w:val="26"/>
              </w:rPr>
            </w:pPr>
            <w:r>
              <w:rPr>
                <w:rFonts w:eastAsia="標楷體" w:hint="eastAsia"/>
                <w:sz w:val="26"/>
                <w:szCs w:val="26"/>
              </w:rPr>
              <w:t>資金融通</w:t>
            </w:r>
          </w:p>
        </w:tc>
        <w:tc>
          <w:tcPr>
            <w:tcW w:w="490" w:type="dxa"/>
            <w:vMerge w:val="restart"/>
            <w:shd w:val="clear" w:color="auto" w:fill="auto"/>
            <w:vAlign w:val="center"/>
          </w:tcPr>
          <w:p w:rsidR="001771C7" w:rsidRDefault="001771C7" w:rsidP="000E6DBC">
            <w:pPr>
              <w:spacing w:line="0" w:lineRule="atLeast"/>
              <w:jc w:val="center"/>
              <w:rPr>
                <w:rFonts w:eastAsia="標楷體"/>
                <w:bCs/>
                <w:sz w:val="26"/>
                <w:szCs w:val="26"/>
              </w:rPr>
            </w:pPr>
            <w:r>
              <w:rPr>
                <w:rFonts w:eastAsia="標楷體" w:hint="eastAsia"/>
                <w:bCs/>
                <w:sz w:val="26"/>
                <w:szCs w:val="26"/>
              </w:rPr>
              <w:t>5(2)</w:t>
            </w:r>
          </w:p>
        </w:tc>
        <w:tc>
          <w:tcPr>
            <w:tcW w:w="1539" w:type="dxa"/>
            <w:shd w:val="clear" w:color="auto" w:fill="auto"/>
            <w:vAlign w:val="center"/>
          </w:tcPr>
          <w:p w:rsidR="001771C7" w:rsidRPr="002043DF" w:rsidRDefault="001771C7" w:rsidP="00736C74">
            <w:pPr>
              <w:spacing w:line="0" w:lineRule="atLeast"/>
              <w:jc w:val="both"/>
              <w:rPr>
                <w:rFonts w:eastAsia="標楷體"/>
                <w:sz w:val="26"/>
                <w:szCs w:val="26"/>
              </w:rPr>
            </w:pPr>
            <w:r>
              <w:rPr>
                <w:rFonts w:eastAsia="標楷體" w:hint="eastAsia"/>
                <w:sz w:val="26"/>
                <w:szCs w:val="26"/>
              </w:rPr>
              <w:t>ISSI-USA</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短期貸款</w:t>
            </w:r>
          </w:p>
        </w:tc>
        <w:tc>
          <w:tcPr>
            <w:tcW w:w="2410" w:type="dxa"/>
            <w:shd w:val="clear" w:color="auto" w:fill="auto"/>
            <w:noWrap/>
            <w:vAlign w:val="center"/>
          </w:tcPr>
          <w:p w:rsidR="001771C7" w:rsidRDefault="001771C7" w:rsidP="00DC603D">
            <w:pPr>
              <w:spacing w:line="0" w:lineRule="atLeast"/>
              <w:jc w:val="right"/>
              <w:rPr>
                <w:rFonts w:eastAsia="標楷體"/>
                <w:sz w:val="26"/>
                <w:szCs w:val="26"/>
              </w:rPr>
            </w:pPr>
            <w:r>
              <w:rPr>
                <w:rFonts w:eastAsia="標楷體" w:hint="eastAsia"/>
                <w:sz w:val="26"/>
                <w:szCs w:val="26"/>
              </w:rPr>
              <w:t>5</w:t>
            </w:r>
            <w:r w:rsidR="00451BDE">
              <w:rPr>
                <w:rFonts w:eastAsia="標楷體" w:hint="eastAsia"/>
                <w:sz w:val="26"/>
                <w:szCs w:val="26"/>
              </w:rPr>
              <w:t>69</w:t>
            </w:r>
            <w:r>
              <w:rPr>
                <w:rFonts w:eastAsia="標楷體" w:hint="eastAsia"/>
                <w:sz w:val="26"/>
                <w:szCs w:val="26"/>
              </w:rPr>
              <w:t>,</w:t>
            </w:r>
            <w:r w:rsidR="00451BDE">
              <w:rPr>
                <w:rFonts w:eastAsia="標楷體" w:hint="eastAsia"/>
                <w:sz w:val="26"/>
                <w:szCs w:val="26"/>
              </w:rPr>
              <w:t>553</w:t>
            </w:r>
          </w:p>
        </w:tc>
      </w:tr>
      <w:tr w:rsidR="001771C7" w:rsidRPr="00EA272E" w:rsidTr="004F45A7">
        <w:trPr>
          <w:trHeight w:val="685"/>
        </w:trPr>
        <w:tc>
          <w:tcPr>
            <w:tcW w:w="1876" w:type="dxa"/>
            <w:vMerge/>
            <w:shd w:val="clear" w:color="auto" w:fill="auto"/>
            <w:noWrap/>
            <w:vAlign w:val="center"/>
          </w:tcPr>
          <w:p w:rsidR="001771C7" w:rsidRDefault="001771C7" w:rsidP="000E6DBC">
            <w:pPr>
              <w:spacing w:line="0" w:lineRule="atLeast"/>
              <w:jc w:val="center"/>
              <w:rPr>
                <w:rFonts w:eastAsia="標楷體"/>
                <w:sz w:val="26"/>
                <w:szCs w:val="26"/>
              </w:rPr>
            </w:pPr>
          </w:p>
        </w:tc>
        <w:tc>
          <w:tcPr>
            <w:tcW w:w="796" w:type="dxa"/>
            <w:shd w:val="clear" w:color="auto" w:fill="auto"/>
            <w:noWrap/>
            <w:vAlign w:val="center"/>
          </w:tcPr>
          <w:p w:rsidR="001771C7" w:rsidRDefault="001771C7" w:rsidP="004A758F">
            <w:pPr>
              <w:spacing w:line="0" w:lineRule="atLeast"/>
              <w:jc w:val="center"/>
              <w:rPr>
                <w:rFonts w:eastAsia="標楷體"/>
                <w:sz w:val="26"/>
                <w:szCs w:val="26"/>
              </w:rPr>
            </w:pPr>
            <w:r>
              <w:rPr>
                <w:rFonts w:eastAsia="標楷體" w:hint="eastAsia"/>
                <w:sz w:val="26"/>
                <w:szCs w:val="26"/>
              </w:rPr>
              <w:t>利息收入</w:t>
            </w:r>
          </w:p>
        </w:tc>
        <w:tc>
          <w:tcPr>
            <w:tcW w:w="490" w:type="dxa"/>
            <w:vMerge/>
            <w:shd w:val="clear" w:color="auto" w:fill="auto"/>
            <w:vAlign w:val="center"/>
          </w:tcPr>
          <w:p w:rsidR="001771C7" w:rsidRDefault="001771C7" w:rsidP="000E6DBC">
            <w:pPr>
              <w:spacing w:line="0" w:lineRule="atLeast"/>
              <w:jc w:val="center"/>
              <w:rPr>
                <w:rFonts w:eastAsia="標楷體"/>
                <w:bCs/>
                <w:sz w:val="26"/>
                <w:szCs w:val="26"/>
              </w:rPr>
            </w:pPr>
          </w:p>
        </w:tc>
        <w:tc>
          <w:tcPr>
            <w:tcW w:w="1539" w:type="dxa"/>
            <w:shd w:val="clear" w:color="auto" w:fill="auto"/>
            <w:vAlign w:val="center"/>
          </w:tcPr>
          <w:p w:rsidR="001771C7" w:rsidRPr="002043DF" w:rsidRDefault="001771C7" w:rsidP="00736C74">
            <w:pPr>
              <w:spacing w:line="0" w:lineRule="atLeast"/>
              <w:jc w:val="both"/>
              <w:rPr>
                <w:rFonts w:eastAsia="標楷體"/>
                <w:sz w:val="26"/>
                <w:szCs w:val="26"/>
              </w:rPr>
            </w:pPr>
            <w:r>
              <w:rPr>
                <w:rFonts w:eastAsia="標楷體" w:hint="eastAsia"/>
                <w:sz w:val="26"/>
                <w:szCs w:val="26"/>
              </w:rPr>
              <w:t>ISSI-USA</w:t>
            </w:r>
          </w:p>
        </w:tc>
        <w:tc>
          <w:tcPr>
            <w:tcW w:w="1678" w:type="dxa"/>
            <w:shd w:val="clear" w:color="auto" w:fill="auto"/>
            <w:noWrap/>
            <w:vAlign w:val="center"/>
          </w:tcPr>
          <w:p w:rsidR="001771C7" w:rsidRDefault="001771C7" w:rsidP="00593D4F">
            <w:pPr>
              <w:spacing w:line="0" w:lineRule="atLeast"/>
              <w:jc w:val="both"/>
              <w:rPr>
                <w:rFonts w:eastAsia="標楷體"/>
                <w:sz w:val="26"/>
                <w:szCs w:val="26"/>
              </w:rPr>
            </w:pPr>
            <w:r>
              <w:rPr>
                <w:rFonts w:eastAsia="標楷體" w:hint="eastAsia"/>
                <w:sz w:val="26"/>
                <w:szCs w:val="26"/>
              </w:rPr>
              <w:t>利息收入</w:t>
            </w:r>
          </w:p>
        </w:tc>
        <w:tc>
          <w:tcPr>
            <w:tcW w:w="2410" w:type="dxa"/>
            <w:shd w:val="clear" w:color="auto" w:fill="auto"/>
            <w:noWrap/>
            <w:vAlign w:val="center"/>
          </w:tcPr>
          <w:p w:rsidR="001771C7" w:rsidRDefault="00DC603D" w:rsidP="000E6DBC">
            <w:pPr>
              <w:spacing w:line="0" w:lineRule="atLeast"/>
              <w:jc w:val="right"/>
              <w:rPr>
                <w:rFonts w:eastAsia="標楷體"/>
                <w:sz w:val="26"/>
                <w:szCs w:val="26"/>
              </w:rPr>
            </w:pPr>
            <w:r>
              <w:rPr>
                <w:rFonts w:eastAsia="標楷體" w:hint="eastAsia"/>
                <w:sz w:val="26"/>
                <w:szCs w:val="26"/>
              </w:rPr>
              <w:t>6</w:t>
            </w:r>
            <w:r w:rsidR="001771C7">
              <w:rPr>
                <w:rFonts w:eastAsia="標楷體" w:hint="eastAsia"/>
                <w:sz w:val="26"/>
                <w:szCs w:val="26"/>
              </w:rPr>
              <w:t>,</w:t>
            </w:r>
            <w:r>
              <w:rPr>
                <w:rFonts w:eastAsia="標楷體" w:hint="eastAsia"/>
                <w:sz w:val="26"/>
                <w:szCs w:val="26"/>
              </w:rPr>
              <w:t>857</w:t>
            </w:r>
          </w:p>
        </w:tc>
      </w:tr>
    </w:tbl>
    <w:p w:rsidR="006240E2" w:rsidRDefault="00567251" w:rsidP="00BD6D02">
      <w:pPr>
        <w:pStyle w:val="3"/>
        <w:numPr>
          <w:ilvl w:val="0"/>
          <w:numId w:val="11"/>
        </w:numPr>
        <w:spacing w:beforeLines="50" w:before="120" w:afterLines="50" w:after="120" w:line="360" w:lineRule="auto"/>
        <w:ind w:leftChars="100" w:left="722" w:hanging="482"/>
        <w:jc w:val="both"/>
        <w:rPr>
          <w:rFonts w:ascii="Times New Roman" w:eastAsia="標楷體" w:hAnsi="Times New Roman"/>
          <w:sz w:val="32"/>
        </w:rPr>
      </w:pPr>
      <w:r w:rsidRPr="00EA272E">
        <w:rPr>
          <w:rFonts w:ascii="Times New Roman" w:eastAsia="標楷體" w:hAnsi="Times New Roman"/>
          <w:sz w:val="32"/>
        </w:rPr>
        <w:t>受控交易流程</w:t>
      </w:r>
      <w:r w:rsidR="00686FAB" w:rsidRPr="00EA272E">
        <w:rPr>
          <w:rFonts w:ascii="Times New Roman" w:eastAsia="標楷體" w:hAnsi="Times New Roman" w:hint="eastAsia"/>
          <w:sz w:val="32"/>
        </w:rPr>
        <w:t>及說明</w:t>
      </w: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EA272E">
        <w:rPr>
          <w:rFonts w:eastAsia="標楷體" w:hint="eastAsia"/>
          <w:b/>
          <w:sz w:val="28"/>
          <w:szCs w:val="26"/>
        </w:rPr>
        <w:t>有形資產之移轉</w:t>
      </w:r>
    </w:p>
    <w:p w:rsidR="006240E2" w:rsidRDefault="001275F1" w:rsidP="00BD6D02">
      <w:pPr>
        <w:numPr>
          <w:ilvl w:val="0"/>
          <w:numId w:val="48"/>
        </w:numPr>
        <w:tabs>
          <w:tab w:val="left" w:pos="1440"/>
          <w:tab w:val="left" w:pos="1560"/>
        </w:tabs>
        <w:spacing w:beforeLines="50" w:before="120" w:afterLines="50" w:after="120"/>
        <w:ind w:leftChars="300" w:left="1202" w:hanging="482"/>
        <w:jc w:val="both"/>
        <w:rPr>
          <w:rFonts w:eastAsia="標楷體"/>
          <w:sz w:val="26"/>
          <w:szCs w:val="26"/>
        </w:rPr>
      </w:pPr>
      <w:r>
        <w:rPr>
          <w:rFonts w:eastAsia="標楷體" w:hint="eastAsia"/>
          <w:sz w:val="26"/>
          <w:szCs w:val="26"/>
        </w:rPr>
        <w:t>進</w:t>
      </w:r>
      <w:r w:rsidRPr="00FC1E0C">
        <w:rPr>
          <w:rFonts w:eastAsia="標楷體" w:hint="eastAsia"/>
          <w:sz w:val="26"/>
          <w:szCs w:val="26"/>
        </w:rPr>
        <w:t>貨</w:t>
      </w:r>
    </w:p>
    <w:p w:rsidR="005533A1" w:rsidRDefault="005533A1" w:rsidP="005F05E7">
      <w:pPr>
        <w:numPr>
          <w:ilvl w:val="3"/>
          <w:numId w:val="52"/>
        </w:numPr>
        <w:spacing w:line="360" w:lineRule="auto"/>
        <w:jc w:val="both"/>
        <w:outlineLvl w:val="2"/>
        <w:rPr>
          <w:rFonts w:eastAsia="標楷體"/>
          <w:sz w:val="26"/>
          <w:szCs w:val="26"/>
        </w:rPr>
      </w:pPr>
      <w:r w:rsidRPr="0083445B">
        <w:rPr>
          <w:rFonts w:eastAsia="標楷體"/>
          <w:sz w:val="26"/>
          <w:szCs w:val="26"/>
        </w:rPr>
        <w:t>矽成向</w:t>
      </w:r>
      <w:r w:rsidRPr="0083445B">
        <w:rPr>
          <w:rFonts w:eastAsia="標楷體" w:hint="eastAsia"/>
          <w:sz w:val="26"/>
        </w:rPr>
        <w:t>開曼矽成台灣分公司</w:t>
      </w:r>
      <w:r w:rsidRPr="0083445B">
        <w:rPr>
          <w:rFonts w:eastAsia="標楷體"/>
          <w:sz w:val="26"/>
          <w:szCs w:val="26"/>
        </w:rPr>
        <w:t>購買記憶體晶片</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會計年度進貨金額為</w:t>
      </w:r>
      <w:r w:rsidR="00DC603D">
        <w:rPr>
          <w:rFonts w:hint="eastAsia"/>
          <w:sz w:val="26"/>
          <w:szCs w:val="26"/>
        </w:rPr>
        <w:t>689,535</w:t>
      </w:r>
      <w:r w:rsidR="00736C74" w:rsidRPr="00736C74">
        <w:rPr>
          <w:rFonts w:eastAsia="標楷體" w:hint="eastAsia"/>
          <w:bCs/>
          <w:sz w:val="26"/>
          <w:szCs w:val="26"/>
        </w:rPr>
        <w:t>仟</w:t>
      </w:r>
      <w:r w:rsidRPr="0083445B">
        <w:rPr>
          <w:rFonts w:eastAsia="標楷體" w:hint="eastAsia"/>
          <w:bCs/>
          <w:sz w:val="26"/>
          <w:szCs w:val="26"/>
        </w:rPr>
        <w:t>元</w:t>
      </w:r>
      <w:r w:rsidRPr="0083445B">
        <w:rPr>
          <w:rFonts w:eastAsia="標楷體"/>
          <w:sz w:val="26"/>
          <w:szCs w:val="26"/>
        </w:rPr>
        <w:t>。</w:t>
      </w:r>
    </w:p>
    <w:p w:rsidR="004A758F" w:rsidRPr="00437087" w:rsidRDefault="00D35A20" w:rsidP="004A758F">
      <w:pPr>
        <w:numPr>
          <w:ilvl w:val="3"/>
          <w:numId w:val="52"/>
        </w:numPr>
        <w:spacing w:line="360" w:lineRule="auto"/>
        <w:jc w:val="both"/>
        <w:outlineLvl w:val="2"/>
        <w:rPr>
          <w:rFonts w:eastAsia="標楷體"/>
          <w:sz w:val="26"/>
          <w:szCs w:val="26"/>
        </w:rPr>
      </w:pPr>
      <w:r w:rsidRPr="00437087">
        <w:rPr>
          <w:rFonts w:eastAsia="標楷體"/>
          <w:sz w:val="26"/>
          <w:szCs w:val="26"/>
        </w:rPr>
        <w:t>矽成</w:t>
      </w:r>
      <w:proofErr w:type="gramStart"/>
      <w:r w:rsidRPr="00437087">
        <w:rPr>
          <w:rFonts w:eastAsia="標楷體"/>
          <w:sz w:val="26"/>
          <w:szCs w:val="26"/>
        </w:rPr>
        <w:t>向恩奇達</w:t>
      </w:r>
      <w:proofErr w:type="gramEnd"/>
      <w:r w:rsidRPr="00437087">
        <w:rPr>
          <w:rFonts w:eastAsia="標楷體"/>
          <w:sz w:val="26"/>
          <w:szCs w:val="26"/>
        </w:rPr>
        <w:t>購買記憶體晶片</w:t>
      </w:r>
      <w:r w:rsidRPr="00437087">
        <w:rPr>
          <w:rFonts w:eastAsia="標楷體" w:hint="eastAsia"/>
          <w:sz w:val="26"/>
          <w:szCs w:val="26"/>
        </w:rPr>
        <w:t>，</w:t>
      </w:r>
      <w:r w:rsidR="00D57BD3" w:rsidRPr="00437087">
        <w:rPr>
          <w:rFonts w:eastAsia="標楷體" w:hint="eastAsia"/>
          <w:sz w:val="26"/>
          <w:szCs w:val="26"/>
        </w:rPr>
        <w:t>10</w:t>
      </w:r>
      <w:r w:rsidR="00DC603D">
        <w:rPr>
          <w:rFonts w:eastAsia="標楷體" w:hint="eastAsia"/>
          <w:sz w:val="26"/>
          <w:szCs w:val="26"/>
        </w:rPr>
        <w:t>5</w:t>
      </w:r>
      <w:r w:rsidRPr="00437087">
        <w:rPr>
          <w:rFonts w:eastAsia="標楷體" w:hint="eastAsia"/>
          <w:sz w:val="26"/>
          <w:szCs w:val="26"/>
        </w:rPr>
        <w:t>會計年度進貨金額為</w:t>
      </w:r>
      <w:r w:rsidR="00DC603D">
        <w:rPr>
          <w:rFonts w:eastAsia="標楷體" w:hint="eastAsia"/>
          <w:bCs/>
          <w:sz w:val="26"/>
          <w:szCs w:val="26"/>
        </w:rPr>
        <w:t>14,759</w:t>
      </w:r>
      <w:r w:rsidRPr="00437087">
        <w:rPr>
          <w:rFonts w:eastAsia="標楷體" w:hint="eastAsia"/>
          <w:bCs/>
          <w:sz w:val="26"/>
          <w:szCs w:val="26"/>
        </w:rPr>
        <w:t>仟元</w:t>
      </w:r>
      <w:r w:rsidRPr="00437087">
        <w:rPr>
          <w:rFonts w:eastAsia="標楷體"/>
          <w:sz w:val="26"/>
          <w:szCs w:val="26"/>
        </w:rPr>
        <w:t>。</w:t>
      </w:r>
    </w:p>
    <w:p w:rsidR="006240E2" w:rsidRDefault="001275F1" w:rsidP="00BD6D02">
      <w:pPr>
        <w:numPr>
          <w:ilvl w:val="0"/>
          <w:numId w:val="48"/>
        </w:numPr>
        <w:tabs>
          <w:tab w:val="left" w:pos="1440"/>
          <w:tab w:val="left" w:pos="1560"/>
        </w:tabs>
        <w:spacing w:beforeLines="50" w:before="120" w:afterLines="50" w:after="120"/>
        <w:ind w:leftChars="300" w:left="1202" w:hanging="482"/>
        <w:jc w:val="both"/>
        <w:rPr>
          <w:rFonts w:eastAsia="標楷體"/>
          <w:sz w:val="26"/>
          <w:szCs w:val="26"/>
        </w:rPr>
      </w:pPr>
      <w:r w:rsidRPr="0083445B">
        <w:rPr>
          <w:rFonts w:eastAsia="標楷體" w:hint="eastAsia"/>
          <w:sz w:val="26"/>
          <w:szCs w:val="26"/>
        </w:rPr>
        <w:t>銷貨</w:t>
      </w:r>
    </w:p>
    <w:p w:rsidR="00DC603D" w:rsidRDefault="00DC603D" w:rsidP="00DC603D">
      <w:pPr>
        <w:numPr>
          <w:ilvl w:val="3"/>
          <w:numId w:val="52"/>
        </w:numPr>
        <w:spacing w:after="100" w:afterAutospacing="1" w:line="360" w:lineRule="auto"/>
        <w:ind w:hanging="482"/>
        <w:jc w:val="both"/>
        <w:outlineLvl w:val="2"/>
        <w:rPr>
          <w:rFonts w:eastAsia="標楷體"/>
          <w:sz w:val="26"/>
          <w:szCs w:val="26"/>
        </w:rPr>
      </w:pPr>
      <w:r>
        <w:rPr>
          <w:rFonts w:eastAsia="標楷體" w:hint="eastAsia"/>
          <w:sz w:val="26"/>
          <w:szCs w:val="26"/>
        </w:rPr>
        <w:lastRenderedPageBreak/>
        <w:t>矽成銷售</w:t>
      </w:r>
      <w:r w:rsidRPr="00437087">
        <w:rPr>
          <w:rFonts w:eastAsia="標楷體"/>
          <w:sz w:val="26"/>
          <w:szCs w:val="26"/>
        </w:rPr>
        <w:t>記憶體晶片</w:t>
      </w:r>
      <w:r>
        <w:rPr>
          <w:rFonts w:eastAsia="標楷體" w:hint="eastAsia"/>
          <w:sz w:val="26"/>
          <w:szCs w:val="26"/>
        </w:rPr>
        <w:t>，</w:t>
      </w:r>
      <w:proofErr w:type="gramStart"/>
      <w:r>
        <w:rPr>
          <w:rFonts w:eastAsia="標楷體" w:hint="eastAsia"/>
          <w:sz w:val="26"/>
          <w:szCs w:val="26"/>
        </w:rPr>
        <w:t>為調貨</w:t>
      </w:r>
      <w:proofErr w:type="gramEnd"/>
      <w:r>
        <w:rPr>
          <w:rFonts w:eastAsia="標楷體" w:hint="eastAsia"/>
          <w:sz w:val="26"/>
          <w:szCs w:val="26"/>
        </w:rPr>
        <w:t>性質，</w:t>
      </w:r>
      <w:r>
        <w:rPr>
          <w:rFonts w:eastAsia="標楷體" w:hint="eastAsia"/>
          <w:sz w:val="26"/>
          <w:szCs w:val="26"/>
        </w:rPr>
        <w:t>105</w:t>
      </w:r>
      <w:r>
        <w:rPr>
          <w:rFonts w:eastAsia="標楷體" w:hint="eastAsia"/>
          <w:sz w:val="26"/>
          <w:szCs w:val="26"/>
        </w:rPr>
        <w:t>會計年度銷貨金額為</w:t>
      </w:r>
      <w:r>
        <w:rPr>
          <w:rFonts w:eastAsia="標楷體" w:hint="eastAsia"/>
          <w:bCs/>
          <w:sz w:val="26"/>
          <w:szCs w:val="26"/>
        </w:rPr>
        <w:t>2,621</w:t>
      </w:r>
      <w:r w:rsidR="00B30D7D" w:rsidRPr="00437087">
        <w:rPr>
          <w:rFonts w:eastAsia="標楷體" w:hint="eastAsia"/>
          <w:bCs/>
          <w:sz w:val="26"/>
          <w:szCs w:val="26"/>
        </w:rPr>
        <w:t>仟</w:t>
      </w:r>
      <w:r>
        <w:rPr>
          <w:rFonts w:eastAsia="標楷體" w:hint="eastAsia"/>
          <w:bCs/>
          <w:sz w:val="26"/>
          <w:szCs w:val="26"/>
        </w:rPr>
        <w:t>元。</w:t>
      </w:r>
    </w:p>
    <w:p w:rsidR="006240E2" w:rsidRDefault="008C4762" w:rsidP="00DC603D">
      <w:pPr>
        <w:numPr>
          <w:ilvl w:val="3"/>
          <w:numId w:val="52"/>
        </w:numPr>
        <w:spacing w:after="100" w:afterAutospacing="1" w:line="360" w:lineRule="auto"/>
        <w:ind w:hanging="482"/>
        <w:jc w:val="both"/>
        <w:outlineLvl w:val="2"/>
        <w:rPr>
          <w:rFonts w:eastAsia="標楷體"/>
          <w:sz w:val="26"/>
          <w:szCs w:val="26"/>
        </w:rPr>
      </w:pPr>
      <w:r w:rsidRPr="0083445B">
        <w:rPr>
          <w:rFonts w:eastAsia="標楷體" w:hint="eastAsia"/>
          <w:sz w:val="26"/>
          <w:szCs w:val="26"/>
        </w:rPr>
        <w:t>矽成向</w:t>
      </w:r>
      <w:r w:rsidR="00D57BD3" w:rsidRPr="0083445B">
        <w:rPr>
          <w:rFonts w:eastAsia="標楷體" w:hint="eastAsia"/>
          <w:sz w:val="26"/>
        </w:rPr>
        <w:t>開曼矽成台灣分公司</w:t>
      </w:r>
      <w:r w:rsidR="000D6DF5">
        <w:rPr>
          <w:rFonts w:eastAsia="標楷體" w:hint="eastAsia"/>
          <w:sz w:val="26"/>
        </w:rPr>
        <w:t>、</w:t>
      </w:r>
      <w:proofErr w:type="gramStart"/>
      <w:r w:rsidR="000D6DF5">
        <w:rPr>
          <w:rFonts w:eastAsia="標楷體" w:hint="eastAsia"/>
          <w:sz w:val="26"/>
        </w:rPr>
        <w:t>恩奇達</w:t>
      </w:r>
      <w:proofErr w:type="gramEnd"/>
      <w:r w:rsidRPr="0083445B">
        <w:rPr>
          <w:rFonts w:eastAsia="標楷體" w:hint="eastAsia"/>
          <w:sz w:val="26"/>
          <w:szCs w:val="26"/>
        </w:rPr>
        <w:t>進貨後，</w:t>
      </w:r>
      <w:r w:rsidR="00EF4662">
        <w:rPr>
          <w:rFonts w:eastAsia="標楷體" w:hint="eastAsia"/>
          <w:sz w:val="26"/>
          <w:szCs w:val="26"/>
        </w:rPr>
        <w:t>因發現</w:t>
      </w:r>
      <w:r w:rsidRPr="0083445B">
        <w:rPr>
          <w:rFonts w:eastAsia="標楷體" w:hint="eastAsia"/>
          <w:sz w:val="26"/>
          <w:szCs w:val="26"/>
        </w:rPr>
        <w:t>不符需求之產品，</w:t>
      </w:r>
      <w:proofErr w:type="gramStart"/>
      <w:r w:rsidRPr="0083445B">
        <w:rPr>
          <w:rFonts w:eastAsia="標楷體" w:hint="eastAsia"/>
          <w:sz w:val="26"/>
          <w:szCs w:val="26"/>
        </w:rPr>
        <w:t>逕</w:t>
      </w:r>
      <w:proofErr w:type="gramEnd"/>
      <w:r w:rsidRPr="0083445B">
        <w:rPr>
          <w:rFonts w:eastAsia="標楷體" w:hint="eastAsia"/>
          <w:sz w:val="26"/>
          <w:szCs w:val="26"/>
        </w:rPr>
        <w:t>以銷貨方式</w:t>
      </w:r>
      <w:r w:rsidR="00D35A20">
        <w:rPr>
          <w:rFonts w:eastAsia="標楷體" w:hint="eastAsia"/>
          <w:sz w:val="26"/>
          <w:szCs w:val="26"/>
        </w:rPr>
        <w:t>退</w:t>
      </w:r>
      <w:r w:rsidRPr="001855E1">
        <w:rPr>
          <w:rFonts w:eastAsia="標楷體" w:hint="eastAsia"/>
          <w:sz w:val="26"/>
          <w:szCs w:val="26"/>
        </w:rPr>
        <w:t>回</w:t>
      </w:r>
      <w:r w:rsidR="00341BB0" w:rsidRPr="00341BB0">
        <w:rPr>
          <w:rFonts w:eastAsia="標楷體" w:hint="eastAsia"/>
          <w:sz w:val="26"/>
          <w:szCs w:val="26"/>
        </w:rPr>
        <w:t>向</w:t>
      </w:r>
      <w:r w:rsidR="004A758F" w:rsidRPr="001855E1">
        <w:rPr>
          <w:rFonts w:eastAsia="標楷體" w:hint="eastAsia"/>
          <w:sz w:val="26"/>
        </w:rPr>
        <w:t>開曼矽成台灣分公司</w:t>
      </w:r>
      <w:r w:rsidR="00341BB0" w:rsidRPr="00341BB0">
        <w:rPr>
          <w:rFonts w:eastAsia="標楷體" w:hint="eastAsia"/>
          <w:sz w:val="26"/>
          <w:szCs w:val="26"/>
        </w:rPr>
        <w:t>之進貨</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會計年度金額</w:t>
      </w:r>
      <w:r w:rsidR="000D6DF5">
        <w:rPr>
          <w:rFonts w:eastAsia="標楷體" w:hint="eastAsia"/>
          <w:sz w:val="26"/>
          <w:szCs w:val="26"/>
        </w:rPr>
        <w:t>分別</w:t>
      </w:r>
      <w:r w:rsidRPr="0083445B">
        <w:rPr>
          <w:rFonts w:eastAsia="標楷體" w:hint="eastAsia"/>
          <w:sz w:val="26"/>
          <w:szCs w:val="26"/>
        </w:rPr>
        <w:t>為</w:t>
      </w:r>
      <w:r w:rsidR="00924430">
        <w:rPr>
          <w:rFonts w:eastAsia="標楷體" w:hint="eastAsia"/>
          <w:sz w:val="26"/>
          <w:szCs w:val="26"/>
        </w:rPr>
        <w:t>47</w:t>
      </w:r>
      <w:r w:rsidR="000D6DF5">
        <w:rPr>
          <w:rFonts w:eastAsia="標楷體" w:hint="eastAsia"/>
          <w:sz w:val="26"/>
          <w:szCs w:val="26"/>
        </w:rPr>
        <w:t>5</w:t>
      </w:r>
      <w:r w:rsidR="0050245D">
        <w:rPr>
          <w:rFonts w:eastAsia="標楷體" w:hint="eastAsia"/>
          <w:sz w:val="26"/>
          <w:szCs w:val="26"/>
        </w:rPr>
        <w:t>及</w:t>
      </w:r>
      <w:r w:rsidR="00EF2810" w:rsidDel="00EF2810">
        <w:rPr>
          <w:rFonts w:eastAsia="標楷體" w:hint="eastAsia"/>
          <w:sz w:val="26"/>
          <w:szCs w:val="26"/>
        </w:rPr>
        <w:t xml:space="preserve"> </w:t>
      </w:r>
      <w:r w:rsidR="000D6DF5">
        <w:rPr>
          <w:rFonts w:eastAsia="標楷體" w:hint="eastAsia"/>
          <w:sz w:val="26"/>
          <w:szCs w:val="26"/>
        </w:rPr>
        <w:t>1</w:t>
      </w:r>
      <w:r w:rsidRPr="0083445B">
        <w:rPr>
          <w:rFonts w:eastAsia="標楷體" w:hint="eastAsia"/>
          <w:bCs/>
          <w:sz w:val="26"/>
          <w:szCs w:val="26"/>
        </w:rPr>
        <w:t>仟元</w:t>
      </w:r>
      <w:r w:rsidRPr="0083445B">
        <w:rPr>
          <w:rFonts w:eastAsia="標楷體"/>
          <w:sz w:val="26"/>
          <w:szCs w:val="26"/>
        </w:rPr>
        <w:t>。</w:t>
      </w:r>
    </w:p>
    <w:p w:rsidR="006240E2" w:rsidRDefault="004A758F" w:rsidP="00BD6D02">
      <w:pPr>
        <w:numPr>
          <w:ilvl w:val="0"/>
          <w:numId w:val="49"/>
        </w:numPr>
        <w:tabs>
          <w:tab w:val="left" w:pos="1134"/>
        </w:tabs>
        <w:spacing w:beforeLines="50" w:before="120" w:afterLines="50" w:after="120" w:line="360" w:lineRule="auto"/>
        <w:jc w:val="both"/>
        <w:rPr>
          <w:rFonts w:eastAsia="標楷體"/>
          <w:sz w:val="26"/>
          <w:szCs w:val="26"/>
        </w:rPr>
      </w:pPr>
      <w:r w:rsidRPr="002C1B42">
        <w:rPr>
          <w:rFonts w:eastAsia="標楷體" w:hint="eastAsia"/>
          <w:sz w:val="26"/>
          <w:szCs w:val="26"/>
        </w:rPr>
        <w:t>矽成與</w:t>
      </w:r>
      <w:proofErr w:type="gramStart"/>
      <w:r w:rsidRPr="002C1B42">
        <w:rPr>
          <w:rFonts w:eastAsia="標楷體" w:hint="eastAsia"/>
          <w:sz w:val="26"/>
          <w:szCs w:val="26"/>
        </w:rPr>
        <w:t>關係企業間</w:t>
      </w:r>
      <w:r>
        <w:rPr>
          <w:rFonts w:eastAsia="標楷體" w:hint="eastAsia"/>
          <w:sz w:val="26"/>
          <w:szCs w:val="26"/>
        </w:rPr>
        <w:t>進</w:t>
      </w:r>
      <w:proofErr w:type="gramEnd"/>
      <w:r>
        <w:rPr>
          <w:rFonts w:eastAsia="標楷體" w:hint="eastAsia"/>
          <w:sz w:val="26"/>
          <w:szCs w:val="26"/>
        </w:rPr>
        <w:t>、</w:t>
      </w:r>
      <w:proofErr w:type="gramStart"/>
      <w:r>
        <w:rPr>
          <w:rFonts w:eastAsia="標楷體" w:hint="eastAsia"/>
          <w:sz w:val="26"/>
          <w:szCs w:val="26"/>
        </w:rPr>
        <w:t>銷貨</w:t>
      </w:r>
      <w:r w:rsidRPr="002C1B42">
        <w:rPr>
          <w:rFonts w:eastAsia="標楷體" w:hint="eastAsia"/>
          <w:sz w:val="26"/>
          <w:szCs w:val="26"/>
        </w:rPr>
        <w:t>受控</w:t>
      </w:r>
      <w:proofErr w:type="gramEnd"/>
      <w:r w:rsidRPr="002C1B42">
        <w:rPr>
          <w:rFonts w:eastAsia="標楷體" w:hint="eastAsia"/>
          <w:sz w:val="26"/>
          <w:szCs w:val="26"/>
        </w:rPr>
        <w:t>交易流程如下圖所示：</w:t>
      </w:r>
    </w:p>
    <w:p w:rsidR="006240E2" w:rsidRDefault="000D6DF5"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62688" behindDoc="0" locked="0" layoutInCell="1" allowOverlap="1" wp14:anchorId="3889C450" wp14:editId="183CF6F9">
                <wp:simplePos x="0" y="0"/>
                <wp:positionH relativeFrom="column">
                  <wp:posOffset>2696210</wp:posOffset>
                </wp:positionH>
                <wp:positionV relativeFrom="paragraph">
                  <wp:posOffset>368671</wp:posOffset>
                </wp:positionV>
                <wp:extent cx="585470" cy="0"/>
                <wp:effectExtent l="38100" t="76200" r="0" b="95250"/>
                <wp:wrapNone/>
                <wp:docPr id="4"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1" o:spid="_x0000_s1026" type="#_x0000_t32" style="position:absolute;margin-left:212.3pt;margin-top:29.05pt;width:46.1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" strokeweight="1.5pt">
                <v:stroke startarrow="block"/>
              </v:shape>
            </w:pict>
          </mc:Fallback>
        </mc:AlternateContent>
      </w:r>
      <w:r>
        <w:rPr>
          <w:rFonts w:eastAsia="標楷體"/>
          <w:b/>
          <w:noProof/>
          <w:sz w:val="28"/>
          <w:szCs w:val="26"/>
        </w:rPr>
        <mc:AlternateContent>
          <mc:Choice Requires="wps">
            <w:drawing>
              <wp:anchor distT="0" distB="0" distL="114300" distR="114300" simplePos="0" relativeHeight="251708416" behindDoc="0" locked="0" layoutInCell="1" allowOverlap="1" wp14:anchorId="75DB73FD" wp14:editId="7EFDA053">
                <wp:simplePos x="0" y="0"/>
                <wp:positionH relativeFrom="column">
                  <wp:posOffset>2710815</wp:posOffset>
                </wp:positionH>
                <wp:positionV relativeFrom="paragraph">
                  <wp:posOffset>212989</wp:posOffset>
                </wp:positionV>
                <wp:extent cx="585470" cy="0"/>
                <wp:effectExtent l="0" t="76200" r="24130" b="95250"/>
                <wp:wrapNone/>
                <wp:docPr id="43" name="AutoShape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57" o:spid="_x0000_s1026" type="#_x0000_t32" style="position:absolute;margin-left:213.45pt;margin-top:16.75pt;width:46.1pt;height:0;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" strokeweight="1.5pt">
                <v:stroke endarrow="block"/>
              </v:shape>
            </w:pict>
          </mc:Fallback>
        </mc:AlternateContent>
      </w:r>
      <w:r w:rsidR="00CE7E1F">
        <w:rPr>
          <w:rFonts w:eastAsia="標楷體"/>
          <w:b/>
          <w:noProof/>
          <w:sz w:val="28"/>
          <w:szCs w:val="26"/>
        </w:rPr>
        <mc:AlternateContent>
          <mc:Choice Requires="wps">
            <w:drawing>
              <wp:anchor distT="0" distB="0" distL="114300" distR="114300" simplePos="0" relativeHeight="251716608" behindDoc="0" locked="0" layoutInCell="1" allowOverlap="1" wp14:anchorId="62FC9440" wp14:editId="0ED03E15">
                <wp:simplePos x="0" y="0"/>
                <wp:positionH relativeFrom="column">
                  <wp:posOffset>1226185</wp:posOffset>
                </wp:positionH>
                <wp:positionV relativeFrom="paragraph">
                  <wp:posOffset>284480</wp:posOffset>
                </wp:positionV>
                <wp:extent cx="323215" cy="0"/>
                <wp:effectExtent l="16510" t="65405" r="22225" b="58420"/>
                <wp:wrapNone/>
                <wp:docPr id="42" name="AutoShape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215" cy="0"/>
                        </a:xfrm>
                        <a:prstGeom prst="straightConnector1">
                          <a:avLst/>
                        </a:prstGeom>
                        <a:noFill/>
                        <a:ln w="19050"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5" o:spid="_x0000_s1026" type="#_x0000_t32" style="position:absolute;margin-left:96.55pt;margin-top:22.4pt;width:25.45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" strokeweight="1.5pt">
                <v:stroke dashstyle="1 1" endarrow="block" endcap="round"/>
              </v:shape>
            </w:pict>
          </mc:Fallback>
        </mc:AlternateContent>
      </w:r>
      <w:r w:rsidR="00CE7E1F">
        <w:rPr>
          <w:rFonts w:eastAsia="標楷體"/>
          <w:b/>
          <w:noProof/>
          <w:sz w:val="28"/>
          <w:szCs w:val="26"/>
        </w:rPr>
        <mc:AlternateContent>
          <mc:Choice Requires="wps">
            <w:drawing>
              <wp:anchor distT="0" distB="0" distL="114300" distR="114300" simplePos="0" relativeHeight="251714560" behindDoc="0" locked="0" layoutInCell="1" allowOverlap="1" wp14:anchorId="65EA7582" wp14:editId="6EAAD9CF">
                <wp:simplePos x="0" y="0"/>
                <wp:positionH relativeFrom="column">
                  <wp:posOffset>4607560</wp:posOffset>
                </wp:positionH>
                <wp:positionV relativeFrom="paragraph">
                  <wp:posOffset>17780</wp:posOffset>
                </wp:positionV>
                <wp:extent cx="638175" cy="1495425"/>
                <wp:effectExtent l="26035" t="27305" r="40640" b="48895"/>
                <wp:wrapNone/>
                <wp:docPr id="41" name="Rectangle 7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accent1">
                            <a:lumMod val="100000"/>
                            <a:lumOff val="0"/>
                          </a:schemeClr>
                        </a:solidFill>
                        <a:ln w="38100">
                          <a:solidFill>
                            <a:schemeClr val="lt1">
                              <a:lumMod val="95000"/>
                              <a:lumOff val="0"/>
                            </a:schemeClr>
                          </a:solidFill>
                          <a:miter lim="800000"/>
                          <a:headEnd/>
                          <a:tailEnd/>
                        </a:ln>
                        <a:effectLst>
                          <a:outerShdw dist="28398" dir="3806097" algn="ctr" rotWithShape="0">
                            <a:schemeClr val="accent1">
                              <a:lumMod val="50000"/>
                              <a:lumOff val="0"/>
                              <a:alpha val="50000"/>
                            </a:schemeClr>
                          </a:outerShdw>
                        </a:effectLst>
                      </wps:spPr>
                      <wps:txbx>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p w:rsidR="00822279" w:rsidRPr="00EF51A0" w:rsidRDefault="00822279" w:rsidP="00BD6D02">
                            <w:pPr>
                              <w:spacing w:beforeLines="50" w:before="120"/>
                              <w:jc w:val="center"/>
                              <w:rPr>
                                <w:b/>
                                <w:sz w:val="28"/>
                              </w:rPr>
                            </w:pP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3" o:spid="_x0000_s1133" style="position:absolute;left:0;text-align:left;margin-left:362.8pt;margin-top:1.4pt;width:50.25pt;height:11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" fillcolor="#4f81bd [3204]" strokecolor="#f2f2f2 [3041]" strokeweight="3pt">
                <v:shadow on="t" color="#243f60 [1604]" opacity=".5" offset="1pt"/>
                <v:textbox style="layout-flow:vertical-ideographic">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p w:rsidR="00822279" w:rsidRPr="00EF51A0" w:rsidRDefault="00822279" w:rsidP="00BD6D02">
                      <w:pPr>
                        <w:spacing w:beforeLines="50" w:before="120"/>
                        <w:jc w:val="center"/>
                        <w:rPr>
                          <w:b/>
                          <w:sz w:val="28"/>
                        </w:rPr>
                      </w:pPr>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13536" behindDoc="0" locked="0" layoutInCell="1" allowOverlap="1" wp14:anchorId="2B72D562" wp14:editId="6F70DBC1">
                <wp:simplePos x="0" y="0"/>
                <wp:positionH relativeFrom="column">
                  <wp:posOffset>588010</wp:posOffset>
                </wp:positionH>
                <wp:positionV relativeFrom="paragraph">
                  <wp:posOffset>17780</wp:posOffset>
                </wp:positionV>
                <wp:extent cx="638175" cy="1495425"/>
                <wp:effectExtent l="26035" t="27305" r="40640" b="48895"/>
                <wp:wrapNone/>
                <wp:docPr id="40" name="Rectangle 7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62" o:spid="_x0000_s1134" style="position:absolute;left:0;text-align:left;margin-left:46.3pt;margin-top:1.4pt;width:50.25pt;height:117.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" fillcolor="#9bbb59 [3206]" strokecolor="#f2f2f2 [3041]" strokeweight="3pt">
                <v:shadow on="t" color="#4e6128 [1606]" opacity=".5" offset="1pt"/>
                <v:textbox style="layout-flow:vertical-ideographic">
                  <w:txbxContent>
                    <w:p w:rsidR="00822279" w:rsidRPr="004A758F" w:rsidRDefault="00822279" w:rsidP="00BD6D02">
                      <w:pPr>
                        <w:spacing w:beforeLines="50" w:before="120"/>
                        <w:jc w:val="center"/>
                        <w:rPr>
                          <w:rFonts w:ascii="標楷體" w:eastAsia="標楷體" w:hAnsi="標楷體"/>
                          <w:b/>
                          <w:color w:val="FFFFFF" w:themeColor="background1"/>
                          <w:sz w:val="28"/>
                        </w:rPr>
                      </w:pPr>
                      <w:r>
                        <w:rPr>
                          <w:rFonts w:ascii="標楷體" w:eastAsia="標楷體" w:hAnsi="標楷體" w:hint="eastAsia"/>
                          <w:b/>
                          <w:color w:val="FFFFFF" w:themeColor="background1"/>
                          <w:sz w:val="28"/>
                        </w:rPr>
                        <w:t>非關係企業</w:t>
                      </w:r>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10464" behindDoc="0" locked="0" layoutInCell="1" allowOverlap="1" wp14:anchorId="57AB5C12" wp14:editId="63F7FA2D">
                <wp:simplePos x="0" y="0"/>
                <wp:positionH relativeFrom="column">
                  <wp:posOffset>1549400</wp:posOffset>
                </wp:positionH>
                <wp:positionV relativeFrom="paragraph">
                  <wp:posOffset>65405</wp:posOffset>
                </wp:positionV>
                <wp:extent cx="1114425" cy="406400"/>
                <wp:effectExtent l="34925" t="36830" r="31750" b="33020"/>
                <wp:wrapNone/>
                <wp:docPr id="39" name="Rectangle 7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40640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adjustRightInd w:val="0"/>
                              <w:snapToGrid w:val="0"/>
                              <w:spacing w:beforeLines="50" w:before="120" w:line="200" w:lineRule="exact"/>
                              <w:jc w:val="center"/>
                              <w:rPr>
                                <w:rFonts w:ascii="標楷體" w:eastAsia="標楷體" w:hAnsi="標楷體"/>
                                <w:sz w:val="26"/>
                                <w:szCs w:val="26"/>
                              </w:rPr>
                            </w:pPr>
                            <w:proofErr w:type="gramStart"/>
                            <w:r w:rsidRPr="00437087">
                              <w:rPr>
                                <w:rFonts w:ascii="標楷體" w:eastAsia="標楷體" w:hAnsi="標楷體" w:hint="eastAsia"/>
                                <w:b/>
                                <w:sz w:val="26"/>
                                <w:szCs w:val="26"/>
                              </w:rPr>
                              <w:t>恩奇達</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9" o:spid="_x0000_s1135" style="position:absolute;left:0;text-align:left;margin-left:122pt;margin-top:5.15pt;width:87.75pt;height:3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" fillcolor="white [3201]" strokecolor="#4bacc6 [3208]" strokeweight="5pt">
                <v:stroke linestyle="thickThin"/>
                <v:shadow color="#868686"/>
                <v:textbox>
                  <w:txbxContent>
                    <w:p w:rsidR="00822279" w:rsidRPr="00437087" w:rsidRDefault="00822279" w:rsidP="00BD6D02">
                      <w:pPr>
                        <w:adjustRightInd w:val="0"/>
                        <w:snapToGrid w:val="0"/>
                        <w:spacing w:beforeLines="50" w:before="120" w:line="200" w:lineRule="exact"/>
                        <w:jc w:val="center"/>
                        <w:rPr>
                          <w:rFonts w:ascii="標楷體" w:eastAsia="標楷體" w:hAnsi="標楷體"/>
                          <w:sz w:val="26"/>
                          <w:szCs w:val="26"/>
                        </w:rPr>
                      </w:pPr>
                      <w:proofErr w:type="gramStart"/>
                      <w:r w:rsidRPr="00437087">
                        <w:rPr>
                          <w:rFonts w:ascii="標楷體" w:eastAsia="標楷體" w:hAnsi="標楷體" w:hint="eastAsia"/>
                          <w:b/>
                          <w:sz w:val="26"/>
                          <w:szCs w:val="26"/>
                        </w:rPr>
                        <w:t>恩奇達</w:t>
                      </w:r>
                      <w:proofErr w:type="gramEnd"/>
                    </w:p>
                  </w:txbxContent>
                </v:textbox>
              </v:rect>
            </w:pict>
          </mc:Fallback>
        </mc:AlternateContent>
      </w:r>
      <w:r w:rsidR="00CE7E1F">
        <w:rPr>
          <w:rFonts w:eastAsia="標楷體"/>
          <w:b/>
          <w:noProof/>
          <w:sz w:val="28"/>
          <w:szCs w:val="26"/>
        </w:rPr>
        <mc:AlternateContent>
          <mc:Choice Requires="wps">
            <w:drawing>
              <wp:anchor distT="0" distB="0" distL="114300" distR="114300" simplePos="0" relativeHeight="251709440" behindDoc="0" locked="0" layoutInCell="1" allowOverlap="1" wp14:anchorId="3B456FCF" wp14:editId="71DF1B68">
                <wp:simplePos x="0" y="0"/>
                <wp:positionH relativeFrom="column">
                  <wp:posOffset>3302635</wp:posOffset>
                </wp:positionH>
                <wp:positionV relativeFrom="paragraph">
                  <wp:posOffset>17780</wp:posOffset>
                </wp:positionV>
                <wp:extent cx="638175" cy="1495425"/>
                <wp:effectExtent l="16510" t="17780" r="21590" b="20320"/>
                <wp:wrapNone/>
                <wp:docPr id="38" name="Rectangle 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1495425"/>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spacing w:beforeLines="50" w:before="120"/>
                              <w:jc w:val="center"/>
                              <w:rPr>
                                <w:rFonts w:ascii="標楷體" w:eastAsia="標楷體" w:hAnsi="標楷體"/>
                                <w:b/>
                                <w:sz w:val="26"/>
                                <w:szCs w:val="26"/>
                              </w:rPr>
                            </w:pPr>
                            <w:r w:rsidRPr="00437087">
                              <w:rPr>
                                <w:rFonts w:ascii="標楷體" w:eastAsia="標楷體" w:hAnsi="標楷體" w:hint="eastAsia"/>
                                <w:b/>
                                <w:sz w:val="26"/>
                                <w:szCs w:val="26"/>
                              </w:rPr>
                              <w:t>矽成</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8" o:spid="_x0000_s1136" style="position:absolute;left:0;text-align:left;margin-left:260.05pt;margin-top:1.4pt;width:50.25pt;height:117.7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" fillcolor="white [3201]" strokecolor="black [3200]" strokeweight="2.5pt">
                <v:shadow color="#868686"/>
                <v:textbox style="layout-flow:vertical-ideographic">
                  <w:txbxContent>
                    <w:p w:rsidR="00822279" w:rsidRPr="00437087" w:rsidRDefault="00822279" w:rsidP="00BD6D02">
                      <w:pPr>
                        <w:spacing w:beforeLines="50" w:before="120"/>
                        <w:jc w:val="center"/>
                        <w:rPr>
                          <w:rFonts w:ascii="標楷體" w:eastAsia="標楷體" w:hAnsi="標楷體"/>
                          <w:b/>
                          <w:sz w:val="26"/>
                          <w:szCs w:val="26"/>
                        </w:rPr>
                      </w:pPr>
                      <w:r w:rsidRPr="00437087">
                        <w:rPr>
                          <w:rFonts w:ascii="標楷體" w:eastAsia="標楷體" w:hAnsi="標楷體" w:hint="eastAsia"/>
                          <w:b/>
                          <w:sz w:val="26"/>
                          <w:szCs w:val="26"/>
                        </w:rPr>
                        <w:t>矽成</w:t>
                      </w:r>
                    </w:p>
                  </w:txbxContent>
                </v:textbox>
              </v:rect>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5584" behindDoc="0" locked="0" layoutInCell="1" allowOverlap="1" wp14:anchorId="172B625D" wp14:editId="76694DBE">
                <wp:simplePos x="0" y="0"/>
                <wp:positionH relativeFrom="column">
                  <wp:posOffset>3964940</wp:posOffset>
                </wp:positionH>
                <wp:positionV relativeFrom="paragraph">
                  <wp:posOffset>368300</wp:posOffset>
                </wp:positionV>
                <wp:extent cx="585470" cy="0"/>
                <wp:effectExtent l="12065" t="63500" r="21590" b="60325"/>
                <wp:wrapNone/>
                <wp:docPr id="37" name="AutoShape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4" o:spid="_x0000_s1026" type="#_x0000_t32" style="position:absolute;margin-left:312.2pt;margin-top:29pt;width:46.1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" strokeweight="1.5pt">
                <v:stroke endarrow="block"/>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1488" behindDoc="0" locked="0" layoutInCell="1" allowOverlap="1" wp14:anchorId="40D8688F" wp14:editId="49301D93">
                <wp:simplePos x="0" y="0"/>
                <wp:positionH relativeFrom="column">
                  <wp:posOffset>2717165</wp:posOffset>
                </wp:positionH>
                <wp:positionV relativeFrom="paragraph">
                  <wp:posOffset>236220</wp:posOffset>
                </wp:positionV>
                <wp:extent cx="585470" cy="0"/>
                <wp:effectExtent l="12065" t="64770" r="21590" b="59055"/>
                <wp:wrapNone/>
                <wp:docPr id="36" name="AutoShape 7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0" o:spid="_x0000_s1026" type="#_x0000_t32" style="position:absolute;margin-left:213.95pt;margin-top:18.6pt;width:46.1pt;height:0;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" strokeweight="1.5pt">
                <v:stroke endarrow="block"/>
              </v:shape>
            </w:pict>
          </mc:Fallback>
        </mc:AlternateContent>
      </w:r>
      <w:r>
        <w:rPr>
          <w:rFonts w:eastAsia="標楷體"/>
          <w:b/>
          <w:noProof/>
          <w:sz w:val="28"/>
          <w:szCs w:val="26"/>
        </w:rPr>
        <mc:AlternateContent>
          <mc:Choice Requires="wps">
            <w:drawing>
              <wp:anchor distT="0" distB="0" distL="114300" distR="114300" simplePos="0" relativeHeight="251707392" behindDoc="0" locked="0" layoutInCell="1" allowOverlap="1" wp14:anchorId="55EB7242" wp14:editId="448B305C">
                <wp:simplePos x="0" y="0"/>
                <wp:positionH relativeFrom="column">
                  <wp:posOffset>1549400</wp:posOffset>
                </wp:positionH>
                <wp:positionV relativeFrom="paragraph">
                  <wp:posOffset>13970</wp:posOffset>
                </wp:positionV>
                <wp:extent cx="1167765" cy="666750"/>
                <wp:effectExtent l="15875" t="23495" r="16510" b="24130"/>
                <wp:wrapNone/>
                <wp:docPr id="35" name="Rectangle 7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7765" cy="66675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437087" w:rsidRDefault="00822279" w:rsidP="00BD6D02">
                            <w:pPr>
                              <w:widowControl w:val="0"/>
                              <w:spacing w:beforeLines="40" w:before="96"/>
                              <w:jc w:val="center"/>
                              <w:rPr>
                                <w:rFonts w:ascii="標楷體" w:eastAsia="標楷體" w:hAnsi="標楷體"/>
                                <w:b/>
                                <w:kern w:val="2"/>
                              </w:rPr>
                            </w:pPr>
                            <w:r w:rsidRPr="00437087">
                              <w:rPr>
                                <w:rFonts w:ascii="標楷體" w:eastAsia="標楷體" w:hAnsi="標楷體" w:hint="eastAsia"/>
                                <w:b/>
                                <w:kern w:val="2"/>
                              </w:rPr>
                              <w:t>開</w:t>
                            </w:r>
                            <w:proofErr w:type="gramStart"/>
                            <w:r w:rsidRPr="00437087">
                              <w:rPr>
                                <w:rFonts w:ascii="標楷體" w:eastAsia="標楷體" w:hAnsi="標楷體" w:hint="eastAsia"/>
                                <w:b/>
                                <w:kern w:val="2"/>
                              </w:rPr>
                              <w:t>曼</w:t>
                            </w:r>
                            <w:proofErr w:type="gramEnd"/>
                            <w:r w:rsidRPr="00437087">
                              <w:rPr>
                                <w:rFonts w:ascii="標楷體" w:eastAsia="標楷體" w:hAnsi="標楷體" w:hint="eastAsia"/>
                                <w:b/>
                                <w:kern w:val="2"/>
                              </w:rPr>
                              <w:t>矽成台灣分公司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56" o:spid="_x0000_s1137" style="position:absolute;left:0;text-align:left;margin-left:122pt;margin-top:1.1pt;width:91.95pt;height:5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" fillcolor="white [3201]" strokecolor="black [3200]" strokeweight="2.5pt">
                <v:shadow color="#868686"/>
                <v:textbox>
                  <w:txbxContent>
                    <w:p w:rsidR="00822279" w:rsidRPr="00437087" w:rsidRDefault="00822279" w:rsidP="00BD6D02">
                      <w:pPr>
                        <w:widowControl w:val="0"/>
                        <w:spacing w:beforeLines="40" w:before="96"/>
                        <w:jc w:val="center"/>
                        <w:rPr>
                          <w:rFonts w:ascii="標楷體" w:eastAsia="標楷體" w:hAnsi="標楷體"/>
                          <w:b/>
                          <w:kern w:val="2"/>
                        </w:rPr>
                      </w:pPr>
                      <w:r w:rsidRPr="00437087">
                        <w:rPr>
                          <w:rFonts w:ascii="標楷體" w:eastAsia="標楷體" w:hAnsi="標楷體" w:hint="eastAsia"/>
                          <w:b/>
                          <w:kern w:val="2"/>
                        </w:rPr>
                        <w:t>開</w:t>
                      </w:r>
                      <w:proofErr w:type="gramStart"/>
                      <w:r w:rsidRPr="00437087">
                        <w:rPr>
                          <w:rFonts w:ascii="標楷體" w:eastAsia="標楷體" w:hAnsi="標楷體" w:hint="eastAsia"/>
                          <w:b/>
                          <w:kern w:val="2"/>
                        </w:rPr>
                        <w:t>曼</w:t>
                      </w:r>
                      <w:proofErr w:type="gramEnd"/>
                      <w:r w:rsidRPr="00437087">
                        <w:rPr>
                          <w:rFonts w:ascii="標楷體" w:eastAsia="標楷體" w:hAnsi="標楷體" w:hint="eastAsia"/>
                          <w:b/>
                          <w:kern w:val="2"/>
                        </w:rPr>
                        <w:t>矽成台灣分公司</w:t>
                      </w:r>
                    </w:p>
                  </w:txbxContent>
                </v:textbox>
              </v:rect>
            </w:pict>
          </mc:Fallback>
        </mc:AlternateContent>
      </w:r>
      <w:r>
        <w:rPr>
          <w:rFonts w:eastAsia="標楷體"/>
          <w:b/>
          <w:noProof/>
          <w:sz w:val="28"/>
          <w:szCs w:val="26"/>
        </w:rPr>
        <mc:AlternateContent>
          <mc:Choice Requires="wps">
            <w:drawing>
              <wp:anchor distT="0" distB="0" distL="114300" distR="114300" simplePos="0" relativeHeight="251717632" behindDoc="0" locked="0" layoutInCell="1" allowOverlap="1" wp14:anchorId="2ACAFFDB" wp14:editId="48C64482">
                <wp:simplePos x="0" y="0"/>
                <wp:positionH relativeFrom="column">
                  <wp:posOffset>1236345</wp:posOffset>
                </wp:positionH>
                <wp:positionV relativeFrom="paragraph">
                  <wp:posOffset>337820</wp:posOffset>
                </wp:positionV>
                <wp:extent cx="323215" cy="0"/>
                <wp:effectExtent l="17145" t="61595" r="21590" b="62230"/>
                <wp:wrapNone/>
                <wp:docPr id="34" name="AutoShap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3215" cy="0"/>
                        </a:xfrm>
                        <a:prstGeom prst="straightConnector1">
                          <a:avLst/>
                        </a:prstGeom>
                        <a:noFill/>
                        <a:ln w="19050"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6" o:spid="_x0000_s1026" type="#_x0000_t32" style="position:absolute;margin-left:97.35pt;margin-top:26.6pt;width:25.4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" strokeweight="1.5pt">
                <v:stroke dashstyle="1 1" endarrow="block" endcap="round"/>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s">
            <w:drawing>
              <wp:anchor distT="0" distB="0" distL="114300" distR="114300" simplePos="0" relativeHeight="251712512" behindDoc="0" locked="0" layoutInCell="1" allowOverlap="1" wp14:anchorId="793F01CB" wp14:editId="0134CF65">
                <wp:simplePos x="0" y="0"/>
                <wp:positionH relativeFrom="column">
                  <wp:posOffset>2699385</wp:posOffset>
                </wp:positionH>
                <wp:positionV relativeFrom="paragraph">
                  <wp:posOffset>43815</wp:posOffset>
                </wp:positionV>
                <wp:extent cx="585470" cy="0"/>
                <wp:effectExtent l="22860" t="62865" r="10795" b="60960"/>
                <wp:wrapNone/>
                <wp:docPr id="33" name="AutoShape 7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61" o:spid="_x0000_s1026" type="#_x0000_t32" style="position:absolute;margin-left:212.55pt;margin-top:3.45pt;width:46.1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" strokeweight="1.5pt">
                <v:stroke startarrow="block"/>
              </v:shape>
            </w:pict>
          </mc:Fallback>
        </mc:AlternateContent>
      </w:r>
    </w:p>
    <w:p w:rsidR="006240E2" w:rsidRDefault="00CE7E1F" w:rsidP="00BD6D02">
      <w:pPr>
        <w:tabs>
          <w:tab w:val="left" w:pos="1134"/>
        </w:tabs>
        <w:spacing w:beforeLines="50" w:before="120" w:afterLines="50" w:after="120" w:line="360" w:lineRule="auto"/>
        <w:ind w:left="1080"/>
        <w:jc w:val="both"/>
        <w:rPr>
          <w:rFonts w:eastAsia="標楷體"/>
          <w:b/>
          <w:sz w:val="28"/>
          <w:szCs w:val="26"/>
        </w:rPr>
      </w:pPr>
      <w:r>
        <w:rPr>
          <w:rFonts w:eastAsia="標楷體"/>
          <w:b/>
          <w:noProof/>
          <w:sz w:val="28"/>
          <w:szCs w:val="26"/>
        </w:rPr>
        <mc:AlternateContent>
          <mc:Choice Requires="wpg">
            <w:drawing>
              <wp:anchor distT="0" distB="0" distL="114300" distR="114300" simplePos="0" relativeHeight="251706368" behindDoc="0" locked="0" layoutInCell="1" allowOverlap="1" wp14:anchorId="620518E6" wp14:editId="78992D22">
                <wp:simplePos x="0" y="0"/>
                <wp:positionH relativeFrom="column">
                  <wp:posOffset>607060</wp:posOffset>
                </wp:positionH>
                <wp:positionV relativeFrom="paragraph">
                  <wp:posOffset>146685</wp:posOffset>
                </wp:positionV>
                <wp:extent cx="1111250" cy="390525"/>
                <wp:effectExtent l="0" t="3810" r="24765" b="0"/>
                <wp:wrapNone/>
                <wp:docPr id="30" name="Group 7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250" cy="390525"/>
                          <a:chOff x="2396" y="7530"/>
                          <a:chExt cx="1750" cy="615"/>
                        </a:xfrm>
                      </wpg:grpSpPr>
                      <wps:wsp>
                        <wps:cNvPr id="31" name="Rectangle 767"/>
                        <wps:cNvSpPr>
                          <a:spLocks noChangeArrowheads="1"/>
                        </wps:cNvSpPr>
                        <wps:spPr bwMode="auto">
                          <a:xfrm>
                            <a:off x="2396" y="7530"/>
                            <a:ext cx="1500" cy="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22279" w:rsidRPr="004A758F" w:rsidRDefault="00822279">
                              <w:pPr>
                                <w:rPr>
                                  <w:rFonts w:ascii="標楷體" w:eastAsia="標楷體" w:hAnsi="標楷體"/>
                                  <w:b/>
                                </w:rPr>
                              </w:pPr>
                              <w:r w:rsidRPr="004A758F">
                                <w:rPr>
                                  <w:rFonts w:ascii="標楷體" w:eastAsia="標楷體" w:hAnsi="標楷體" w:hint="eastAsia"/>
                                  <w:b/>
                                </w:rPr>
                                <w:t>成品</w:t>
                              </w:r>
                            </w:p>
                          </w:txbxContent>
                        </wps:txbx>
                        <wps:bodyPr rot="0" vert="horz" wrap="square" lIns="91440" tIns="45720" rIns="91440" bIns="45720" anchor="t" anchorCtr="0" upright="1">
                          <a:noAutofit/>
                        </wps:bodyPr>
                      </wps:wsp>
                      <wps:wsp>
                        <wps:cNvPr id="32" name="AutoShape 768"/>
                        <wps:cNvCnPr>
                          <a:cxnSpLocks noChangeShapeType="1"/>
                        </wps:cNvCnPr>
                        <wps:spPr bwMode="auto">
                          <a:xfrm>
                            <a:off x="3224" y="7755"/>
                            <a:ext cx="922" cy="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769" o:spid="_x0000_s1138" style="position:absolute;left:0;text-align:left;margin-left:47.8pt;margin-top:11.55pt;width:87.5pt;height:30.75pt;z-index:251706368;mso-position-horizontal-relative:text;mso-position-vertical-relative:text" coordorigin="2396,7530" coordsize="1750,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">
                <v:rect id="Rectangle 767" o:spid="_x0000_s1139" style="position:absolute;left:2396;top:7530;width:1500;height:6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Fi3cQA&#10;AADbAAAADwAAAGRycy9kb3ducmV2LnhtbESPQWvCQBSE70L/w/IKvemuVUONrlIKgYJ6aFLo9ZF9&#10;JqHZt2l2jem/dwsFj8PMfMNs96NtxUC9bxxrmM8UCOLSmYYrDZ9FNn0B4QOywdYxafglD/vdw2SL&#10;qXFX/qAhD5WIEPYpaqhD6FIpfVmTRT9zHXH0zq63GKLsK2l6vEa4beWzUom02HBcqLGjt5rK7/xi&#10;NWCyND+n8+JYHC4JrqtRZasvpfXT4/i6ARFoDPfwf/vdaFjM4e9L/AFyd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RYt3EAAAA2wAAAA8AAAAAAAAAAAAAAAAAmAIAAGRycy9k&#10;b3ducmV2LnhtbFBLBQYAAAAABAAEAPUAAACJAwAAAAA=&#10;" stroked="f">
                  <v:textbox>
                    <w:txbxContent>
                      <w:p w:rsidR="00822279" w:rsidRPr="004A758F" w:rsidRDefault="00822279">
                        <w:pPr>
                          <w:rPr>
                            <w:rFonts w:ascii="標楷體" w:eastAsia="標楷體" w:hAnsi="標楷體"/>
                            <w:b/>
                          </w:rPr>
                        </w:pPr>
                        <w:r w:rsidRPr="004A758F">
                          <w:rPr>
                            <w:rFonts w:ascii="標楷體" w:eastAsia="標楷體" w:hAnsi="標楷體" w:hint="eastAsia"/>
                            <w:b/>
                          </w:rPr>
                          <w:t>成品</w:t>
                        </w:r>
                      </w:p>
                    </w:txbxContent>
                  </v:textbox>
                </v:rect>
                <v:shape id="AutoShape 768" o:spid="_x0000_s1140" type="#_x0000_t32" style="position:absolute;left:3224;top:7755;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ZK5MIAAADbAAAADwAAAGRycy9kb3ducmV2LnhtbESPQYvCMBSE74L/ITxhb5rqgizVKCoK&#10;erTbg8dn82yLzUtpYq3+eiMIHoeZ+YaZLztTiZYaV1pWMB5FIIgzq0vOFaT/u+EfCOeRNVaWScGD&#10;HCwX/d4cY23vfKQ28bkIEHYxKii8r2MpXVaQQTeyNXHwLrYx6INscqkbvAe4qeQkiqbSYMlhocCa&#10;NgVl1+RmFGzSW5uu26TeHtencV4dtvvzM1XqZ9CtZiA8df4b/rT3WsHvBN5fwg+Qi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ZK5MIAAADbAAAADwAAAAAAAAAAAAAA&#10;AAChAgAAZHJzL2Rvd25yZXYueG1sUEsFBgAAAAAEAAQA+QAAAJADAAAAAA==&#10;" strokeweight="1.5pt">
                  <v:stroke endarrow="block"/>
                </v:shape>
              </v:group>
            </w:pict>
          </mc:Fallback>
        </mc:AlternateContent>
      </w:r>
    </w:p>
    <w:p w:rsidR="006240E2" w:rsidRDefault="006240E2" w:rsidP="00BD6D02">
      <w:pPr>
        <w:tabs>
          <w:tab w:val="left" w:pos="1134"/>
        </w:tabs>
        <w:spacing w:beforeLines="50" w:before="120" w:afterLines="50" w:after="120" w:line="360" w:lineRule="auto"/>
        <w:ind w:left="1080"/>
        <w:jc w:val="both"/>
        <w:rPr>
          <w:rFonts w:eastAsia="標楷體"/>
          <w:b/>
          <w:sz w:val="28"/>
          <w:szCs w:val="26"/>
        </w:rPr>
      </w:pP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有形資產之使用</w:t>
      </w:r>
    </w:p>
    <w:p w:rsidR="006240E2" w:rsidRDefault="006240E2" w:rsidP="00BD6D02">
      <w:pPr>
        <w:numPr>
          <w:ilvl w:val="2"/>
          <w:numId w:val="15"/>
        </w:numPr>
        <w:tabs>
          <w:tab w:val="left" w:pos="1200"/>
        </w:tabs>
        <w:spacing w:beforeLines="50" w:before="120" w:afterLines="50" w:after="120" w:line="360" w:lineRule="auto"/>
        <w:jc w:val="both"/>
        <w:rPr>
          <w:rFonts w:eastAsia="標楷體"/>
          <w:b/>
          <w:sz w:val="26"/>
          <w:szCs w:val="26"/>
        </w:rPr>
      </w:pPr>
      <w:r>
        <w:rPr>
          <w:rFonts w:eastAsia="標楷體" w:hint="eastAsia"/>
          <w:b/>
          <w:sz w:val="26"/>
          <w:szCs w:val="26"/>
        </w:rPr>
        <w:t xml:space="preserve"> </w:t>
      </w:r>
      <w:r w:rsidR="001275F1" w:rsidRPr="00F929CD">
        <w:rPr>
          <w:rFonts w:eastAsia="標楷體"/>
          <w:b/>
          <w:sz w:val="26"/>
          <w:szCs w:val="26"/>
        </w:rPr>
        <w:t>租賃</w:t>
      </w:r>
    </w:p>
    <w:p w:rsidR="001275F1" w:rsidRPr="0083445B" w:rsidRDefault="001275F1" w:rsidP="005F05E7">
      <w:pPr>
        <w:numPr>
          <w:ilvl w:val="3"/>
          <w:numId w:val="52"/>
        </w:numPr>
        <w:spacing w:line="360" w:lineRule="auto"/>
        <w:jc w:val="both"/>
        <w:outlineLvl w:val="2"/>
        <w:rPr>
          <w:rFonts w:eastAsia="標楷體"/>
          <w:sz w:val="26"/>
          <w:szCs w:val="26"/>
        </w:rPr>
      </w:pPr>
      <w:r w:rsidRPr="0083445B">
        <w:rPr>
          <w:rFonts w:eastAsia="標楷體"/>
          <w:sz w:val="26"/>
          <w:szCs w:val="26"/>
        </w:rPr>
        <w:t>矽成將辦公室</w:t>
      </w:r>
      <w:r w:rsidR="00234464">
        <w:rPr>
          <w:rFonts w:eastAsia="標楷體" w:hint="eastAsia"/>
          <w:sz w:val="26"/>
          <w:szCs w:val="26"/>
        </w:rPr>
        <w:t>出</w:t>
      </w:r>
      <w:r w:rsidRPr="0083445B">
        <w:rPr>
          <w:rFonts w:eastAsia="標楷體"/>
          <w:sz w:val="26"/>
          <w:szCs w:val="26"/>
        </w:rPr>
        <w:t>租予</w:t>
      </w:r>
      <w:r w:rsidR="00DC0EC3" w:rsidRPr="0083445B">
        <w:rPr>
          <w:rFonts w:eastAsia="標楷體" w:hint="eastAsia"/>
          <w:sz w:val="26"/>
        </w:rPr>
        <w:t>開</w:t>
      </w:r>
      <w:proofErr w:type="gramStart"/>
      <w:r w:rsidR="00DC0EC3" w:rsidRPr="0083445B">
        <w:rPr>
          <w:rFonts w:eastAsia="標楷體" w:hint="eastAsia"/>
          <w:sz w:val="26"/>
        </w:rPr>
        <w:t>曼</w:t>
      </w:r>
      <w:proofErr w:type="gramEnd"/>
      <w:r w:rsidR="00DC0EC3" w:rsidRPr="0083445B">
        <w:rPr>
          <w:rFonts w:eastAsia="標楷體" w:hint="eastAsia"/>
          <w:sz w:val="26"/>
        </w:rPr>
        <w:t>矽成台灣分公司</w:t>
      </w:r>
      <w:r w:rsidRPr="0083445B">
        <w:rPr>
          <w:rFonts w:eastAsia="標楷體"/>
          <w:sz w:val="26"/>
          <w:szCs w:val="26"/>
        </w:rPr>
        <w:t>使用</w:t>
      </w:r>
      <w:r w:rsidRPr="0083445B">
        <w:rPr>
          <w:rFonts w:eastAsia="標楷體" w:hint="eastAsia"/>
          <w:sz w:val="26"/>
          <w:szCs w:val="26"/>
        </w:rPr>
        <w:t>，</w:t>
      </w:r>
      <w:r w:rsidRPr="0083445B">
        <w:rPr>
          <w:rFonts w:eastAsia="標楷體"/>
          <w:sz w:val="26"/>
          <w:szCs w:val="26"/>
        </w:rPr>
        <w:t>並依使用面積比例收取租金</w:t>
      </w:r>
      <w:r w:rsidRPr="0083445B">
        <w:rPr>
          <w:rFonts w:eastAsia="標楷體" w:hint="eastAsia"/>
          <w:sz w:val="26"/>
          <w:szCs w:val="26"/>
        </w:rPr>
        <w:t>，</w:t>
      </w:r>
      <w:r w:rsidR="00D57BD3" w:rsidRPr="0083445B">
        <w:rPr>
          <w:rFonts w:eastAsia="標楷體" w:hint="eastAsia"/>
          <w:sz w:val="26"/>
          <w:szCs w:val="26"/>
        </w:rPr>
        <w:t>10</w:t>
      </w:r>
      <w:r w:rsidR="00DC603D">
        <w:rPr>
          <w:rFonts w:eastAsia="標楷體" w:hint="eastAsia"/>
          <w:sz w:val="26"/>
          <w:szCs w:val="26"/>
        </w:rPr>
        <w:t>5</w:t>
      </w:r>
      <w:r w:rsidRPr="0083445B">
        <w:rPr>
          <w:rFonts w:eastAsia="標楷體" w:hint="eastAsia"/>
          <w:sz w:val="26"/>
          <w:szCs w:val="26"/>
        </w:rPr>
        <w:t>會計年度金額為</w:t>
      </w:r>
      <w:r w:rsidR="00DC603D">
        <w:rPr>
          <w:rFonts w:eastAsia="標楷體" w:hint="eastAsia"/>
          <w:sz w:val="26"/>
          <w:szCs w:val="26"/>
        </w:rPr>
        <w:t>600</w:t>
      </w:r>
      <w:r w:rsidRPr="0083445B">
        <w:rPr>
          <w:rFonts w:eastAsia="標楷體" w:hint="eastAsia"/>
          <w:bCs/>
          <w:sz w:val="26"/>
          <w:szCs w:val="26"/>
        </w:rPr>
        <w:t>仟元</w:t>
      </w:r>
      <w:r w:rsidRPr="0083445B">
        <w:rPr>
          <w:rFonts w:eastAsia="標楷體"/>
          <w:sz w:val="26"/>
          <w:szCs w:val="26"/>
        </w:rPr>
        <w:t>。</w:t>
      </w:r>
    </w:p>
    <w:p w:rsidR="006240E2" w:rsidRDefault="001275F1" w:rsidP="00BD6D02">
      <w:pPr>
        <w:numPr>
          <w:ilvl w:val="0"/>
          <w:numId w:val="1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服務之提供</w:t>
      </w:r>
    </w:p>
    <w:p w:rsidR="006240E2" w:rsidRPr="006240E2" w:rsidRDefault="006240E2" w:rsidP="00BD6D02">
      <w:pPr>
        <w:numPr>
          <w:ilvl w:val="2"/>
          <w:numId w:val="15"/>
        </w:numPr>
        <w:tabs>
          <w:tab w:val="left" w:pos="1200"/>
        </w:tabs>
        <w:spacing w:afterLines="50" w:after="120"/>
        <w:ind w:hanging="482"/>
        <w:jc w:val="both"/>
        <w:rPr>
          <w:rFonts w:eastAsia="標楷體"/>
          <w:b/>
          <w:sz w:val="26"/>
          <w:szCs w:val="26"/>
        </w:rPr>
      </w:pPr>
      <w:r>
        <w:rPr>
          <w:rFonts w:eastAsia="標楷體" w:hint="eastAsia"/>
          <w:b/>
          <w:sz w:val="26"/>
          <w:szCs w:val="26"/>
        </w:rPr>
        <w:t xml:space="preserve"> </w:t>
      </w:r>
      <w:r w:rsidR="00DA5522" w:rsidRPr="006240E2">
        <w:rPr>
          <w:rFonts w:eastAsia="標楷體" w:hint="eastAsia"/>
          <w:b/>
          <w:sz w:val="26"/>
          <w:szCs w:val="26"/>
        </w:rPr>
        <w:t>營運支援</w:t>
      </w:r>
      <w:r w:rsidR="001275F1" w:rsidRPr="006240E2">
        <w:rPr>
          <w:rFonts w:eastAsia="標楷體"/>
          <w:b/>
          <w:sz w:val="26"/>
          <w:szCs w:val="26"/>
        </w:rPr>
        <w:t>服務</w:t>
      </w:r>
    </w:p>
    <w:p w:rsidR="003547FC" w:rsidRPr="0083445B" w:rsidRDefault="003547FC" w:rsidP="005F05E7">
      <w:pPr>
        <w:numPr>
          <w:ilvl w:val="3"/>
          <w:numId w:val="52"/>
        </w:numPr>
        <w:spacing w:line="360" w:lineRule="auto"/>
        <w:jc w:val="both"/>
        <w:outlineLvl w:val="2"/>
        <w:rPr>
          <w:rFonts w:eastAsia="標楷體"/>
          <w:sz w:val="26"/>
          <w:szCs w:val="26"/>
        </w:rPr>
      </w:pPr>
      <w:r w:rsidRPr="0083445B">
        <w:rPr>
          <w:rFonts w:eastAsia="標楷體"/>
          <w:sz w:val="26"/>
          <w:szCs w:val="26"/>
        </w:rPr>
        <w:t>矽成提供</w:t>
      </w:r>
      <w:r w:rsidRPr="0083445B">
        <w:rPr>
          <w:rFonts w:eastAsia="標楷體"/>
          <w:sz w:val="26"/>
          <w:szCs w:val="26"/>
        </w:rPr>
        <w:t>ISSI-</w:t>
      </w:r>
      <w:r w:rsidRPr="0083445B">
        <w:rPr>
          <w:rFonts w:eastAsia="標楷體" w:hint="eastAsia"/>
          <w:sz w:val="26"/>
          <w:szCs w:val="26"/>
        </w:rPr>
        <w:t>Cayman</w:t>
      </w:r>
      <w:r w:rsidRPr="0083445B">
        <w:rPr>
          <w:rFonts w:eastAsia="標楷體" w:hint="eastAsia"/>
          <w:sz w:val="26"/>
          <w:szCs w:val="26"/>
        </w:rPr>
        <w:t>營運支援</w:t>
      </w:r>
      <w:r w:rsidRPr="0083445B">
        <w:rPr>
          <w:rFonts w:eastAsia="標楷體"/>
          <w:sz w:val="26"/>
          <w:szCs w:val="26"/>
        </w:rPr>
        <w:t>服務</w:t>
      </w:r>
      <w:r w:rsidRPr="0083445B">
        <w:rPr>
          <w:rFonts w:eastAsia="標楷體" w:hint="eastAsia"/>
          <w:sz w:val="26"/>
          <w:szCs w:val="26"/>
        </w:rPr>
        <w:t>，</w:t>
      </w:r>
      <w:r w:rsidR="00DC603D">
        <w:rPr>
          <w:rFonts w:eastAsia="標楷體" w:hint="eastAsia"/>
          <w:sz w:val="26"/>
          <w:szCs w:val="26"/>
        </w:rPr>
        <w:t>105</w:t>
      </w:r>
      <w:r w:rsidRPr="0083445B">
        <w:rPr>
          <w:rFonts w:eastAsia="標楷體" w:hint="eastAsia"/>
          <w:sz w:val="26"/>
          <w:szCs w:val="26"/>
        </w:rPr>
        <w:t>會計年度金額為</w:t>
      </w:r>
      <w:r w:rsidR="00DC603D">
        <w:rPr>
          <w:rFonts w:eastAsia="標楷體" w:hint="eastAsia"/>
          <w:bCs/>
          <w:sz w:val="26"/>
          <w:szCs w:val="26"/>
        </w:rPr>
        <w:t>36,501</w:t>
      </w:r>
      <w:r w:rsidRPr="0083445B">
        <w:rPr>
          <w:rFonts w:eastAsia="標楷體" w:hint="eastAsia"/>
          <w:bCs/>
          <w:sz w:val="26"/>
          <w:szCs w:val="26"/>
        </w:rPr>
        <w:t>仟元</w:t>
      </w:r>
      <w:r w:rsidRPr="0083445B">
        <w:rPr>
          <w:rFonts w:eastAsia="標楷體"/>
          <w:sz w:val="26"/>
          <w:szCs w:val="26"/>
        </w:rPr>
        <w:t>。</w:t>
      </w:r>
    </w:p>
    <w:p w:rsidR="00AC0640" w:rsidRDefault="00AC0640" w:rsidP="005F05E7">
      <w:pPr>
        <w:numPr>
          <w:ilvl w:val="3"/>
          <w:numId w:val="52"/>
        </w:numPr>
        <w:spacing w:line="360" w:lineRule="auto"/>
        <w:jc w:val="both"/>
        <w:outlineLvl w:val="2"/>
        <w:rPr>
          <w:rFonts w:eastAsia="標楷體"/>
          <w:sz w:val="26"/>
          <w:szCs w:val="26"/>
        </w:rPr>
      </w:pPr>
      <w:r w:rsidRPr="0083445B">
        <w:rPr>
          <w:rFonts w:eastAsia="標楷體"/>
          <w:sz w:val="26"/>
          <w:szCs w:val="26"/>
        </w:rPr>
        <w:t>矽成提供</w:t>
      </w:r>
      <w:r w:rsidRPr="0083445B">
        <w:rPr>
          <w:rFonts w:eastAsia="標楷體" w:hint="eastAsia"/>
          <w:sz w:val="26"/>
        </w:rPr>
        <w:t>開</w:t>
      </w:r>
      <w:proofErr w:type="gramStart"/>
      <w:r w:rsidRPr="0083445B">
        <w:rPr>
          <w:rFonts w:eastAsia="標楷體" w:hint="eastAsia"/>
          <w:sz w:val="26"/>
        </w:rPr>
        <w:t>曼</w:t>
      </w:r>
      <w:proofErr w:type="gramEnd"/>
      <w:r w:rsidRPr="0083445B">
        <w:rPr>
          <w:rFonts w:eastAsia="標楷體" w:hint="eastAsia"/>
          <w:sz w:val="26"/>
        </w:rPr>
        <w:t>矽成台灣分公司</w:t>
      </w:r>
      <w:r w:rsidR="00AD2CE0" w:rsidRPr="0083445B">
        <w:rPr>
          <w:rFonts w:eastAsia="標楷體" w:hint="eastAsia"/>
          <w:sz w:val="26"/>
          <w:szCs w:val="26"/>
        </w:rPr>
        <w:t>營運支援</w:t>
      </w:r>
      <w:r w:rsidRPr="0083445B">
        <w:rPr>
          <w:rFonts w:eastAsia="標楷體"/>
          <w:sz w:val="26"/>
          <w:szCs w:val="26"/>
        </w:rPr>
        <w:t>服務</w:t>
      </w:r>
      <w:r w:rsidRPr="0083445B">
        <w:rPr>
          <w:rFonts w:eastAsia="標楷體" w:hint="eastAsia"/>
          <w:sz w:val="26"/>
          <w:szCs w:val="26"/>
        </w:rPr>
        <w:t>，</w:t>
      </w:r>
      <w:r w:rsidR="00DC603D">
        <w:rPr>
          <w:rFonts w:eastAsia="標楷體" w:hint="eastAsia"/>
          <w:sz w:val="26"/>
          <w:szCs w:val="26"/>
        </w:rPr>
        <w:t>105</w:t>
      </w:r>
      <w:r w:rsidRPr="0083445B">
        <w:rPr>
          <w:rFonts w:eastAsia="標楷體" w:hint="eastAsia"/>
          <w:sz w:val="26"/>
          <w:szCs w:val="26"/>
        </w:rPr>
        <w:t>會計年度金額為</w:t>
      </w:r>
      <w:r w:rsidR="00DC603D">
        <w:rPr>
          <w:rFonts w:eastAsia="標楷體" w:hint="eastAsia"/>
          <w:bCs/>
          <w:sz w:val="26"/>
          <w:szCs w:val="26"/>
        </w:rPr>
        <w:t>241,614</w:t>
      </w:r>
      <w:r w:rsidRPr="0083445B">
        <w:rPr>
          <w:rFonts w:eastAsia="標楷體" w:hint="eastAsia"/>
          <w:bCs/>
          <w:sz w:val="26"/>
          <w:szCs w:val="26"/>
        </w:rPr>
        <w:t>仟元</w:t>
      </w:r>
      <w:r w:rsidRPr="0083445B">
        <w:rPr>
          <w:rFonts w:eastAsia="標楷體"/>
          <w:sz w:val="26"/>
          <w:szCs w:val="26"/>
        </w:rPr>
        <w:t>。</w:t>
      </w:r>
    </w:p>
    <w:p w:rsidR="006240E2" w:rsidRDefault="00FB4F91" w:rsidP="00BD6D02">
      <w:pPr>
        <w:numPr>
          <w:ilvl w:val="0"/>
          <w:numId w:val="15"/>
        </w:numPr>
        <w:tabs>
          <w:tab w:val="left" w:pos="1134"/>
        </w:tabs>
        <w:spacing w:beforeLines="50" w:before="120" w:afterLines="20" w:after="48" w:line="360" w:lineRule="auto"/>
        <w:ind w:leftChars="250" w:left="1082" w:hanging="482"/>
        <w:jc w:val="both"/>
        <w:rPr>
          <w:rFonts w:eastAsia="標楷體"/>
          <w:b/>
          <w:sz w:val="28"/>
          <w:szCs w:val="26"/>
        </w:rPr>
      </w:pPr>
      <w:r w:rsidRPr="00FB4F91">
        <w:rPr>
          <w:rFonts w:eastAsia="標楷體" w:hint="eastAsia"/>
          <w:b/>
          <w:sz w:val="28"/>
          <w:szCs w:val="26"/>
        </w:rPr>
        <w:lastRenderedPageBreak/>
        <w:t>資金之使用</w:t>
      </w:r>
    </w:p>
    <w:p w:rsidR="006240E2" w:rsidRDefault="004E7C43" w:rsidP="00BD6D02">
      <w:pPr>
        <w:numPr>
          <w:ilvl w:val="2"/>
          <w:numId w:val="15"/>
        </w:numPr>
        <w:tabs>
          <w:tab w:val="left" w:pos="1200"/>
        </w:tabs>
        <w:spacing w:afterLines="50" w:after="120"/>
        <w:ind w:hanging="482"/>
        <w:jc w:val="both"/>
        <w:rPr>
          <w:rFonts w:eastAsia="標楷體"/>
          <w:b/>
          <w:sz w:val="26"/>
          <w:szCs w:val="26"/>
        </w:rPr>
      </w:pPr>
      <w:r>
        <w:rPr>
          <w:rFonts w:eastAsia="標楷體" w:hint="eastAsia"/>
          <w:b/>
          <w:sz w:val="26"/>
          <w:szCs w:val="26"/>
        </w:rPr>
        <w:t xml:space="preserve"> </w:t>
      </w:r>
      <w:r w:rsidR="00F929CD">
        <w:rPr>
          <w:rFonts w:eastAsia="標楷體" w:hint="eastAsia"/>
          <w:b/>
          <w:sz w:val="26"/>
          <w:szCs w:val="26"/>
        </w:rPr>
        <w:t>資金融通</w:t>
      </w:r>
    </w:p>
    <w:p w:rsidR="00DA5522" w:rsidRPr="00C246D6" w:rsidRDefault="005D50D7" w:rsidP="005F05E7">
      <w:pPr>
        <w:numPr>
          <w:ilvl w:val="3"/>
          <w:numId w:val="52"/>
        </w:numPr>
        <w:spacing w:line="360" w:lineRule="auto"/>
        <w:jc w:val="both"/>
        <w:outlineLvl w:val="2"/>
        <w:rPr>
          <w:rFonts w:eastAsia="標楷體"/>
          <w:color w:val="000000" w:themeColor="text1"/>
          <w:sz w:val="26"/>
          <w:szCs w:val="26"/>
        </w:rPr>
      </w:pPr>
      <w:r w:rsidRPr="00C246D6">
        <w:rPr>
          <w:rFonts w:eastAsia="標楷體" w:hint="eastAsia"/>
          <w:color w:val="000000" w:themeColor="text1"/>
          <w:sz w:val="26"/>
          <w:szCs w:val="26"/>
        </w:rPr>
        <w:t>矽成於</w:t>
      </w:r>
      <w:proofErr w:type="gramStart"/>
      <w:r w:rsidR="00D57BD3" w:rsidRPr="00C246D6">
        <w:rPr>
          <w:rFonts w:eastAsia="標楷體"/>
          <w:color w:val="000000" w:themeColor="text1"/>
          <w:sz w:val="26"/>
          <w:szCs w:val="26"/>
        </w:rPr>
        <w:t>10</w:t>
      </w:r>
      <w:r w:rsidR="00DC603D" w:rsidRPr="00C246D6">
        <w:rPr>
          <w:rFonts w:eastAsia="標楷體"/>
          <w:color w:val="000000" w:themeColor="text1"/>
          <w:sz w:val="26"/>
          <w:szCs w:val="26"/>
        </w:rPr>
        <w:t>5</w:t>
      </w:r>
      <w:proofErr w:type="gramEnd"/>
      <w:r w:rsidR="00C52D06" w:rsidRPr="00C246D6">
        <w:rPr>
          <w:rFonts w:eastAsia="標楷體" w:hint="eastAsia"/>
          <w:color w:val="000000" w:themeColor="text1"/>
          <w:sz w:val="26"/>
          <w:szCs w:val="26"/>
        </w:rPr>
        <w:t>年度貸予</w:t>
      </w:r>
      <w:r w:rsidR="004E7C43" w:rsidRPr="00C246D6">
        <w:rPr>
          <w:rFonts w:eastAsia="標楷體" w:hint="eastAsia"/>
          <w:color w:val="000000" w:themeColor="text1"/>
          <w:sz w:val="26"/>
          <w:szCs w:val="26"/>
        </w:rPr>
        <w:t>開</w:t>
      </w:r>
      <w:proofErr w:type="gramStart"/>
      <w:r w:rsidR="004E7C43" w:rsidRPr="00C246D6">
        <w:rPr>
          <w:rFonts w:eastAsia="標楷體" w:hint="eastAsia"/>
          <w:color w:val="000000" w:themeColor="text1"/>
          <w:sz w:val="26"/>
          <w:szCs w:val="26"/>
        </w:rPr>
        <w:t>曼</w:t>
      </w:r>
      <w:proofErr w:type="gramEnd"/>
      <w:r w:rsidR="004E7C43" w:rsidRPr="00C246D6">
        <w:rPr>
          <w:rFonts w:eastAsia="標楷體" w:hint="eastAsia"/>
          <w:color w:val="000000" w:themeColor="text1"/>
          <w:sz w:val="26"/>
          <w:szCs w:val="26"/>
        </w:rPr>
        <w:t>矽成台灣分公司</w:t>
      </w:r>
      <w:r w:rsidR="00A60D6E" w:rsidRPr="00C246D6">
        <w:rPr>
          <w:rFonts w:eastAsia="標楷體" w:hint="eastAsia"/>
          <w:color w:val="000000" w:themeColor="text1"/>
          <w:sz w:val="26"/>
          <w:szCs w:val="26"/>
        </w:rPr>
        <w:t>資金</w:t>
      </w:r>
      <w:r w:rsidR="00386B43" w:rsidRPr="00C246D6">
        <w:rPr>
          <w:rFonts w:eastAsia="標楷體" w:hint="eastAsia"/>
          <w:color w:val="000000" w:themeColor="text1"/>
          <w:sz w:val="26"/>
          <w:szCs w:val="26"/>
        </w:rPr>
        <w:t>分為美金</w:t>
      </w:r>
      <w:r w:rsidR="007E449C" w:rsidRPr="00C246D6">
        <w:rPr>
          <w:rFonts w:eastAsia="標楷體" w:hint="eastAsia"/>
          <w:color w:val="000000" w:themeColor="text1"/>
          <w:sz w:val="26"/>
          <w:szCs w:val="26"/>
        </w:rPr>
        <w:t>部分</w:t>
      </w:r>
      <w:r w:rsidR="00457D5A" w:rsidRPr="00C246D6">
        <w:rPr>
          <w:rFonts w:eastAsia="標楷體" w:hint="eastAsia"/>
          <w:color w:val="000000" w:themeColor="text1"/>
          <w:sz w:val="26"/>
          <w:szCs w:val="26"/>
        </w:rPr>
        <w:t>合計新台幣</w:t>
      </w:r>
      <w:r w:rsidR="00FB43DB">
        <w:rPr>
          <w:color w:val="000000"/>
          <w:sz w:val="26"/>
          <w:szCs w:val="26"/>
        </w:rPr>
        <w:t>124,112</w:t>
      </w:r>
      <w:r w:rsidR="00F365BE" w:rsidRPr="00C246D6">
        <w:rPr>
          <w:rFonts w:eastAsia="標楷體" w:hint="eastAsia"/>
          <w:color w:val="000000" w:themeColor="text1"/>
          <w:sz w:val="26"/>
          <w:szCs w:val="26"/>
        </w:rPr>
        <w:t>仟元</w:t>
      </w:r>
      <w:r w:rsidR="00386B43" w:rsidRPr="00C246D6">
        <w:rPr>
          <w:rFonts w:eastAsia="標楷體" w:hint="eastAsia"/>
          <w:color w:val="000000" w:themeColor="text1"/>
          <w:sz w:val="26"/>
          <w:szCs w:val="26"/>
        </w:rPr>
        <w:t>及新台幣</w:t>
      </w:r>
      <w:r w:rsidR="007E449C" w:rsidRPr="00C246D6">
        <w:rPr>
          <w:rFonts w:eastAsia="標楷體" w:hint="eastAsia"/>
          <w:color w:val="000000" w:themeColor="text1"/>
          <w:sz w:val="26"/>
          <w:szCs w:val="26"/>
        </w:rPr>
        <w:t>部分</w:t>
      </w:r>
      <w:r w:rsidR="00457D5A" w:rsidRPr="00C246D6">
        <w:rPr>
          <w:rFonts w:eastAsia="標楷體" w:hint="eastAsia"/>
          <w:color w:val="000000" w:themeColor="text1"/>
          <w:sz w:val="26"/>
          <w:szCs w:val="26"/>
        </w:rPr>
        <w:t>合計</w:t>
      </w:r>
      <w:r w:rsidR="00FB43DB">
        <w:rPr>
          <w:color w:val="000000"/>
          <w:sz w:val="26"/>
          <w:szCs w:val="26"/>
        </w:rPr>
        <w:t>1,173,936</w:t>
      </w:r>
      <w:r w:rsidR="00F365BE" w:rsidRPr="00C246D6">
        <w:rPr>
          <w:rFonts w:eastAsia="標楷體" w:hint="eastAsia"/>
          <w:color w:val="000000" w:themeColor="text1"/>
          <w:sz w:val="26"/>
          <w:szCs w:val="26"/>
        </w:rPr>
        <w:t>仟元</w:t>
      </w:r>
      <w:r w:rsidR="00386B43" w:rsidRPr="00C246D6">
        <w:rPr>
          <w:rFonts w:eastAsia="標楷體" w:hint="eastAsia"/>
          <w:color w:val="000000" w:themeColor="text1"/>
          <w:sz w:val="26"/>
          <w:szCs w:val="26"/>
        </w:rPr>
        <w:t>，</w:t>
      </w:r>
      <w:r w:rsidR="00F365BE" w:rsidRPr="00C246D6">
        <w:rPr>
          <w:rFonts w:eastAsia="標楷體" w:hint="eastAsia"/>
          <w:color w:val="000000" w:themeColor="text1"/>
          <w:sz w:val="26"/>
          <w:szCs w:val="26"/>
        </w:rPr>
        <w:t>分別</w:t>
      </w:r>
      <w:r w:rsidR="00616B65" w:rsidRPr="00C246D6">
        <w:rPr>
          <w:rFonts w:eastAsia="標楷體" w:hint="eastAsia"/>
          <w:color w:val="000000" w:themeColor="text1"/>
          <w:sz w:val="26"/>
          <w:szCs w:val="26"/>
        </w:rPr>
        <w:t>以年利率</w:t>
      </w:r>
      <w:r w:rsidR="00386B43" w:rsidRPr="00C246D6">
        <w:rPr>
          <w:rFonts w:eastAsia="標楷體" w:hint="eastAsia"/>
          <w:color w:val="000000" w:themeColor="text1"/>
          <w:sz w:val="26"/>
          <w:szCs w:val="26"/>
        </w:rPr>
        <w:t>分別</w:t>
      </w:r>
      <w:r w:rsidR="00386B43" w:rsidRPr="00C246D6">
        <w:rPr>
          <w:rFonts w:eastAsia="標楷體"/>
          <w:color w:val="000000" w:themeColor="text1"/>
          <w:sz w:val="26"/>
          <w:szCs w:val="26"/>
        </w:rPr>
        <w:t>1.77</w:t>
      </w:r>
      <w:r w:rsidR="00F365BE" w:rsidRPr="00C246D6">
        <w:rPr>
          <w:rFonts w:eastAsia="標楷體"/>
          <w:color w:val="000000" w:themeColor="text1"/>
          <w:sz w:val="26"/>
          <w:szCs w:val="26"/>
        </w:rPr>
        <w:t>%</w:t>
      </w:r>
      <w:r w:rsidR="00F365BE" w:rsidRPr="00C246D6">
        <w:rPr>
          <w:rFonts w:eastAsia="標楷體" w:hint="eastAsia"/>
          <w:color w:val="000000" w:themeColor="text1"/>
          <w:sz w:val="26"/>
          <w:szCs w:val="26"/>
        </w:rPr>
        <w:t>、</w:t>
      </w:r>
      <w:r w:rsidR="00F365BE" w:rsidRPr="00C246D6">
        <w:rPr>
          <w:rFonts w:eastAsia="標楷體"/>
          <w:color w:val="000000" w:themeColor="text1"/>
          <w:sz w:val="26"/>
          <w:szCs w:val="26"/>
        </w:rPr>
        <w:t>1.3%</w:t>
      </w:r>
      <w:r w:rsidR="00616B65" w:rsidRPr="00C246D6">
        <w:rPr>
          <w:rFonts w:eastAsia="標楷體" w:hint="eastAsia"/>
          <w:color w:val="000000" w:themeColor="text1"/>
          <w:sz w:val="26"/>
          <w:szCs w:val="26"/>
        </w:rPr>
        <w:t>計息，利息收入</w:t>
      </w:r>
      <w:r w:rsidR="00F365BE" w:rsidRPr="00C246D6">
        <w:rPr>
          <w:rFonts w:eastAsia="標楷體" w:hint="eastAsia"/>
          <w:color w:val="000000" w:themeColor="text1"/>
          <w:sz w:val="26"/>
          <w:szCs w:val="26"/>
        </w:rPr>
        <w:t>共</w:t>
      </w:r>
      <w:r w:rsidR="00DC603D" w:rsidRPr="00C246D6">
        <w:rPr>
          <w:rFonts w:eastAsia="標楷體"/>
          <w:color w:val="000000" w:themeColor="text1"/>
          <w:sz w:val="26"/>
          <w:szCs w:val="26"/>
        </w:rPr>
        <w:t>17,</w:t>
      </w:r>
      <w:r w:rsidR="00F365BE" w:rsidRPr="00C246D6">
        <w:rPr>
          <w:rFonts w:eastAsia="標楷體"/>
          <w:color w:val="000000" w:themeColor="text1"/>
          <w:sz w:val="26"/>
          <w:szCs w:val="26"/>
        </w:rPr>
        <w:t>460</w:t>
      </w:r>
      <w:r w:rsidR="00616B65" w:rsidRPr="00C246D6">
        <w:rPr>
          <w:rFonts w:eastAsia="標楷體" w:hint="eastAsia"/>
          <w:color w:val="000000" w:themeColor="text1"/>
          <w:sz w:val="26"/>
          <w:szCs w:val="26"/>
        </w:rPr>
        <w:t>仟元。</w:t>
      </w:r>
    </w:p>
    <w:p w:rsidR="006040A9" w:rsidRDefault="006040A9" w:rsidP="005F05E7">
      <w:pPr>
        <w:numPr>
          <w:ilvl w:val="3"/>
          <w:numId w:val="52"/>
        </w:numPr>
        <w:spacing w:line="360" w:lineRule="auto"/>
        <w:jc w:val="both"/>
        <w:outlineLvl w:val="2"/>
        <w:rPr>
          <w:rFonts w:eastAsia="標楷體"/>
          <w:sz w:val="26"/>
          <w:szCs w:val="26"/>
        </w:rPr>
      </w:pPr>
      <w:r w:rsidRPr="004E7C43">
        <w:rPr>
          <w:rFonts w:eastAsia="標楷體" w:hint="eastAsia"/>
          <w:sz w:val="26"/>
          <w:szCs w:val="26"/>
        </w:rPr>
        <w:t>矽成於</w:t>
      </w:r>
      <w:proofErr w:type="gramStart"/>
      <w:r w:rsidR="00DC603D">
        <w:rPr>
          <w:rFonts w:eastAsia="標楷體" w:hint="eastAsia"/>
          <w:sz w:val="26"/>
          <w:szCs w:val="26"/>
        </w:rPr>
        <w:t>105</w:t>
      </w:r>
      <w:proofErr w:type="gramEnd"/>
      <w:r w:rsidRPr="004E7C43">
        <w:rPr>
          <w:rFonts w:eastAsia="標楷體" w:hint="eastAsia"/>
          <w:sz w:val="26"/>
          <w:szCs w:val="26"/>
        </w:rPr>
        <w:t>年度</w:t>
      </w:r>
      <w:r>
        <w:rPr>
          <w:rFonts w:eastAsia="標楷體" w:hint="eastAsia"/>
          <w:sz w:val="26"/>
          <w:szCs w:val="26"/>
        </w:rPr>
        <w:t>短期貸款</w:t>
      </w:r>
      <w:r w:rsidRPr="004E7C43">
        <w:rPr>
          <w:rFonts w:eastAsia="標楷體" w:hint="eastAsia"/>
          <w:sz w:val="26"/>
          <w:szCs w:val="26"/>
        </w:rPr>
        <w:t>予</w:t>
      </w:r>
      <w:r>
        <w:rPr>
          <w:rFonts w:eastAsia="標楷體" w:hint="eastAsia"/>
          <w:sz w:val="26"/>
          <w:szCs w:val="26"/>
        </w:rPr>
        <w:t>ISSI-USA</w:t>
      </w:r>
      <w:r>
        <w:rPr>
          <w:rFonts w:eastAsia="標楷體" w:hint="eastAsia"/>
          <w:sz w:val="26"/>
          <w:szCs w:val="26"/>
        </w:rPr>
        <w:t>資金合計新台幣</w:t>
      </w:r>
      <w:r w:rsidR="00DC603D">
        <w:rPr>
          <w:rFonts w:eastAsia="標楷體" w:hint="eastAsia"/>
          <w:sz w:val="26"/>
          <w:szCs w:val="26"/>
        </w:rPr>
        <w:t>5</w:t>
      </w:r>
      <w:r w:rsidR="00451BDE">
        <w:rPr>
          <w:rFonts w:eastAsia="標楷體" w:hint="eastAsia"/>
          <w:sz w:val="26"/>
          <w:szCs w:val="26"/>
        </w:rPr>
        <w:t>69</w:t>
      </w:r>
      <w:r w:rsidR="00DC603D">
        <w:rPr>
          <w:rFonts w:eastAsia="標楷體" w:hint="eastAsia"/>
          <w:sz w:val="26"/>
          <w:szCs w:val="26"/>
        </w:rPr>
        <w:t>,</w:t>
      </w:r>
      <w:r w:rsidR="00451BDE">
        <w:rPr>
          <w:rFonts w:eastAsia="標楷體" w:hint="eastAsia"/>
          <w:sz w:val="26"/>
          <w:szCs w:val="26"/>
        </w:rPr>
        <w:t>553</w:t>
      </w:r>
      <w:r w:rsidRPr="004E7C43">
        <w:rPr>
          <w:rFonts w:eastAsia="標楷體" w:hint="eastAsia"/>
          <w:sz w:val="26"/>
          <w:szCs w:val="26"/>
        </w:rPr>
        <w:t>仟元以年利率</w:t>
      </w:r>
      <w:r>
        <w:rPr>
          <w:rFonts w:eastAsia="標楷體" w:hint="eastAsia"/>
          <w:sz w:val="26"/>
          <w:szCs w:val="26"/>
        </w:rPr>
        <w:t>1.3</w:t>
      </w:r>
      <w:r w:rsidRPr="004E7C43">
        <w:rPr>
          <w:rFonts w:eastAsia="標楷體"/>
          <w:sz w:val="26"/>
          <w:szCs w:val="26"/>
        </w:rPr>
        <w:t>%</w:t>
      </w:r>
      <w:r w:rsidRPr="004E7C43">
        <w:rPr>
          <w:rFonts w:eastAsia="標楷體" w:hint="eastAsia"/>
          <w:sz w:val="26"/>
          <w:szCs w:val="26"/>
        </w:rPr>
        <w:t>計息，利息收入</w:t>
      </w:r>
      <w:r w:rsidR="00DC603D">
        <w:rPr>
          <w:rFonts w:eastAsia="標楷體" w:hint="eastAsia"/>
          <w:sz w:val="26"/>
          <w:szCs w:val="26"/>
        </w:rPr>
        <w:t>6,857</w:t>
      </w:r>
      <w:r w:rsidRPr="004E7C43">
        <w:rPr>
          <w:rFonts w:eastAsia="標楷體" w:hint="eastAsia"/>
          <w:sz w:val="26"/>
          <w:szCs w:val="26"/>
        </w:rPr>
        <w:t>仟元。</w:t>
      </w:r>
    </w:p>
    <w:p w:rsidR="006240E2" w:rsidRDefault="000203F2" w:rsidP="00BD6D02">
      <w:pPr>
        <w:numPr>
          <w:ilvl w:val="0"/>
          <w:numId w:val="49"/>
        </w:numPr>
        <w:tabs>
          <w:tab w:val="left" w:pos="1134"/>
        </w:tabs>
        <w:spacing w:beforeLines="50" w:before="120" w:afterLines="50" w:after="120" w:line="360" w:lineRule="auto"/>
        <w:jc w:val="both"/>
        <w:rPr>
          <w:rFonts w:eastAsia="標楷體"/>
          <w:sz w:val="26"/>
          <w:szCs w:val="26"/>
        </w:rPr>
      </w:pPr>
      <w:r w:rsidRPr="002C1B42">
        <w:rPr>
          <w:rFonts w:eastAsia="標楷體" w:hint="eastAsia"/>
          <w:sz w:val="26"/>
          <w:szCs w:val="26"/>
        </w:rPr>
        <w:t>矽成與關係企業間</w:t>
      </w:r>
      <w:r w:rsidR="00437087">
        <w:rPr>
          <w:rFonts w:eastAsia="標楷體" w:hint="eastAsia"/>
          <w:sz w:val="26"/>
          <w:szCs w:val="26"/>
        </w:rPr>
        <w:t>租賃、服務及資金</w:t>
      </w:r>
      <w:r w:rsidRPr="002C1B42">
        <w:rPr>
          <w:rFonts w:eastAsia="標楷體" w:hint="eastAsia"/>
          <w:sz w:val="26"/>
          <w:szCs w:val="26"/>
        </w:rPr>
        <w:t>受控交易流程如下圖所示：</w:t>
      </w:r>
    </w:p>
    <w:p w:rsidR="006240E2" w:rsidRDefault="00CE7E1F" w:rsidP="00BD6D02">
      <w:pPr>
        <w:tabs>
          <w:tab w:val="left" w:pos="1134"/>
        </w:tabs>
        <w:spacing w:beforeLines="50" w:before="120" w:afterLines="50" w:after="120" w:line="360" w:lineRule="auto"/>
        <w:jc w:val="center"/>
        <w:rPr>
          <w:rFonts w:eastAsia="標楷體"/>
          <w:sz w:val="26"/>
          <w:szCs w:val="26"/>
        </w:rPr>
      </w:pPr>
      <w:r>
        <w:rPr>
          <w:rFonts w:ascii="標楷體" w:eastAsia="標楷體" w:hAnsi="標楷體"/>
          <w:noProof/>
        </w:rPr>
        <mc:AlternateContent>
          <mc:Choice Requires="wpg">
            <w:drawing>
              <wp:anchor distT="0" distB="0" distL="114300" distR="114300" simplePos="0" relativeHeight="251760640" behindDoc="0" locked="0" layoutInCell="1" allowOverlap="1" wp14:anchorId="27656724" wp14:editId="7832983B">
                <wp:simplePos x="0" y="0"/>
                <wp:positionH relativeFrom="column">
                  <wp:posOffset>892175</wp:posOffset>
                </wp:positionH>
                <wp:positionV relativeFrom="paragraph">
                  <wp:posOffset>39370</wp:posOffset>
                </wp:positionV>
                <wp:extent cx="2492375" cy="2176780"/>
                <wp:effectExtent l="15875" t="39370" r="34925" b="22225"/>
                <wp:wrapNone/>
                <wp:docPr id="20" name="Group 8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2375" cy="2176780"/>
                          <a:chOff x="3412" y="3357"/>
                          <a:chExt cx="3925" cy="3428"/>
                        </a:xfrm>
                      </wpg:grpSpPr>
                      <wps:wsp>
                        <wps:cNvPr id="21" name="Rectangle 608"/>
                        <wps:cNvSpPr>
                          <a:spLocks noChangeArrowheads="1"/>
                        </wps:cNvSpPr>
                        <wps:spPr bwMode="auto">
                          <a:xfrm>
                            <a:off x="5526" y="4544"/>
                            <a:ext cx="1811" cy="102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EF51A0" w:rsidRDefault="00822279" w:rsidP="00BD6D02">
                              <w:pPr>
                                <w:spacing w:beforeLines="100" w:before="240"/>
                                <w:jc w:val="center"/>
                                <w:rPr>
                                  <w:b/>
                                </w:rPr>
                              </w:pPr>
                              <w:r w:rsidRPr="00EF51A0">
                                <w:rPr>
                                  <w:b/>
                                </w:rPr>
                                <w:t>ISSI-Cayman</w:t>
                              </w:r>
                            </w:p>
                          </w:txbxContent>
                        </wps:txbx>
                        <wps:bodyPr rot="0" vert="horz" wrap="square" lIns="91440" tIns="45720" rIns="91440" bIns="45720" anchor="t" anchorCtr="0" upright="1">
                          <a:noAutofit/>
                        </wps:bodyPr>
                      </wps:wsp>
                      <wps:wsp>
                        <wps:cNvPr id="22" name="AutoShape 615"/>
                        <wps:cNvCnPr>
                          <a:cxnSpLocks noChangeShapeType="1"/>
                        </wps:cNvCnPr>
                        <wps:spPr bwMode="auto">
                          <a:xfrm>
                            <a:off x="4417" y="6266"/>
                            <a:ext cx="922"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s:wsp>
                        <wps:cNvPr id="23" name="Rectangle 739"/>
                        <wps:cNvSpPr>
                          <a:spLocks noChangeArrowheads="1"/>
                        </wps:cNvSpPr>
                        <wps:spPr bwMode="auto">
                          <a:xfrm>
                            <a:off x="5526" y="5735"/>
                            <a:ext cx="1811" cy="1050"/>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7411D9" w:rsidRDefault="00822279" w:rsidP="00BD6D02">
                              <w:pPr>
                                <w:spacing w:beforeLines="50" w:before="120"/>
                                <w:jc w:val="center"/>
                                <w:rPr>
                                  <w:rFonts w:ascii="標楷體" w:eastAsia="標楷體" w:hAnsi="標楷體"/>
                                  <w:b/>
                                  <w:sz w:val="26"/>
                                  <w:szCs w:val="26"/>
                                </w:rPr>
                              </w:pPr>
                              <w:r w:rsidRPr="007411D9">
                                <w:rPr>
                                  <w:rFonts w:ascii="標楷體" w:eastAsia="標楷體" w:hAnsi="標楷體" w:hint="eastAsia"/>
                                  <w:b/>
                                  <w:sz w:val="26"/>
                                  <w:szCs w:val="26"/>
                                </w:rPr>
                                <w:t>開</w:t>
                              </w:r>
                              <w:proofErr w:type="gramStart"/>
                              <w:r w:rsidRPr="007411D9">
                                <w:rPr>
                                  <w:rFonts w:ascii="標楷體" w:eastAsia="標楷體" w:hAnsi="標楷體" w:hint="eastAsia"/>
                                  <w:b/>
                                  <w:sz w:val="26"/>
                                  <w:szCs w:val="26"/>
                                </w:rPr>
                                <w:t>曼</w:t>
                              </w:r>
                              <w:proofErr w:type="gramEnd"/>
                              <w:r w:rsidRPr="007411D9">
                                <w:rPr>
                                  <w:rFonts w:ascii="標楷體" w:eastAsia="標楷體" w:hAnsi="標楷體" w:hint="eastAsia"/>
                                  <w:b/>
                                  <w:sz w:val="26"/>
                                  <w:szCs w:val="26"/>
                                </w:rPr>
                                <w:t>矽成台灣分公司</w:t>
                              </w:r>
                            </w:p>
                          </w:txbxContent>
                        </wps:txbx>
                        <wps:bodyPr rot="0" vert="horz" wrap="square" lIns="91440" tIns="45720" rIns="91440" bIns="45720" anchor="t" anchorCtr="0" upright="1">
                          <a:noAutofit/>
                        </wps:bodyPr>
                      </wps:wsp>
                      <wps:wsp>
                        <wps:cNvPr id="24" name="Rectangle 740"/>
                        <wps:cNvSpPr>
                          <a:spLocks noChangeArrowheads="1"/>
                        </wps:cNvSpPr>
                        <wps:spPr bwMode="auto">
                          <a:xfrm>
                            <a:off x="3412" y="3490"/>
                            <a:ext cx="1005" cy="3168"/>
                          </a:xfrm>
                          <a:prstGeom prst="rect">
                            <a:avLst/>
                          </a:prstGeom>
                          <a:solidFill>
                            <a:schemeClr val="lt1">
                              <a:lumMod val="100000"/>
                              <a:lumOff val="0"/>
                            </a:schemeClr>
                          </a:solidFill>
                          <a:ln w="31750">
                            <a:solidFill>
                              <a:schemeClr val="dk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7411D9" w:rsidRDefault="00822279" w:rsidP="00BD6D02">
                              <w:pPr>
                                <w:spacing w:beforeLines="50" w:before="120"/>
                                <w:jc w:val="center"/>
                                <w:rPr>
                                  <w:rFonts w:ascii="標楷體" w:eastAsia="標楷體" w:hAnsi="標楷體"/>
                                  <w:b/>
                                  <w:sz w:val="28"/>
                                </w:rPr>
                              </w:pPr>
                              <w:r w:rsidRPr="007411D9">
                                <w:rPr>
                                  <w:rFonts w:ascii="標楷體" w:eastAsia="標楷體" w:hAnsi="標楷體" w:hint="eastAsia"/>
                                  <w:b/>
                                  <w:sz w:val="28"/>
                                </w:rPr>
                                <w:t>矽成</w:t>
                              </w:r>
                            </w:p>
                          </w:txbxContent>
                        </wps:txbx>
                        <wps:bodyPr rot="0" vert="eaVert" wrap="square" lIns="91440" tIns="45720" rIns="91440" bIns="45720" anchor="t" anchorCtr="0" upright="1">
                          <a:noAutofit/>
                        </wps:bodyPr>
                      </wps:wsp>
                      <wps:wsp>
                        <wps:cNvPr id="25" name="AutoShape 741"/>
                        <wps:cNvCnPr>
                          <a:cxnSpLocks noChangeShapeType="1"/>
                        </wps:cNvCnPr>
                        <wps:spPr bwMode="auto">
                          <a:xfrm>
                            <a:off x="4417" y="5176"/>
                            <a:ext cx="922"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6" name="AutoShape 742"/>
                        <wps:cNvCnPr>
                          <a:cxnSpLocks noChangeShapeType="1"/>
                        </wps:cNvCnPr>
                        <wps:spPr bwMode="auto">
                          <a:xfrm>
                            <a:off x="4417" y="5967"/>
                            <a:ext cx="922"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wps:wsp>
                        <wps:cNvPr id="27" name="AutoShape 743"/>
                        <wps:cNvCnPr>
                          <a:cxnSpLocks noChangeShapeType="1"/>
                        </wps:cNvCnPr>
                        <wps:spPr bwMode="auto">
                          <a:xfrm>
                            <a:off x="4417" y="6533"/>
                            <a:ext cx="922" cy="0"/>
                          </a:xfrm>
                          <a:prstGeom prst="straightConnector1">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wps:wsp>
                        <wps:cNvPr id="28" name="Rectangle 787"/>
                        <wps:cNvSpPr>
                          <a:spLocks noChangeArrowheads="1"/>
                        </wps:cNvSpPr>
                        <wps:spPr bwMode="auto">
                          <a:xfrm>
                            <a:off x="5526" y="3357"/>
                            <a:ext cx="1811" cy="1020"/>
                          </a:xfrm>
                          <a:prstGeom prst="rect">
                            <a:avLst/>
                          </a:prstGeom>
                          <a:solidFill>
                            <a:schemeClr val="lt1">
                              <a:lumMod val="100000"/>
                              <a:lumOff val="0"/>
                            </a:schemeClr>
                          </a:solidFill>
                          <a:ln w="63500" cmpd="thickThin">
                            <a:solidFill>
                              <a:schemeClr val="accent5">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822279" w:rsidRPr="00EF51A0" w:rsidRDefault="00822279" w:rsidP="00BD6D02">
                              <w:pPr>
                                <w:spacing w:beforeLines="100" w:before="240"/>
                                <w:jc w:val="center"/>
                                <w:rPr>
                                  <w:b/>
                                </w:rPr>
                              </w:pPr>
                              <w:r w:rsidRPr="00EF51A0">
                                <w:rPr>
                                  <w:b/>
                                </w:rPr>
                                <w:t>ISSI-</w:t>
                              </w:r>
                              <w:r>
                                <w:rPr>
                                  <w:rFonts w:hint="eastAsia"/>
                                  <w:b/>
                                </w:rPr>
                                <w:t>USA</w:t>
                              </w:r>
                            </w:p>
                          </w:txbxContent>
                        </wps:txbx>
                        <wps:bodyPr rot="0" vert="horz" wrap="square" lIns="91440" tIns="45720" rIns="91440" bIns="45720" anchor="t" anchorCtr="0" upright="1">
                          <a:noAutofit/>
                        </wps:bodyPr>
                      </wps:wsp>
                      <wps:wsp>
                        <wps:cNvPr id="29" name="AutoShape 788"/>
                        <wps:cNvCnPr>
                          <a:cxnSpLocks noChangeShapeType="1"/>
                        </wps:cNvCnPr>
                        <wps:spPr bwMode="auto">
                          <a:xfrm>
                            <a:off x="4417" y="3951"/>
                            <a:ext cx="922"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52" o:spid="_x0000_s1141" style="position:absolute;left:0;text-align:left;margin-left:70.25pt;margin-top:3.1pt;width:196.25pt;height:171.4pt;z-index:251760640;mso-position-horizontal-relative:text;mso-position-vertical-relative:text" coordorigin="3412,3357" coordsize="3925,3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">
                <v:rect id="Rectangle 608" o:spid="_x0000_s1142" style="position:absolute;left:5526;top:4544;width:1811;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Oo1isQA&#10;AADbAAAADwAAAGRycy9kb3ducmV2LnhtbESPT2vCQBTE70K/w/IK3nRjDiJpVmkLQlEQ/EN7fc0+&#10;k9js23R31eTbu4LgcZiZ3zD5ojONuJDztWUFk3ECgriwuuZSwWG/HM1A+ICssbFMCnrysJi/DHLM&#10;tL3yli67UIoIYZ+hgiqENpPSFxUZ9GPbEkfvaJ3BEKUrpXZ4jXDTyDRJptJgzXGhwpY+Kyr+dmej&#10;4Jvlpnf//W/90xzTAy1PH+vVSanha/f+BiJQF57hR/tLK0gncP8Sf4C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qNYrEAAAA2wAAAA8AAAAAAAAAAAAAAAAAmAIAAGRycy9k&#10;b3ducmV2LnhtbFBLBQYAAAAABAAEAPUAAACJAwAAAAA=&#10;" fillcolor="white [3201]" strokecolor="#4bacc6 [3208]" strokeweight="5pt">
                  <v:stroke linestyle="thickThin"/>
                  <v:shadow color="#868686"/>
                  <v:textbox>
                    <w:txbxContent>
                      <w:p w:rsidR="00822279" w:rsidRPr="00EF51A0" w:rsidRDefault="00822279" w:rsidP="00BD6D02">
                        <w:pPr>
                          <w:spacing w:beforeLines="100" w:before="240"/>
                          <w:jc w:val="center"/>
                          <w:rPr>
                            <w:b/>
                          </w:rPr>
                        </w:pPr>
                        <w:r w:rsidRPr="00EF51A0">
                          <w:rPr>
                            <w:b/>
                          </w:rPr>
                          <w:t>ISSI-Cayman</w:t>
                        </w:r>
                      </w:p>
                    </w:txbxContent>
                  </v:textbox>
                </v:rect>
                <v:shape id="AutoShape 615" o:spid="_x0000_s1143" type="#_x0000_t32" style="position:absolute;left:4417;top:6266;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G+8MAAADbAAAADwAAAGRycy9kb3ducmV2LnhtbESPQWvCQBSE74L/YXkFb7ppFLHRVaQl&#10;1Fs1FvH4yD6zabNvQ3ar6b/vFgSPw8x8w6w2vW3ElTpfO1bwPElAEJdO11wp+Dzm4wUIH5A1No5J&#10;wS952KyHgxVm2t34QNciVCJC2GeowITQZlL60pBFP3EtcfQurrMYouwqqTu8RbhtZJokc2mx5rhg&#10;sKVXQ+V38WMV4EsxL/LZOew/GKcLU36d8vc3pUZP/XYJIlAfHuF7e6cVpCn8f4k/QK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P+xvvDAAAA2wAAAA8AAAAAAAAAAAAA&#10;AAAAoQIAAGRycy9kb3ducmV2LnhtbFBLBQYAAAAABAAEAPkAAACRAwAAAAA=&#10;" strokeweight="1.5pt">
                  <v:stroke dashstyle="dashDot" endarrow="block"/>
                </v:shape>
                <v:rect id="Rectangle 739" o:spid="_x0000_s1144" style="position:absolute;left:5526;top:5735;width:1811;height:10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BC8QA&#10;AADbAAAADwAAAGRycy9kb3ducmV2LnhtbESPQWsCMRSE74X+h/AKXopmtVDKahQRBUsPUivo8Zk8&#10;N4ubl3WT6u6/N4WCx2FmvmEms9ZV4kpNKD0rGA4yEMTam5ILBbufVf8DRIjIBivPpKCjALPp89ME&#10;c+Nv/E3XbSxEgnDIUYGNsc6lDNqSwzDwNXHyTr5xGJNsCmkavCW4q+Qoy96lw5LTgsWaFpb0efvr&#10;FOw/V/Sql+tLt1tqwsPGHruvVqneSzsfg4jUxkf4v702CkZv8Pcl/QA5v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QAQvEAAAA2wAAAA8AAAAAAAAAAAAAAAAAmAIAAGRycy9k&#10;b3ducmV2LnhtbFBLBQYAAAAABAAEAPUAAACJAwAAAAA=&#10;" fillcolor="white [3201]" strokecolor="black [3200]" strokeweight="2.5pt">
                  <v:shadow color="#868686"/>
                  <v:textbox>
                    <w:txbxContent>
                      <w:p w:rsidR="00822279" w:rsidRPr="007411D9" w:rsidRDefault="00822279" w:rsidP="00BD6D02">
                        <w:pPr>
                          <w:spacing w:beforeLines="50" w:before="120"/>
                          <w:jc w:val="center"/>
                          <w:rPr>
                            <w:rFonts w:ascii="標楷體" w:eastAsia="標楷體" w:hAnsi="標楷體"/>
                            <w:b/>
                            <w:sz w:val="26"/>
                            <w:szCs w:val="26"/>
                          </w:rPr>
                        </w:pPr>
                        <w:r w:rsidRPr="007411D9">
                          <w:rPr>
                            <w:rFonts w:ascii="標楷體" w:eastAsia="標楷體" w:hAnsi="標楷體" w:hint="eastAsia"/>
                            <w:b/>
                            <w:sz w:val="26"/>
                            <w:szCs w:val="26"/>
                          </w:rPr>
                          <w:t>開</w:t>
                        </w:r>
                        <w:proofErr w:type="gramStart"/>
                        <w:r w:rsidRPr="007411D9">
                          <w:rPr>
                            <w:rFonts w:ascii="標楷體" w:eastAsia="標楷體" w:hAnsi="標楷體" w:hint="eastAsia"/>
                            <w:b/>
                            <w:sz w:val="26"/>
                            <w:szCs w:val="26"/>
                          </w:rPr>
                          <w:t>曼</w:t>
                        </w:r>
                        <w:proofErr w:type="gramEnd"/>
                        <w:r w:rsidRPr="007411D9">
                          <w:rPr>
                            <w:rFonts w:ascii="標楷體" w:eastAsia="標楷體" w:hAnsi="標楷體" w:hint="eastAsia"/>
                            <w:b/>
                            <w:sz w:val="26"/>
                            <w:szCs w:val="26"/>
                          </w:rPr>
                          <w:t>矽成台灣分公司</w:t>
                        </w:r>
                      </w:p>
                    </w:txbxContent>
                  </v:textbox>
                </v:rect>
                <v:rect id="Rectangle 740" o:spid="_x0000_s1145" style="position:absolute;left:3412;top:3490;width:1005;height:31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tCvsIA&#10;AADbAAAADwAAAGRycy9kb3ducmV2LnhtbESPzYrCMBSF94LvEK7gRjTVEZXaKKIIMzvrzMbdpbm2&#10;pc1NaWLtvP1EGHB5OD8fJ9n3phYdta60rGA+i0AQZ1aXnCv4+T5PNyCcR9ZYWyYFv+RgvxsOEoy1&#10;fXJK3dXnIoywi1FB4X0TS+myggy6mW2Ig3e3rUEfZJtL3eIzjJtaLqJoJQ2WHAgFNnQsKKuuD/OC&#10;fEwua5P33S09V+XqZL/up6VS41F/2ILw1Pt3+L/9qRUslvD6En6A3P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q0K+wgAAANsAAAAPAAAAAAAAAAAAAAAAAJgCAABkcnMvZG93&#10;bnJldi54bWxQSwUGAAAAAAQABAD1AAAAhwMAAAAA&#10;" fillcolor="white [3201]" strokecolor="black [3200]" strokeweight="2.5pt">
                  <v:shadow color="#868686"/>
                  <v:textbox style="layout-flow:vertical-ideographic">
                    <w:txbxContent>
                      <w:p w:rsidR="00822279" w:rsidRPr="007411D9" w:rsidRDefault="00822279" w:rsidP="00BD6D02">
                        <w:pPr>
                          <w:spacing w:beforeLines="50" w:before="120"/>
                          <w:jc w:val="center"/>
                          <w:rPr>
                            <w:rFonts w:ascii="標楷體" w:eastAsia="標楷體" w:hAnsi="標楷體"/>
                            <w:b/>
                            <w:sz w:val="28"/>
                          </w:rPr>
                        </w:pPr>
                        <w:r w:rsidRPr="007411D9">
                          <w:rPr>
                            <w:rFonts w:ascii="標楷體" w:eastAsia="標楷體" w:hAnsi="標楷體" w:hint="eastAsia"/>
                            <w:b/>
                            <w:sz w:val="28"/>
                          </w:rPr>
                          <w:t>矽成</w:t>
                        </w:r>
                      </w:p>
                    </w:txbxContent>
                  </v:textbox>
                </v:rect>
                <v:shape id="AutoShape 741" o:spid="_x0000_s1146" type="#_x0000_t32" style="position:absolute;left:4417;top:5176;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0ecsMAAADbAAAADwAAAGRycy9kb3ducmV2LnhtbESPT4vCMBTE74LfITzBi2iqokjXKMuq&#10;IIse/Hd/NG+b7jYvpYlav/1GEDwOM/MbZr5sbCluVPvCsYLhIAFBnDldcK7gfNr0ZyB8QNZYOiYF&#10;D/KwXLRbc0y1u/OBbseQiwhhn6ICE0KVSukzQxb9wFXE0ftxtcUQZZ1LXeM9wm0pR0kylRYLjgsG&#10;K/oylP0dr1aBlt+74CaX83jW9Mxlvf89XGmlVLfTfH6ACNSEd/jV3moFowk8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NHnLDAAAA2wAAAA8AAAAAAAAAAAAA&#10;AAAAoQIAAGRycy9kb3ducmV2LnhtbFBLBQYAAAAABAAEAPkAAACRAwAAAAA=&#10;" strokeweight="1.5pt">
                  <v:stroke dashstyle="dash" endarrow="block"/>
                </v:shape>
                <v:shape id="AutoShape 742" o:spid="_x0000_s1147" type="#_x0000_t32" style="position:absolute;left:4417;top:5967;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ABcMAAADbAAAADwAAAGRycy9kb3ducmV2LnhtbESPT4vCMBTE74LfITzBi2iqokjXKMuq&#10;IIse/Hd/NG+b7jYvpYlav/1GEDwOM/MbZr5sbCluVPvCsYLhIAFBnDldcK7gfNr0ZyB8QNZYOiYF&#10;D/KwXLRbc0y1u/OBbseQiwhhn6ICE0KVSukzQxb9wFXE0ftxtcUQZZ1LXeM9wm0pR0kylRYLjgsG&#10;K/oylP0dr1aBlt+74CaX83jW9Mxlvf89XGmlVLfTfH6ACNSEd/jV3moFoyk8v8QfIB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fgAXDAAAA2wAAAA8AAAAAAAAAAAAA&#10;AAAAoQIAAGRycy9kb3ducmV2LnhtbFBLBQYAAAAABAAEAPkAAACRAwAAAAA=&#10;" strokeweight="1.5pt">
                  <v:stroke dashstyle="dash" endarrow="block"/>
                </v:shape>
                <v:shape id="AutoShape 743" o:spid="_x0000_s1148" type="#_x0000_t32" style="position:absolute;left:4417;top:6533;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5I/8IAAADbAAAADwAAAGRycy9kb3ducmV2LnhtbESP3WoCMRCF74W+Q5hCb6Rmq6Bla5Ri&#10;afWqoPUBxs24WUwmy2aq69s3gtDLw/n5OPNlH7w6U5eayAZeRgUo4irahmsD+5/P51dQSZAt+shk&#10;4EoJlouHwRxLGy+8pfNOapVHOJVowIm0pdapchQwjWJLnL1j7AJKll2tbYeXPB68HhfFVAdsOBMc&#10;trRyVJ12vyFD5LAd+q/vg+uve5msV5uh/4jGPD3272+ghHr5D9/bG2tgPIPbl/wD9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w5I/8IAAADbAAAADwAAAAAAAAAAAAAA&#10;AAChAgAAZHJzL2Rvd25yZXYueG1sUEsFBgAAAAAEAAQA+QAAAJADAAAAAA==&#10;" strokeweight="1.5pt">
                  <v:stroke dashstyle="longDashDotDot" endarrow="block"/>
                </v:shape>
                <v:rect id="Rectangle 787" o:spid="_x0000_s1149" style="position:absolute;left:5526;top:3357;width:1811;height:1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CcF8AA&#10;AADbAAAADwAAAGRycy9kb3ducmV2LnhtbERPy4rCMBTdC/MP4Q6403S6EOkYZRwQREHwgbO901zb&#10;anNTk6jt35uF4PJw3pNZa2pxJ+crywq+hgkI4tzqigsFh/1iMAbhA7LG2jIp6MjDbPrRm2Cm7YO3&#10;dN+FQsQQ9hkqKENoMil9XpJBP7QNceRO1hkMEbpCaoePGG5qmSbJSBqsODaU2NBvSflldzMKjiw3&#10;nbt2/9VffUoPtDjP16uzUv3P9ucbRKA2vMUv91IrSOPY+CX+AD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dCcF8AAAADbAAAADwAAAAAAAAAAAAAAAACYAgAAZHJzL2Rvd25y&#10;ZXYueG1sUEsFBgAAAAAEAAQA9QAAAIUDAAAAAA==&#10;" fillcolor="white [3201]" strokecolor="#4bacc6 [3208]" strokeweight="5pt">
                  <v:stroke linestyle="thickThin"/>
                  <v:shadow color="#868686"/>
                  <v:textbox>
                    <w:txbxContent>
                      <w:p w:rsidR="00822279" w:rsidRPr="00EF51A0" w:rsidRDefault="00822279" w:rsidP="00BD6D02">
                        <w:pPr>
                          <w:spacing w:beforeLines="100" w:before="240"/>
                          <w:jc w:val="center"/>
                          <w:rPr>
                            <w:b/>
                          </w:rPr>
                        </w:pPr>
                        <w:r w:rsidRPr="00EF51A0">
                          <w:rPr>
                            <w:b/>
                          </w:rPr>
                          <w:t>ISSI-</w:t>
                        </w:r>
                        <w:r>
                          <w:rPr>
                            <w:rFonts w:hint="eastAsia"/>
                            <w:b/>
                          </w:rPr>
                          <w:t>USA</w:t>
                        </w:r>
                      </w:p>
                    </w:txbxContent>
                  </v:textbox>
                </v:rect>
                <v:shape id="AutoShape 788" o:spid="_x0000_s1150" type="#_x0000_t32" style="position:absolute;left:4417;top:3951;width:9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VpUisMAAADbAAAADwAAAGRycy9kb3ducmV2LnhtbESPQWvCQBSE70L/w/IKvemmVkTTbKQo&#10;QW/VtIjHR/Y1mzb7NmRXTf99tyB4HGbmGyZbDbYVF+p941jB8yQBQVw53XCt4POjGC9A+ICssXVM&#10;Cn7Jwyp/GGWYanflA13KUIsIYZ+iAhNCl0rpK0MW/cR1xNH7cr3FEGVfS93jNcJtK6dJMpcWG44L&#10;BjtaG6p+yrNVgMtyXhazU9i/M74sTPV9LLYbpZ4eh7dXEIGGcA/f2jutYLqE/y/xB8j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1aVIrDAAAA2wAAAA8AAAAAAAAAAAAA&#10;AAAAoQIAAGRycy9kb3ducmV2LnhtbFBLBQYAAAAABAAEAPkAAACRAwAAAAA=&#10;" strokeweight="1.5pt">
                  <v:stroke dashstyle="dashDot" endarrow="block"/>
                </v:shape>
              </v:group>
            </w:pict>
          </mc:Fallback>
        </mc:AlternateContent>
      </w:r>
    </w:p>
    <w:p w:rsidR="002C1B42" w:rsidRPr="00437087" w:rsidRDefault="00CE7E1F" w:rsidP="00777197">
      <w:r>
        <w:rPr>
          <w:rFonts w:ascii="標楷體" w:eastAsia="標楷體" w:hAnsi="標楷體"/>
          <w:noProof/>
        </w:rPr>
        <mc:AlternateContent>
          <mc:Choice Requires="wps">
            <w:drawing>
              <wp:anchor distT="0" distB="0" distL="114300" distR="114300" simplePos="0" relativeHeight="251743232" behindDoc="0" locked="0" layoutInCell="1" allowOverlap="1" wp14:anchorId="48070C90" wp14:editId="5179D757">
                <wp:simplePos x="0" y="0"/>
                <wp:positionH relativeFrom="column">
                  <wp:posOffset>3721100</wp:posOffset>
                </wp:positionH>
                <wp:positionV relativeFrom="paragraph">
                  <wp:posOffset>2540</wp:posOffset>
                </wp:positionV>
                <wp:extent cx="666750" cy="361950"/>
                <wp:effectExtent l="0" t="2540" r="3175" b="0"/>
                <wp:wrapNone/>
                <wp:docPr id="19" name="Rectangle 7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pPr>
                              <w:rPr>
                                <w:rFonts w:ascii="標楷體" w:eastAsia="標楷體" w:hAnsi="標楷體"/>
                                <w:b/>
                              </w:rPr>
                            </w:pPr>
                            <w:r w:rsidRPr="00437087">
                              <w:rPr>
                                <w:rFonts w:ascii="標楷體" w:eastAsia="標楷體" w:hAnsi="標楷體" w:hint="eastAsia"/>
                                <w:b/>
                              </w:rPr>
                              <w:t>服務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0" o:spid="_x0000_s1151" style="position:absolute;margin-left:293pt;margin-top:.2pt;width:52.5pt;height:28.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" filled="f" stroked="f" strokeweight="2.25pt">
                <v:stroke dashstyle="longDashDot"/>
                <v:textbox>
                  <w:txbxContent>
                    <w:p w:rsidR="00822279" w:rsidRPr="00437087" w:rsidRDefault="00822279">
                      <w:pPr>
                        <w:rPr>
                          <w:rFonts w:ascii="標楷體" w:eastAsia="標楷體" w:hAnsi="標楷體"/>
                          <w:b/>
                        </w:rPr>
                      </w:pPr>
                      <w:r w:rsidRPr="00437087">
                        <w:rPr>
                          <w:rFonts w:ascii="標楷體" w:eastAsia="標楷體" w:hAnsi="標楷體" w:hint="eastAsia"/>
                          <w:b/>
                        </w:rPr>
                        <w:t>服務</w:t>
                      </w:r>
                    </w:p>
                  </w:txbxContent>
                </v:textbox>
              </v:rect>
            </w:pict>
          </mc:Fallback>
        </mc:AlternateContent>
      </w:r>
      <w:r>
        <w:rPr>
          <w:rFonts w:ascii="標楷體" w:eastAsia="標楷體" w:hAnsi="標楷體"/>
          <w:noProof/>
        </w:rPr>
        <mc:AlternateContent>
          <mc:Choice Requires="wps">
            <w:drawing>
              <wp:anchor distT="0" distB="0" distL="114300" distR="114300" simplePos="0" relativeHeight="251742208" behindDoc="0" locked="0" layoutInCell="1" allowOverlap="1" wp14:anchorId="4A46F514" wp14:editId="1F34DD41">
                <wp:simplePos x="0" y="0"/>
                <wp:positionH relativeFrom="column">
                  <wp:posOffset>4331335</wp:posOffset>
                </wp:positionH>
                <wp:positionV relativeFrom="paragraph">
                  <wp:posOffset>125730</wp:posOffset>
                </wp:positionV>
                <wp:extent cx="585470" cy="0"/>
                <wp:effectExtent l="16510" t="59055" r="26670" b="64770"/>
                <wp:wrapNone/>
                <wp:docPr id="18" name="AutoShape 6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614" o:spid="_x0000_s1026" type="#_x0000_t32" style="position:absolute;margin-left:341.05pt;margin-top:9.9pt;width:46.1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" strokeweight="1.5pt">
                <v:stroke dashstyle="dash" endarrow="block"/>
              </v:shape>
            </w:pict>
          </mc:Fallback>
        </mc:AlternateContent>
      </w:r>
    </w:p>
    <w:p w:rsidR="002C1B42" w:rsidRDefault="002C1B42" w:rsidP="00777197"/>
    <w:p w:rsidR="00437087"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5280" behindDoc="0" locked="0" layoutInCell="1" allowOverlap="1" wp14:anchorId="4A18CA0C" wp14:editId="340C1A7B">
                <wp:simplePos x="0" y="0"/>
                <wp:positionH relativeFrom="column">
                  <wp:posOffset>3721100</wp:posOffset>
                </wp:positionH>
                <wp:positionV relativeFrom="paragraph">
                  <wp:posOffset>13970</wp:posOffset>
                </wp:positionV>
                <wp:extent cx="666750" cy="361950"/>
                <wp:effectExtent l="0" t="4445" r="3175" b="0"/>
                <wp:wrapNone/>
                <wp:docPr id="17" name="Rectangle 7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rsidP="00437087">
                            <w:pPr>
                              <w:rPr>
                                <w:rFonts w:ascii="標楷體" w:eastAsia="標楷體" w:hAnsi="標楷體"/>
                                <w:b/>
                              </w:rPr>
                            </w:pPr>
                            <w:r>
                              <w:rPr>
                                <w:rFonts w:ascii="標楷體" w:eastAsia="標楷體" w:hAnsi="標楷體" w:hint="eastAsia"/>
                                <w:b/>
                              </w:rPr>
                              <w:t>資金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1" o:spid="_x0000_s1152" style="position:absolute;margin-left:293pt;margin-top:1.1pt;width:52.5pt;height:2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" filled="f" stroked="f" strokeweight="2.25pt">
                <v:stroke dashstyle="longDashDot"/>
                <v:textbox>
                  <w:txbxContent>
                    <w:p w:rsidR="00822279" w:rsidRPr="00437087" w:rsidRDefault="00822279" w:rsidP="00437087">
                      <w:pPr>
                        <w:rPr>
                          <w:rFonts w:ascii="標楷體" w:eastAsia="標楷體" w:hAnsi="標楷體"/>
                          <w:b/>
                        </w:rPr>
                      </w:pPr>
                      <w:r>
                        <w:rPr>
                          <w:rFonts w:ascii="標楷體" w:eastAsia="標楷體" w:hAnsi="標楷體" w:hint="eastAsia"/>
                          <w:b/>
                        </w:rPr>
                        <w:t>資金</w:t>
                      </w:r>
                    </w:p>
                  </w:txbxContent>
                </v:textbox>
              </v:rect>
            </w:pict>
          </mc:Fallback>
        </mc:AlternateContent>
      </w:r>
      <w:r>
        <w:rPr>
          <w:rFonts w:ascii="標楷體" w:eastAsia="標楷體" w:hAnsi="標楷體"/>
          <w:noProof/>
        </w:rPr>
        <mc:AlternateContent>
          <mc:Choice Requires="wps">
            <w:drawing>
              <wp:anchor distT="0" distB="0" distL="114300" distR="114300" simplePos="0" relativeHeight="251744256" behindDoc="0" locked="0" layoutInCell="1" allowOverlap="1" wp14:anchorId="4F60BEA5" wp14:editId="4D7E913D">
                <wp:simplePos x="0" y="0"/>
                <wp:positionH relativeFrom="column">
                  <wp:posOffset>4331335</wp:posOffset>
                </wp:positionH>
                <wp:positionV relativeFrom="paragraph">
                  <wp:posOffset>137795</wp:posOffset>
                </wp:positionV>
                <wp:extent cx="585470" cy="0"/>
                <wp:effectExtent l="16510" t="61595" r="26670" b="62230"/>
                <wp:wrapNone/>
                <wp:docPr id="16" name="AutoShape 7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dash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45" o:spid="_x0000_s1026" type="#_x0000_t32" style="position:absolute;margin-left:341.05pt;margin-top:10.85pt;width:46.1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" strokeweight="1.5pt">
                <v:stroke dashstyle="dashDot" endarrow="block"/>
              </v:shape>
            </w:pict>
          </mc:Fallback>
        </mc:AlternateContent>
      </w:r>
    </w:p>
    <w:p w:rsidR="00777197"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8352" behindDoc="0" locked="0" layoutInCell="1" allowOverlap="1" wp14:anchorId="0B96AE13" wp14:editId="2EA0CB5F">
                <wp:simplePos x="0" y="0"/>
                <wp:positionH relativeFrom="column">
                  <wp:posOffset>3721100</wp:posOffset>
                </wp:positionH>
                <wp:positionV relativeFrom="paragraph">
                  <wp:posOffset>111125</wp:posOffset>
                </wp:positionV>
                <wp:extent cx="666750" cy="361950"/>
                <wp:effectExtent l="0" t="0" r="3175" b="3175"/>
                <wp:wrapNone/>
                <wp:docPr id="15" name="Rectangle 7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361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prstDash val="lgDashDot"/>
                              <a:miter lim="800000"/>
                              <a:headEnd/>
                              <a:tailEnd/>
                            </a14:hiddenLine>
                          </a:ext>
                        </a:extLst>
                      </wps:spPr>
                      <wps:txbx>
                        <w:txbxContent>
                          <w:p w:rsidR="00822279" w:rsidRPr="00437087" w:rsidRDefault="00822279" w:rsidP="007411D9">
                            <w:pPr>
                              <w:rPr>
                                <w:rFonts w:ascii="標楷體" w:eastAsia="標楷體" w:hAnsi="標楷體"/>
                                <w:b/>
                              </w:rPr>
                            </w:pPr>
                            <w:r>
                              <w:rPr>
                                <w:rFonts w:ascii="標楷體" w:eastAsia="標楷體" w:hAnsi="標楷體" w:hint="eastAsia"/>
                                <w:b/>
                              </w:rPr>
                              <w:t>租賃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73" o:spid="_x0000_s1153" style="position:absolute;margin-left:293pt;margin-top:8.75pt;width:52.5pt;height:2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" filled="f" stroked="f" strokeweight="2.25pt">
                <v:stroke dashstyle="longDashDot"/>
                <v:textbox>
                  <w:txbxContent>
                    <w:p w:rsidR="00822279" w:rsidRPr="00437087" w:rsidRDefault="00822279" w:rsidP="007411D9">
                      <w:pPr>
                        <w:rPr>
                          <w:rFonts w:ascii="標楷體" w:eastAsia="標楷體" w:hAnsi="標楷體"/>
                          <w:b/>
                        </w:rPr>
                      </w:pPr>
                      <w:r>
                        <w:rPr>
                          <w:rFonts w:ascii="標楷體" w:eastAsia="標楷體" w:hAnsi="標楷體" w:hint="eastAsia"/>
                          <w:b/>
                        </w:rPr>
                        <w:t>租賃</w:t>
                      </w:r>
                    </w:p>
                  </w:txbxContent>
                </v:textbox>
              </v:rect>
            </w:pict>
          </mc:Fallback>
        </mc:AlternateContent>
      </w:r>
    </w:p>
    <w:p w:rsidR="007411D9" w:rsidRDefault="00CE7E1F" w:rsidP="00777197">
      <w:pPr>
        <w:rPr>
          <w:rFonts w:ascii="標楷體" w:eastAsia="標楷體" w:hAnsi="標楷體"/>
        </w:rPr>
      </w:pPr>
      <w:r>
        <w:rPr>
          <w:rFonts w:ascii="標楷體" w:eastAsia="標楷體" w:hAnsi="標楷體"/>
          <w:noProof/>
        </w:rPr>
        <mc:AlternateContent>
          <mc:Choice Requires="wps">
            <w:drawing>
              <wp:anchor distT="0" distB="0" distL="114300" distR="114300" simplePos="0" relativeHeight="251749376" behindDoc="0" locked="0" layoutInCell="1" allowOverlap="1" wp14:anchorId="69A6C564" wp14:editId="3DEF6AEA">
                <wp:simplePos x="0" y="0"/>
                <wp:positionH relativeFrom="column">
                  <wp:posOffset>4328160</wp:posOffset>
                </wp:positionH>
                <wp:positionV relativeFrom="paragraph">
                  <wp:posOffset>86995</wp:posOffset>
                </wp:positionV>
                <wp:extent cx="585470" cy="0"/>
                <wp:effectExtent l="13335" t="58420" r="20320" b="65405"/>
                <wp:wrapNone/>
                <wp:docPr id="14" name="AutoShape 7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straightConnector1">
                          <a:avLst/>
                        </a:prstGeom>
                        <a:noFill/>
                        <a:ln w="19050">
                          <a:solidFill>
                            <a:srgbClr val="000000"/>
                          </a:solidFill>
                          <a:prstDash val="lgDashDot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774" o:spid="_x0000_s1026" type="#_x0000_t32" style="position:absolute;margin-left:340.8pt;margin-top:6.85pt;width:46.1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" strokeweight="1.5pt">
                <v:stroke dashstyle="longDashDotDot" endarrow="block"/>
              </v:shape>
            </w:pict>
          </mc:Fallback>
        </mc:AlternateContent>
      </w:r>
    </w:p>
    <w:p w:rsidR="00914FB1" w:rsidRDefault="00914FB1" w:rsidP="00777197">
      <w:pPr>
        <w:rPr>
          <w:rFonts w:ascii="標楷體" w:eastAsia="標楷體" w:hAnsi="標楷體"/>
        </w:rPr>
      </w:pPr>
    </w:p>
    <w:p w:rsidR="007411D9" w:rsidRDefault="007411D9" w:rsidP="00777197">
      <w:pPr>
        <w:rPr>
          <w:rFonts w:ascii="標楷體" w:eastAsia="標楷體" w:hAnsi="標楷體"/>
        </w:rPr>
      </w:pPr>
    </w:p>
    <w:p w:rsidR="007411D9" w:rsidRDefault="007411D9" w:rsidP="00777197">
      <w:pPr>
        <w:rPr>
          <w:rFonts w:ascii="標楷體" w:eastAsia="標楷體" w:hAnsi="標楷體"/>
        </w:rPr>
      </w:pPr>
    </w:p>
    <w:p w:rsidR="00584708" w:rsidRPr="00CB5445" w:rsidRDefault="00584708" w:rsidP="00777197">
      <w:pPr>
        <w:rPr>
          <w:rFonts w:ascii="標楷體" w:eastAsia="標楷體" w:hAnsi="標楷體"/>
        </w:rPr>
      </w:pPr>
    </w:p>
    <w:p w:rsidR="006240E2" w:rsidRDefault="00567251"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契約條款及憑證</w:t>
      </w:r>
    </w:p>
    <w:p w:rsidR="006240E2" w:rsidRDefault="00274C67" w:rsidP="00EF2810">
      <w:pPr>
        <w:numPr>
          <w:ilvl w:val="2"/>
          <w:numId w:val="51"/>
        </w:numPr>
        <w:tabs>
          <w:tab w:val="clear" w:pos="1440"/>
        </w:tabs>
        <w:spacing w:beforeLines="50" w:before="120" w:afterLines="50" w:after="120" w:line="360" w:lineRule="auto"/>
        <w:ind w:left="993" w:hanging="426"/>
        <w:jc w:val="both"/>
        <w:rPr>
          <w:rFonts w:eastAsia="標楷體"/>
          <w:color w:val="0070C0"/>
          <w:sz w:val="26"/>
          <w:szCs w:val="26"/>
        </w:rPr>
      </w:pPr>
      <w:r w:rsidRPr="00520520">
        <w:rPr>
          <w:rFonts w:eastAsia="標楷體" w:hint="eastAsia"/>
          <w:sz w:val="26"/>
          <w:szCs w:val="26"/>
        </w:rPr>
        <w:t>與</w:t>
      </w:r>
      <w:r w:rsidRPr="00520520">
        <w:rPr>
          <w:rFonts w:eastAsia="標楷體" w:hint="eastAsia"/>
          <w:sz w:val="26"/>
        </w:rPr>
        <w:t>開</w:t>
      </w:r>
      <w:proofErr w:type="gramStart"/>
      <w:r w:rsidRPr="00520520">
        <w:rPr>
          <w:rFonts w:eastAsia="標楷體" w:hint="eastAsia"/>
          <w:sz w:val="26"/>
        </w:rPr>
        <w:t>曼</w:t>
      </w:r>
      <w:proofErr w:type="gramEnd"/>
      <w:r w:rsidRPr="00520520">
        <w:rPr>
          <w:rFonts w:eastAsia="標楷體" w:hint="eastAsia"/>
          <w:sz w:val="26"/>
        </w:rPr>
        <w:t>矽成台灣分公司簽訂貸款</w:t>
      </w:r>
      <w:r w:rsidRPr="00520520">
        <w:rPr>
          <w:rFonts w:eastAsia="標楷體" w:hint="eastAsia"/>
          <w:sz w:val="26"/>
          <w:szCs w:val="26"/>
        </w:rPr>
        <w:t>及</w:t>
      </w:r>
      <w:r w:rsidR="00AD2CE0">
        <w:rPr>
          <w:rFonts w:eastAsia="標楷體" w:hint="eastAsia"/>
          <w:sz w:val="26"/>
          <w:szCs w:val="26"/>
        </w:rPr>
        <w:t>營運支援</w:t>
      </w:r>
      <w:r w:rsidRPr="00520520">
        <w:rPr>
          <w:rFonts w:eastAsia="標楷體"/>
          <w:sz w:val="26"/>
          <w:szCs w:val="26"/>
        </w:rPr>
        <w:t>服務之合約</w:t>
      </w:r>
    </w:p>
    <w:p w:rsidR="006240E2" w:rsidRDefault="002C1CD5"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收</w:t>
      </w:r>
      <w:r w:rsidR="00CB2FA0" w:rsidRPr="00EA272E">
        <w:rPr>
          <w:rFonts w:ascii="Times New Roman" w:eastAsia="標楷體" w:hAnsi="Times New Roman"/>
          <w:sz w:val="36"/>
          <w:szCs w:val="40"/>
        </w:rPr>
        <w:t>付款</w:t>
      </w:r>
      <w:r w:rsidR="00E06761" w:rsidRPr="00EA272E">
        <w:rPr>
          <w:rFonts w:ascii="Times New Roman" w:eastAsia="標楷體" w:hAnsi="Times New Roman" w:hint="eastAsia"/>
          <w:sz w:val="36"/>
          <w:szCs w:val="40"/>
        </w:rPr>
        <w:t>條件</w:t>
      </w:r>
    </w:p>
    <w:p w:rsidR="006240E2" w:rsidRDefault="00457633" w:rsidP="00BD6D02">
      <w:pPr>
        <w:spacing w:beforeLines="50" w:before="120" w:afterLines="50" w:after="120" w:line="360" w:lineRule="auto"/>
        <w:ind w:firstLineChars="200" w:firstLine="520"/>
        <w:jc w:val="both"/>
        <w:rPr>
          <w:rFonts w:eastAsia="標楷體"/>
          <w:sz w:val="26"/>
          <w:szCs w:val="26"/>
        </w:rPr>
      </w:pPr>
      <w:r w:rsidRPr="009656D2">
        <w:rPr>
          <w:rFonts w:eastAsia="標楷體"/>
          <w:sz w:val="26"/>
          <w:szCs w:val="26"/>
        </w:rPr>
        <w:t>矽成給予關係企業之付款條件為</w:t>
      </w:r>
      <w:r w:rsidR="00FF5B5A">
        <w:rPr>
          <w:rFonts w:eastAsia="標楷體" w:hint="eastAsia"/>
          <w:sz w:val="26"/>
          <w:szCs w:val="26"/>
        </w:rPr>
        <w:t>月結</w:t>
      </w:r>
      <w:r w:rsidRPr="009656D2">
        <w:rPr>
          <w:rFonts w:eastAsia="標楷體"/>
          <w:sz w:val="26"/>
          <w:szCs w:val="26"/>
        </w:rPr>
        <w:t>15</w:t>
      </w:r>
      <w:r w:rsidR="0016792E">
        <w:rPr>
          <w:rFonts w:eastAsia="標楷體"/>
          <w:sz w:val="26"/>
          <w:szCs w:val="26"/>
        </w:rPr>
        <w:t>～</w:t>
      </w:r>
      <w:r w:rsidR="00FF5B5A">
        <w:rPr>
          <w:rFonts w:eastAsia="標楷體" w:hint="eastAsia"/>
          <w:sz w:val="26"/>
          <w:szCs w:val="26"/>
        </w:rPr>
        <w:t>3</w:t>
      </w:r>
      <w:r w:rsidRPr="009656D2">
        <w:rPr>
          <w:rFonts w:eastAsia="標楷體"/>
          <w:sz w:val="26"/>
          <w:szCs w:val="26"/>
        </w:rPr>
        <w:t>0</w:t>
      </w:r>
      <w:r w:rsidRPr="009656D2">
        <w:rPr>
          <w:rFonts w:eastAsia="標楷體"/>
          <w:sz w:val="26"/>
          <w:szCs w:val="26"/>
        </w:rPr>
        <w:t>天；給予非關係人之付款條件為</w:t>
      </w:r>
      <w:r w:rsidR="00FF5B5A">
        <w:rPr>
          <w:rFonts w:eastAsia="標楷體" w:hint="eastAsia"/>
          <w:sz w:val="26"/>
          <w:szCs w:val="26"/>
        </w:rPr>
        <w:t>月結</w:t>
      </w:r>
      <w:r w:rsidRPr="009656D2">
        <w:rPr>
          <w:rFonts w:eastAsia="標楷體"/>
          <w:sz w:val="26"/>
          <w:szCs w:val="26"/>
        </w:rPr>
        <w:t>30</w:t>
      </w:r>
      <w:r w:rsidR="0016792E">
        <w:rPr>
          <w:rFonts w:eastAsia="標楷體"/>
          <w:sz w:val="26"/>
          <w:szCs w:val="26"/>
        </w:rPr>
        <w:t>～</w:t>
      </w:r>
      <w:r w:rsidRPr="009656D2">
        <w:rPr>
          <w:rFonts w:eastAsia="標楷體"/>
          <w:sz w:val="26"/>
          <w:szCs w:val="26"/>
        </w:rPr>
        <w:t>60</w:t>
      </w:r>
      <w:r w:rsidRPr="009656D2">
        <w:rPr>
          <w:rFonts w:eastAsia="標楷體"/>
          <w:sz w:val="26"/>
          <w:szCs w:val="26"/>
        </w:rPr>
        <w:t>天。</w:t>
      </w:r>
    </w:p>
    <w:p w:rsidR="006240E2" w:rsidRDefault="00457633" w:rsidP="00BD6D02">
      <w:pPr>
        <w:spacing w:beforeLines="50" w:before="120" w:afterLines="50" w:after="120" w:line="360" w:lineRule="auto"/>
        <w:ind w:firstLineChars="200" w:firstLine="520"/>
        <w:jc w:val="both"/>
        <w:rPr>
          <w:rFonts w:eastAsia="標楷體"/>
        </w:rPr>
      </w:pPr>
      <w:r w:rsidRPr="009656D2">
        <w:rPr>
          <w:rFonts w:eastAsia="標楷體"/>
          <w:sz w:val="26"/>
          <w:szCs w:val="26"/>
        </w:rPr>
        <w:lastRenderedPageBreak/>
        <w:t>ISSI-USA</w:t>
      </w:r>
      <w:r w:rsidRPr="009656D2">
        <w:rPr>
          <w:rFonts w:eastAsia="標楷體"/>
          <w:sz w:val="26"/>
          <w:szCs w:val="26"/>
        </w:rPr>
        <w:t>給予關係企業之付款條件為</w:t>
      </w:r>
      <w:r w:rsidR="00FF5B5A">
        <w:rPr>
          <w:rFonts w:eastAsia="標楷體" w:hint="eastAsia"/>
          <w:sz w:val="26"/>
          <w:szCs w:val="26"/>
        </w:rPr>
        <w:t>月結</w:t>
      </w:r>
      <w:r w:rsidR="00FF5B5A">
        <w:rPr>
          <w:rFonts w:eastAsia="標楷體" w:hint="eastAsia"/>
          <w:sz w:val="26"/>
          <w:szCs w:val="26"/>
        </w:rPr>
        <w:t>15</w:t>
      </w:r>
      <w:r w:rsidR="0016792E">
        <w:rPr>
          <w:rFonts w:eastAsia="標楷體" w:hint="eastAsia"/>
          <w:sz w:val="26"/>
          <w:szCs w:val="26"/>
        </w:rPr>
        <w:t>～</w:t>
      </w:r>
      <w:r w:rsidRPr="009656D2">
        <w:rPr>
          <w:rFonts w:eastAsia="標楷體"/>
          <w:sz w:val="26"/>
          <w:szCs w:val="26"/>
        </w:rPr>
        <w:t>30</w:t>
      </w:r>
      <w:r w:rsidRPr="009656D2">
        <w:rPr>
          <w:rFonts w:eastAsia="標楷體"/>
          <w:sz w:val="26"/>
          <w:szCs w:val="26"/>
        </w:rPr>
        <w:t>天；給予非關係人之付款條件為</w:t>
      </w:r>
      <w:r w:rsidR="00E776EF">
        <w:rPr>
          <w:rFonts w:eastAsia="標楷體" w:hint="eastAsia"/>
          <w:sz w:val="26"/>
          <w:szCs w:val="26"/>
        </w:rPr>
        <w:t>月結</w:t>
      </w:r>
      <w:r w:rsidRPr="009656D2">
        <w:rPr>
          <w:rFonts w:eastAsia="標楷體"/>
          <w:sz w:val="26"/>
          <w:szCs w:val="26"/>
        </w:rPr>
        <w:t>30</w:t>
      </w:r>
      <w:r w:rsidR="0016792E">
        <w:rPr>
          <w:rFonts w:eastAsia="標楷體"/>
          <w:sz w:val="26"/>
          <w:szCs w:val="26"/>
        </w:rPr>
        <w:t>～</w:t>
      </w:r>
      <w:r w:rsidRPr="009656D2">
        <w:rPr>
          <w:rFonts w:eastAsia="標楷體"/>
          <w:sz w:val="26"/>
          <w:szCs w:val="26"/>
        </w:rPr>
        <w:t>60</w:t>
      </w:r>
      <w:r w:rsidRPr="009656D2">
        <w:rPr>
          <w:rFonts w:eastAsia="標楷體"/>
          <w:sz w:val="26"/>
          <w:szCs w:val="26"/>
        </w:rPr>
        <w:t>天。</w:t>
      </w:r>
    </w:p>
    <w:p w:rsidR="006240E2" w:rsidRDefault="0072762B" w:rsidP="00BD6D02">
      <w:pPr>
        <w:pStyle w:val="2"/>
        <w:numPr>
          <w:ilvl w:val="1"/>
          <w:numId w:val="1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未於</w:t>
      </w:r>
      <w:r w:rsidR="00567251" w:rsidRPr="00EA272E">
        <w:rPr>
          <w:rFonts w:ascii="Times New Roman" w:eastAsia="標楷體" w:hAnsi="Times New Roman"/>
          <w:sz w:val="36"/>
          <w:szCs w:val="40"/>
        </w:rPr>
        <w:t>本報告</w:t>
      </w:r>
      <w:r w:rsidRPr="00EA272E">
        <w:rPr>
          <w:rFonts w:ascii="Times New Roman" w:eastAsia="標楷體" w:hAnsi="Times New Roman" w:hint="eastAsia"/>
          <w:sz w:val="36"/>
          <w:szCs w:val="40"/>
        </w:rPr>
        <w:t>進行</w:t>
      </w:r>
      <w:r w:rsidR="008E0EB4" w:rsidRPr="00EA272E">
        <w:rPr>
          <w:rFonts w:ascii="Times New Roman" w:eastAsia="標楷體" w:hAnsi="Times New Roman" w:hint="eastAsia"/>
          <w:sz w:val="36"/>
          <w:szCs w:val="40"/>
        </w:rPr>
        <w:t>個別</w:t>
      </w:r>
      <w:r w:rsidR="00567251" w:rsidRPr="00EA272E">
        <w:rPr>
          <w:rFonts w:ascii="Times New Roman" w:eastAsia="標楷體" w:hAnsi="Times New Roman"/>
          <w:sz w:val="36"/>
          <w:szCs w:val="40"/>
        </w:rPr>
        <w:t>分析之</w:t>
      </w:r>
      <w:r w:rsidR="008E0EB4" w:rsidRPr="00EA272E">
        <w:rPr>
          <w:rFonts w:ascii="Times New Roman" w:eastAsia="標楷體" w:hAnsi="Times New Roman" w:hint="eastAsia"/>
          <w:sz w:val="36"/>
          <w:szCs w:val="40"/>
        </w:rPr>
        <w:t>受控</w:t>
      </w:r>
      <w:r w:rsidR="00567251" w:rsidRPr="00EA272E">
        <w:rPr>
          <w:rFonts w:ascii="Times New Roman" w:eastAsia="標楷體" w:hAnsi="Times New Roman"/>
          <w:sz w:val="36"/>
          <w:szCs w:val="40"/>
        </w:rPr>
        <w:t>交易</w:t>
      </w:r>
    </w:p>
    <w:p w:rsidR="006240E2" w:rsidRDefault="00FA4AC9" w:rsidP="00BD6D02">
      <w:pPr>
        <w:pStyle w:val="3"/>
        <w:numPr>
          <w:ilvl w:val="0"/>
          <w:numId w:val="12"/>
        </w:numPr>
        <w:spacing w:beforeLines="50" w:before="120" w:afterLines="50" w:after="120" w:line="360" w:lineRule="auto"/>
        <w:ind w:leftChars="100" w:left="720"/>
        <w:jc w:val="both"/>
        <w:rPr>
          <w:rFonts w:ascii="Times New Roman" w:eastAsia="標楷體" w:hAnsi="Times New Roman"/>
          <w:sz w:val="32"/>
        </w:rPr>
      </w:pPr>
      <w:r w:rsidRPr="00356E14">
        <w:rPr>
          <w:rFonts w:ascii="Times New Roman" w:eastAsia="標楷體" w:hAnsi="Times New Roman"/>
          <w:sz w:val="32"/>
        </w:rPr>
        <w:t>有形資產之移轉</w:t>
      </w:r>
    </w:p>
    <w:p w:rsidR="006240E2" w:rsidRDefault="00FA4AC9" w:rsidP="00BD6D02">
      <w:pPr>
        <w:pStyle w:val="afa"/>
        <w:numPr>
          <w:ilvl w:val="0"/>
          <w:numId w:val="69"/>
        </w:numPr>
        <w:tabs>
          <w:tab w:val="left" w:pos="1134"/>
        </w:tabs>
        <w:spacing w:beforeLines="50" w:before="120" w:afterLines="50" w:after="120" w:line="360" w:lineRule="auto"/>
        <w:ind w:leftChars="0"/>
        <w:jc w:val="both"/>
        <w:rPr>
          <w:rFonts w:eastAsia="標楷體"/>
          <w:b/>
          <w:sz w:val="28"/>
          <w:szCs w:val="26"/>
        </w:rPr>
      </w:pPr>
      <w:r w:rsidRPr="00BD6040">
        <w:rPr>
          <w:rFonts w:eastAsia="標楷體" w:hint="eastAsia"/>
          <w:b/>
          <w:sz w:val="28"/>
          <w:szCs w:val="26"/>
        </w:rPr>
        <w:t>進</w:t>
      </w:r>
      <w:r w:rsidRPr="00BD6040">
        <w:rPr>
          <w:rFonts w:eastAsia="標楷體"/>
          <w:b/>
          <w:sz w:val="28"/>
          <w:szCs w:val="26"/>
        </w:rPr>
        <w:t>貨</w:t>
      </w:r>
    </w:p>
    <w:p w:rsidR="006240E2" w:rsidRDefault="006C1AF3" w:rsidP="00BD6D02">
      <w:pPr>
        <w:spacing w:beforeLines="50" w:before="120" w:afterLines="50" w:after="120" w:line="360" w:lineRule="auto"/>
        <w:ind w:leftChars="300" w:left="720" w:firstLineChars="200" w:firstLine="520"/>
        <w:jc w:val="both"/>
        <w:rPr>
          <w:rFonts w:eastAsia="標楷體"/>
          <w:sz w:val="26"/>
          <w:szCs w:val="26"/>
        </w:rPr>
      </w:pPr>
      <w:r w:rsidRPr="00D35A20">
        <w:rPr>
          <w:rFonts w:eastAsia="標楷體"/>
          <w:sz w:val="26"/>
          <w:szCs w:val="26"/>
        </w:rPr>
        <w:t>矽成與</w:t>
      </w:r>
      <w:proofErr w:type="gramStart"/>
      <w:r w:rsidRPr="00D35A20">
        <w:rPr>
          <w:rFonts w:eastAsia="標楷體" w:hint="eastAsia"/>
          <w:sz w:val="26"/>
          <w:szCs w:val="26"/>
        </w:rPr>
        <w:t>恩奇達</w:t>
      </w:r>
      <w:r w:rsidRPr="00D35A20">
        <w:rPr>
          <w:rFonts w:eastAsia="標楷體"/>
          <w:sz w:val="26"/>
          <w:szCs w:val="26"/>
        </w:rPr>
        <w:t>間</w:t>
      </w:r>
      <w:proofErr w:type="gramEnd"/>
      <w:r w:rsidRPr="00D35A20">
        <w:rPr>
          <w:rFonts w:eastAsia="標楷體"/>
          <w:sz w:val="26"/>
          <w:szCs w:val="26"/>
        </w:rPr>
        <w:t>之</w:t>
      </w:r>
      <w:r w:rsidRPr="00D35A20">
        <w:rPr>
          <w:rFonts w:eastAsia="標楷體" w:hint="eastAsia"/>
          <w:sz w:val="26"/>
          <w:szCs w:val="26"/>
        </w:rPr>
        <w:t>進</w:t>
      </w:r>
      <w:r w:rsidRPr="00D35A20">
        <w:rPr>
          <w:rFonts w:eastAsia="標楷體"/>
          <w:sz w:val="26"/>
          <w:szCs w:val="26"/>
        </w:rPr>
        <w:t>貨受控交易，</w:t>
      </w:r>
      <w:r w:rsidR="007E449C" w:rsidRPr="00CE3323">
        <w:rPr>
          <w:rFonts w:eastAsia="標楷體"/>
          <w:sz w:val="26"/>
          <w:szCs w:val="26"/>
        </w:rPr>
        <w:t>因</w:t>
      </w:r>
      <w:r w:rsidR="007E449C">
        <w:rPr>
          <w:rFonts w:eastAsia="標楷體" w:hint="eastAsia"/>
          <w:sz w:val="26"/>
          <w:szCs w:val="26"/>
        </w:rPr>
        <w:t>僅</w:t>
      </w:r>
      <w:proofErr w:type="gramStart"/>
      <w:r w:rsidR="007E449C">
        <w:rPr>
          <w:rFonts w:eastAsia="標楷體" w:hint="eastAsia"/>
          <w:sz w:val="26"/>
          <w:szCs w:val="26"/>
        </w:rPr>
        <w:t>佔</w:t>
      </w:r>
      <w:proofErr w:type="gramEnd"/>
      <w:r w:rsidR="007E449C">
        <w:rPr>
          <w:rFonts w:eastAsia="標楷體" w:hint="eastAsia"/>
          <w:sz w:val="26"/>
          <w:szCs w:val="26"/>
        </w:rPr>
        <w:t>總進貨</w:t>
      </w:r>
      <w:r w:rsidR="007E449C">
        <w:rPr>
          <w:rFonts w:eastAsia="標楷體" w:hint="eastAsia"/>
          <w:sz w:val="26"/>
          <w:szCs w:val="26"/>
        </w:rPr>
        <w:t>2.1%</w:t>
      </w:r>
      <w:r w:rsidR="007E449C">
        <w:rPr>
          <w:rFonts w:eastAsia="標楷體" w:hint="eastAsia"/>
          <w:sz w:val="26"/>
          <w:szCs w:val="26"/>
        </w:rPr>
        <w:t>且</w:t>
      </w:r>
      <w:r w:rsidR="007E449C" w:rsidRPr="00CE3323">
        <w:rPr>
          <w:rFonts w:eastAsia="標楷體"/>
          <w:sz w:val="26"/>
          <w:szCs w:val="26"/>
        </w:rPr>
        <w:t>金額</w:t>
      </w:r>
      <w:r w:rsidR="007E449C" w:rsidRPr="00CE3323">
        <w:rPr>
          <w:rFonts w:eastAsia="標楷體" w:hint="eastAsia"/>
          <w:sz w:val="26"/>
          <w:szCs w:val="26"/>
        </w:rPr>
        <w:t>相對</w:t>
      </w:r>
      <w:r w:rsidR="007E449C" w:rsidRPr="00CE3323">
        <w:rPr>
          <w:rFonts w:eastAsia="標楷體"/>
          <w:sz w:val="26"/>
          <w:szCs w:val="26"/>
        </w:rPr>
        <w:t>微小，故</w:t>
      </w:r>
      <w:proofErr w:type="gramStart"/>
      <w:r w:rsidR="007E449C" w:rsidRPr="00CE3323">
        <w:rPr>
          <w:rFonts w:eastAsia="標楷體"/>
          <w:sz w:val="26"/>
          <w:szCs w:val="26"/>
        </w:rPr>
        <w:t>不</w:t>
      </w:r>
      <w:proofErr w:type="gramEnd"/>
      <w:r w:rsidR="007E449C" w:rsidRPr="00CE3323">
        <w:rPr>
          <w:rFonts w:eastAsia="標楷體"/>
          <w:sz w:val="26"/>
          <w:szCs w:val="26"/>
        </w:rPr>
        <w:t>於本報告中個別分析。</w:t>
      </w:r>
    </w:p>
    <w:p w:rsidR="006240E2" w:rsidRDefault="00953580" w:rsidP="00BD6D02">
      <w:pPr>
        <w:pStyle w:val="afa"/>
        <w:numPr>
          <w:ilvl w:val="0"/>
          <w:numId w:val="69"/>
        </w:numPr>
        <w:tabs>
          <w:tab w:val="left" w:pos="1134"/>
        </w:tabs>
        <w:spacing w:beforeLines="50" w:before="120" w:afterLines="50" w:after="120" w:line="360" w:lineRule="auto"/>
        <w:ind w:leftChars="0"/>
        <w:jc w:val="both"/>
        <w:rPr>
          <w:rFonts w:eastAsia="標楷體"/>
          <w:b/>
          <w:sz w:val="28"/>
          <w:szCs w:val="26"/>
        </w:rPr>
      </w:pPr>
      <w:r w:rsidRPr="00953580">
        <w:rPr>
          <w:rFonts w:eastAsia="標楷體" w:hint="eastAsia"/>
          <w:b/>
          <w:sz w:val="28"/>
          <w:szCs w:val="26"/>
        </w:rPr>
        <w:t>銷貨</w:t>
      </w:r>
    </w:p>
    <w:p w:rsidR="006240E2" w:rsidRDefault="00953580" w:rsidP="00BD6D02">
      <w:pPr>
        <w:spacing w:beforeLines="50" w:before="120" w:afterLines="50" w:after="120" w:line="360" w:lineRule="auto"/>
        <w:ind w:leftChars="300" w:left="720" w:firstLineChars="200" w:firstLine="520"/>
        <w:jc w:val="both"/>
        <w:rPr>
          <w:rFonts w:eastAsia="標楷體"/>
          <w:sz w:val="26"/>
          <w:szCs w:val="26"/>
        </w:rPr>
      </w:pPr>
      <w:r w:rsidRPr="00D35A20">
        <w:rPr>
          <w:rFonts w:eastAsia="標楷體" w:hint="eastAsia"/>
          <w:sz w:val="26"/>
          <w:szCs w:val="26"/>
        </w:rPr>
        <w:t>矽成與</w:t>
      </w:r>
      <w:r w:rsidR="005707F8" w:rsidRPr="0083445B">
        <w:rPr>
          <w:rFonts w:eastAsia="標楷體" w:hint="eastAsia"/>
          <w:sz w:val="26"/>
        </w:rPr>
        <w:t>開</w:t>
      </w:r>
      <w:proofErr w:type="gramStart"/>
      <w:r w:rsidR="005707F8" w:rsidRPr="0083445B">
        <w:rPr>
          <w:rFonts w:eastAsia="標楷體" w:hint="eastAsia"/>
          <w:sz w:val="26"/>
        </w:rPr>
        <w:t>曼</w:t>
      </w:r>
      <w:proofErr w:type="gramEnd"/>
      <w:r w:rsidR="005707F8" w:rsidRPr="0083445B">
        <w:rPr>
          <w:rFonts w:eastAsia="標楷體" w:hint="eastAsia"/>
          <w:sz w:val="26"/>
        </w:rPr>
        <w:t>矽成台灣分公司</w:t>
      </w:r>
      <w:r w:rsidR="005707F8">
        <w:rPr>
          <w:rFonts w:eastAsia="標楷體" w:hint="eastAsia"/>
          <w:sz w:val="26"/>
        </w:rPr>
        <w:t>、</w:t>
      </w:r>
      <w:proofErr w:type="gramStart"/>
      <w:r w:rsidR="005707F8">
        <w:rPr>
          <w:rFonts w:eastAsia="標楷體" w:hint="eastAsia"/>
          <w:sz w:val="26"/>
        </w:rPr>
        <w:t>恩奇達</w:t>
      </w:r>
      <w:r w:rsidRPr="00D35A20">
        <w:rPr>
          <w:rFonts w:eastAsia="標楷體" w:hint="eastAsia"/>
          <w:sz w:val="26"/>
          <w:szCs w:val="26"/>
        </w:rPr>
        <w:t>間</w:t>
      </w:r>
      <w:proofErr w:type="gramEnd"/>
      <w:r w:rsidRPr="00D35A20">
        <w:rPr>
          <w:rFonts w:eastAsia="標楷體" w:hint="eastAsia"/>
          <w:sz w:val="26"/>
          <w:szCs w:val="26"/>
        </w:rPr>
        <w:t>之</w:t>
      </w:r>
      <w:proofErr w:type="gramStart"/>
      <w:r w:rsidRPr="00D35A20">
        <w:rPr>
          <w:rFonts w:eastAsia="標楷體" w:hint="eastAsia"/>
          <w:sz w:val="26"/>
          <w:szCs w:val="26"/>
        </w:rPr>
        <w:t>銷貨受控</w:t>
      </w:r>
      <w:proofErr w:type="gramEnd"/>
      <w:r w:rsidRPr="00D35A20">
        <w:rPr>
          <w:rFonts w:eastAsia="標楷體" w:hint="eastAsia"/>
          <w:sz w:val="26"/>
          <w:szCs w:val="26"/>
        </w:rPr>
        <w:t>交易，</w:t>
      </w:r>
      <w:r w:rsidR="00606BE5">
        <w:rPr>
          <w:rFonts w:eastAsia="標楷體" w:hint="eastAsia"/>
          <w:sz w:val="26"/>
          <w:szCs w:val="26"/>
        </w:rPr>
        <w:t>10</w:t>
      </w:r>
      <w:r w:rsidR="00DC603D">
        <w:rPr>
          <w:rFonts w:eastAsia="標楷體" w:hint="eastAsia"/>
          <w:sz w:val="26"/>
          <w:szCs w:val="26"/>
        </w:rPr>
        <w:t>5</w:t>
      </w:r>
      <w:r w:rsidRPr="00D35A20">
        <w:rPr>
          <w:rFonts w:eastAsia="標楷體" w:hint="eastAsia"/>
          <w:sz w:val="26"/>
          <w:szCs w:val="26"/>
        </w:rPr>
        <w:t>會計年度金</w:t>
      </w:r>
      <w:r w:rsidRPr="00A60D6E">
        <w:rPr>
          <w:rFonts w:eastAsia="標楷體" w:hint="eastAsia"/>
          <w:sz w:val="26"/>
          <w:szCs w:val="26"/>
        </w:rPr>
        <w:t>額</w:t>
      </w:r>
      <w:r w:rsidR="00FB43DB">
        <w:rPr>
          <w:rFonts w:eastAsia="標楷體" w:hint="eastAsia"/>
          <w:sz w:val="26"/>
          <w:szCs w:val="26"/>
        </w:rPr>
        <w:t>共</w:t>
      </w:r>
      <w:r w:rsidR="00DC603D">
        <w:rPr>
          <w:rFonts w:eastAsia="標楷體" w:hint="eastAsia"/>
          <w:sz w:val="26"/>
          <w:szCs w:val="26"/>
        </w:rPr>
        <w:t>47</w:t>
      </w:r>
      <w:r w:rsidR="00FB43DB">
        <w:rPr>
          <w:rFonts w:eastAsia="標楷體" w:hint="eastAsia"/>
          <w:sz w:val="26"/>
          <w:szCs w:val="26"/>
        </w:rPr>
        <w:t>6</w:t>
      </w:r>
      <w:r w:rsidR="0071307D">
        <w:rPr>
          <w:rFonts w:eastAsia="標楷體" w:hint="eastAsia"/>
          <w:sz w:val="26"/>
          <w:szCs w:val="26"/>
        </w:rPr>
        <w:t>仟</w:t>
      </w:r>
      <w:r w:rsidRPr="00D35A20">
        <w:rPr>
          <w:rFonts w:eastAsia="標楷體" w:hint="eastAsia"/>
          <w:sz w:val="26"/>
          <w:szCs w:val="26"/>
        </w:rPr>
        <w:t>元，</w:t>
      </w:r>
      <w:r w:rsidR="00EF729B" w:rsidRPr="00D35A20">
        <w:rPr>
          <w:rFonts w:eastAsia="標楷體" w:hint="eastAsia"/>
          <w:sz w:val="26"/>
          <w:szCs w:val="26"/>
        </w:rPr>
        <w:t>因矽成向</w:t>
      </w:r>
      <w:r w:rsidR="00FB43DB">
        <w:rPr>
          <w:rFonts w:eastAsia="標楷體" w:hint="eastAsia"/>
          <w:sz w:val="26"/>
          <w:szCs w:val="26"/>
        </w:rPr>
        <w:t>關係企業</w:t>
      </w:r>
      <w:r w:rsidR="00EF729B" w:rsidRPr="00D35A20">
        <w:rPr>
          <w:rFonts w:eastAsia="標楷體" w:hint="eastAsia"/>
          <w:sz w:val="26"/>
          <w:szCs w:val="26"/>
        </w:rPr>
        <w:t>進貨後，</w:t>
      </w:r>
      <w:r w:rsidR="00EF729B">
        <w:rPr>
          <w:rFonts w:eastAsia="標楷體" w:hint="eastAsia"/>
          <w:sz w:val="26"/>
          <w:szCs w:val="26"/>
        </w:rPr>
        <w:t>發現</w:t>
      </w:r>
      <w:r w:rsidR="00EF729B" w:rsidRPr="0083445B">
        <w:rPr>
          <w:rFonts w:eastAsia="標楷體" w:hint="eastAsia"/>
          <w:sz w:val="26"/>
          <w:szCs w:val="26"/>
        </w:rPr>
        <w:t>產品不符需求</w:t>
      </w:r>
      <w:r w:rsidR="00EF729B" w:rsidRPr="00D35A20">
        <w:rPr>
          <w:rFonts w:eastAsia="標楷體" w:hint="eastAsia"/>
          <w:sz w:val="26"/>
          <w:szCs w:val="26"/>
        </w:rPr>
        <w:t>，</w:t>
      </w:r>
      <w:proofErr w:type="gramStart"/>
      <w:r w:rsidR="00EF729B" w:rsidRPr="00D35A20">
        <w:rPr>
          <w:rFonts w:eastAsia="標楷體" w:hint="eastAsia"/>
          <w:sz w:val="26"/>
          <w:szCs w:val="26"/>
        </w:rPr>
        <w:t>逕</w:t>
      </w:r>
      <w:proofErr w:type="gramEnd"/>
      <w:r w:rsidR="00EF729B" w:rsidRPr="00D35A20">
        <w:rPr>
          <w:rFonts w:eastAsia="標楷體" w:hint="eastAsia"/>
          <w:sz w:val="26"/>
          <w:szCs w:val="26"/>
        </w:rPr>
        <w:t>以銷貨</w:t>
      </w:r>
      <w:r w:rsidR="00EF729B">
        <w:rPr>
          <w:rFonts w:eastAsia="標楷體" w:hint="eastAsia"/>
          <w:sz w:val="26"/>
          <w:szCs w:val="26"/>
        </w:rPr>
        <w:t>之</w:t>
      </w:r>
      <w:r w:rsidR="00EF729B" w:rsidRPr="00D35A20">
        <w:rPr>
          <w:rFonts w:eastAsia="標楷體" w:hint="eastAsia"/>
          <w:sz w:val="26"/>
          <w:szCs w:val="26"/>
        </w:rPr>
        <w:t>方式</w:t>
      </w:r>
      <w:r w:rsidR="00EF729B">
        <w:rPr>
          <w:rFonts w:eastAsia="標楷體" w:hint="eastAsia"/>
          <w:sz w:val="26"/>
          <w:szCs w:val="26"/>
        </w:rPr>
        <w:t>退</w:t>
      </w:r>
      <w:r w:rsidR="00EF729B" w:rsidRPr="00D35A20">
        <w:rPr>
          <w:rFonts w:eastAsia="標楷體" w:hint="eastAsia"/>
          <w:sz w:val="26"/>
          <w:szCs w:val="26"/>
        </w:rPr>
        <w:t>回，</w:t>
      </w:r>
      <w:r w:rsidR="00EF729B">
        <w:rPr>
          <w:rFonts w:eastAsia="標楷體" w:hint="eastAsia"/>
          <w:sz w:val="26"/>
          <w:szCs w:val="26"/>
        </w:rPr>
        <w:t>因</w:t>
      </w:r>
      <w:r w:rsidR="00EF729B" w:rsidRPr="00D35A20">
        <w:rPr>
          <w:rFonts w:eastAsia="標楷體" w:hint="eastAsia"/>
          <w:sz w:val="26"/>
          <w:szCs w:val="26"/>
        </w:rPr>
        <w:t>此交易模式</w:t>
      </w:r>
      <w:r w:rsidR="00EF729B">
        <w:rPr>
          <w:rFonts w:eastAsia="標楷體" w:hint="eastAsia"/>
          <w:sz w:val="26"/>
          <w:szCs w:val="26"/>
        </w:rPr>
        <w:t>為商業上的常態</w:t>
      </w:r>
      <w:r w:rsidR="00EF729B" w:rsidRPr="00D35A20">
        <w:rPr>
          <w:rFonts w:eastAsia="標楷體" w:hint="eastAsia"/>
          <w:sz w:val="26"/>
          <w:szCs w:val="26"/>
        </w:rPr>
        <w:t>且金額相對微小，</w:t>
      </w:r>
      <w:r w:rsidR="00EF729B" w:rsidRPr="00D35A20">
        <w:rPr>
          <w:rFonts w:eastAsia="標楷體"/>
          <w:sz w:val="26"/>
          <w:szCs w:val="26"/>
        </w:rPr>
        <w:t>故</w:t>
      </w:r>
      <w:proofErr w:type="gramStart"/>
      <w:r w:rsidR="00EF729B" w:rsidRPr="00D35A20">
        <w:rPr>
          <w:rFonts w:eastAsia="標楷體"/>
          <w:sz w:val="26"/>
          <w:szCs w:val="26"/>
        </w:rPr>
        <w:t>不</w:t>
      </w:r>
      <w:proofErr w:type="gramEnd"/>
      <w:r w:rsidR="00EF729B" w:rsidRPr="00D35A20">
        <w:rPr>
          <w:rFonts w:eastAsia="標楷體"/>
          <w:sz w:val="26"/>
          <w:szCs w:val="26"/>
        </w:rPr>
        <w:t>於本報告中個別分析。</w:t>
      </w:r>
    </w:p>
    <w:p w:rsidR="006240E2" w:rsidRDefault="00407E29" w:rsidP="00BD6D02">
      <w:pPr>
        <w:pStyle w:val="3"/>
        <w:numPr>
          <w:ilvl w:val="0"/>
          <w:numId w:val="12"/>
        </w:numPr>
        <w:spacing w:beforeLines="50" w:before="120" w:afterLines="50" w:after="120" w:line="360" w:lineRule="auto"/>
        <w:ind w:leftChars="100" w:left="720"/>
        <w:jc w:val="both"/>
        <w:rPr>
          <w:rFonts w:ascii="Times New Roman" w:eastAsia="標楷體" w:hAnsi="Times New Roman"/>
          <w:sz w:val="32"/>
        </w:rPr>
      </w:pPr>
      <w:r w:rsidRPr="00C40B06">
        <w:rPr>
          <w:rFonts w:ascii="Times New Roman" w:eastAsia="標楷體" w:hAnsi="Times New Roman"/>
          <w:sz w:val="32"/>
        </w:rPr>
        <w:t>有形資產之使用</w:t>
      </w:r>
    </w:p>
    <w:p w:rsidR="006240E2" w:rsidRDefault="00407E29" w:rsidP="00BD6D02">
      <w:pPr>
        <w:numPr>
          <w:ilvl w:val="0"/>
          <w:numId w:val="63"/>
        </w:numPr>
        <w:tabs>
          <w:tab w:val="left" w:pos="1134"/>
        </w:tabs>
        <w:spacing w:beforeLines="50" w:before="120" w:afterLines="50" w:after="120" w:line="360" w:lineRule="auto"/>
        <w:jc w:val="both"/>
        <w:rPr>
          <w:rFonts w:eastAsia="標楷體"/>
          <w:b/>
          <w:sz w:val="28"/>
          <w:szCs w:val="26"/>
        </w:rPr>
      </w:pPr>
      <w:r w:rsidRPr="00C40B06">
        <w:rPr>
          <w:rFonts w:eastAsia="標楷體"/>
          <w:b/>
          <w:sz w:val="28"/>
          <w:szCs w:val="26"/>
        </w:rPr>
        <w:t>租賃</w:t>
      </w:r>
    </w:p>
    <w:p w:rsidR="006240E2" w:rsidRDefault="00540447"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矽成將辦公室</w:t>
      </w:r>
      <w:r w:rsidR="00234464">
        <w:rPr>
          <w:rFonts w:eastAsia="標楷體" w:hint="eastAsia"/>
          <w:sz w:val="26"/>
          <w:szCs w:val="26"/>
        </w:rPr>
        <w:t>出</w:t>
      </w:r>
      <w:r w:rsidRPr="00C40B06">
        <w:rPr>
          <w:rFonts w:eastAsia="標楷體"/>
          <w:sz w:val="26"/>
          <w:szCs w:val="26"/>
        </w:rPr>
        <w:t>租予</w:t>
      </w:r>
      <w:r w:rsidR="00013BAF" w:rsidRPr="00AE7696">
        <w:rPr>
          <w:rFonts w:eastAsia="標楷體" w:hint="eastAsia"/>
          <w:sz w:val="26"/>
          <w:szCs w:val="26"/>
        </w:rPr>
        <w:t>開</w:t>
      </w:r>
      <w:proofErr w:type="gramStart"/>
      <w:r w:rsidR="00013BAF" w:rsidRPr="00AE7696">
        <w:rPr>
          <w:rFonts w:eastAsia="標楷體" w:hint="eastAsia"/>
          <w:sz w:val="26"/>
          <w:szCs w:val="26"/>
        </w:rPr>
        <w:t>曼</w:t>
      </w:r>
      <w:proofErr w:type="gramEnd"/>
      <w:r w:rsidR="00013BAF" w:rsidRPr="00AE7696">
        <w:rPr>
          <w:rFonts w:eastAsia="標楷體" w:hint="eastAsia"/>
          <w:sz w:val="26"/>
          <w:szCs w:val="26"/>
        </w:rPr>
        <w:t>矽成台灣分公司</w:t>
      </w:r>
      <w:r w:rsidRPr="00C40B06">
        <w:rPr>
          <w:rFonts w:eastAsia="標楷體"/>
          <w:sz w:val="26"/>
          <w:szCs w:val="26"/>
        </w:rPr>
        <w:t>使用</w:t>
      </w:r>
      <w:r>
        <w:rPr>
          <w:rFonts w:eastAsia="標楷體" w:hint="eastAsia"/>
          <w:sz w:val="26"/>
          <w:szCs w:val="26"/>
        </w:rPr>
        <w:t>，</w:t>
      </w:r>
      <w:r w:rsidRPr="00C40B06">
        <w:rPr>
          <w:rFonts w:eastAsia="標楷體"/>
          <w:sz w:val="26"/>
          <w:szCs w:val="26"/>
        </w:rPr>
        <w:t>並依使用面積比例收取租金。</w:t>
      </w:r>
      <w:r w:rsidR="00407E29" w:rsidRPr="00C40B06">
        <w:rPr>
          <w:rFonts w:eastAsia="標楷體"/>
          <w:sz w:val="26"/>
          <w:szCs w:val="26"/>
        </w:rPr>
        <w:t>因金額</w:t>
      </w:r>
      <w:r w:rsidR="007A59E0">
        <w:rPr>
          <w:rFonts w:eastAsia="標楷體" w:hint="eastAsia"/>
          <w:sz w:val="26"/>
          <w:szCs w:val="26"/>
        </w:rPr>
        <w:t>微</w:t>
      </w:r>
      <w:r w:rsidR="00407E29" w:rsidRPr="00C40B06">
        <w:rPr>
          <w:rFonts w:eastAsia="標楷體"/>
          <w:sz w:val="26"/>
          <w:szCs w:val="26"/>
        </w:rPr>
        <w:t>小，故</w:t>
      </w:r>
      <w:proofErr w:type="gramStart"/>
      <w:r w:rsidR="007A59E0" w:rsidRPr="00D35A20">
        <w:rPr>
          <w:rFonts w:eastAsia="標楷體"/>
          <w:sz w:val="26"/>
          <w:szCs w:val="26"/>
        </w:rPr>
        <w:t>不</w:t>
      </w:r>
      <w:proofErr w:type="gramEnd"/>
      <w:r w:rsidR="00407E29">
        <w:rPr>
          <w:rFonts w:eastAsia="標楷體" w:hint="eastAsia"/>
          <w:sz w:val="26"/>
          <w:szCs w:val="26"/>
        </w:rPr>
        <w:t>於本報告中個別分析</w:t>
      </w:r>
      <w:r w:rsidR="00407E29" w:rsidRPr="00C40B06">
        <w:rPr>
          <w:rFonts w:eastAsia="標楷體"/>
          <w:sz w:val="26"/>
          <w:szCs w:val="26"/>
        </w:rPr>
        <w:t>。</w:t>
      </w:r>
    </w:p>
    <w:p w:rsidR="00B12D41" w:rsidRPr="00EA272E" w:rsidRDefault="00B12D41" w:rsidP="00ED670D">
      <w:pPr>
        <w:pStyle w:val="1"/>
        <w:spacing w:before="0" w:after="0" w:line="360" w:lineRule="auto"/>
        <w:ind w:left="0" w:firstLine="0"/>
        <w:jc w:val="center"/>
        <w:rPr>
          <w:rFonts w:ascii="Times New Roman" w:eastAsia="標楷體" w:hAnsi="Times New Roman"/>
          <w:sz w:val="48"/>
          <w:szCs w:val="48"/>
        </w:rPr>
        <w:sectPr w:rsidR="00B12D41" w:rsidRPr="00EA272E" w:rsidSect="006B4840">
          <w:type w:val="oddPage"/>
          <w:pgSz w:w="11906" w:h="16838" w:code="9"/>
          <w:pgMar w:top="2160" w:right="1440" w:bottom="1814" w:left="1440" w:header="851" w:footer="567" w:gutter="567"/>
          <w:cols w:space="425"/>
          <w:docGrid w:linePitch="360"/>
        </w:sectPr>
      </w:pPr>
      <w:bookmarkStart w:id="43" w:name="_Toc136775348"/>
    </w:p>
    <w:bookmarkStart w:id="44" w:name="_Toc253154511"/>
    <w:bookmarkStart w:id="45" w:name="_Toc253154579"/>
    <w:bookmarkStart w:id="46" w:name="_Toc272326010"/>
    <w:bookmarkStart w:id="47" w:name="_Toc272326638"/>
    <w:bookmarkStart w:id="48" w:name="_Toc272326817"/>
    <w:bookmarkStart w:id="49" w:name="_Toc275960650"/>
    <w:p w:rsidR="007821E9" w:rsidRPr="00EA272E" w:rsidRDefault="00CE7E1F"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4144" behindDoc="0" locked="0" layoutInCell="1" allowOverlap="1" wp14:anchorId="24E567D4" wp14:editId="0FCCFB2C">
                <wp:simplePos x="0" y="0"/>
                <wp:positionH relativeFrom="column">
                  <wp:posOffset>4671060</wp:posOffset>
                </wp:positionH>
                <wp:positionV relativeFrom="paragraph">
                  <wp:posOffset>0</wp:posOffset>
                </wp:positionV>
                <wp:extent cx="720090" cy="720090"/>
                <wp:effectExtent l="13335" t="9525" r="9525" b="13335"/>
                <wp:wrapNone/>
                <wp:docPr id="13"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F43DB" w:rsidRDefault="00822279"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4" o:spid="_x0000_s1154" type="#_x0000_t202" style="position:absolute;left:0;text-align:left;margin-left:367.8pt;margin-top:0;width:56.7pt;height:56.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">
                <v:textbox>
                  <w:txbxContent>
                    <w:p w:rsidR="00822279" w:rsidRPr="001F43DB" w:rsidRDefault="00822279" w:rsidP="001F43DB">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4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IV</w:t>
                      </w:r>
                      <w:r>
                        <w:rPr>
                          <w:rFonts w:ascii="微軟正黑體" w:eastAsia="微軟正黑體" w:hAnsi="微軟正黑體"/>
                          <w:b/>
                          <w:sz w:val="56"/>
                          <w:szCs w:val="52"/>
                        </w:rPr>
                        <w:fldChar w:fldCharType="end"/>
                      </w:r>
                    </w:p>
                  </w:txbxContent>
                </v:textbox>
              </v:shape>
            </w:pict>
          </mc:Fallback>
        </mc:AlternateContent>
      </w:r>
      <w:bookmarkEnd w:id="44"/>
      <w:bookmarkEnd w:id="45"/>
      <w:bookmarkEnd w:id="46"/>
      <w:bookmarkEnd w:id="47"/>
      <w:bookmarkEnd w:id="48"/>
      <w:bookmarkEnd w:id="49"/>
    </w:p>
    <w:p w:rsidR="007821E9" w:rsidRPr="00EA272E" w:rsidRDefault="007821E9" w:rsidP="008E0EB4">
      <w:pPr>
        <w:pStyle w:val="1"/>
        <w:numPr>
          <w:ilvl w:val="0"/>
          <w:numId w:val="0"/>
        </w:numPr>
        <w:spacing w:before="0" w:after="0" w:line="240" w:lineRule="auto"/>
        <w:jc w:val="right"/>
        <w:rPr>
          <w:rFonts w:ascii="Times New Roman" w:eastAsia="標楷體" w:hAnsi="Times New Roman"/>
          <w:noProof/>
          <w:sz w:val="48"/>
          <w:szCs w:val="48"/>
        </w:rPr>
      </w:pPr>
    </w:p>
    <w:p w:rsidR="00567251" w:rsidRPr="00EF729B" w:rsidRDefault="00610322" w:rsidP="007821E9">
      <w:pPr>
        <w:pStyle w:val="1"/>
        <w:spacing w:before="100" w:beforeAutospacing="1" w:after="100" w:afterAutospacing="1" w:line="360" w:lineRule="auto"/>
        <w:ind w:left="0" w:firstLine="0"/>
        <w:jc w:val="right"/>
        <w:rPr>
          <w:rFonts w:ascii="Times New Roman" w:eastAsia="標楷體" w:hAnsi="Times New Roman"/>
          <w:sz w:val="56"/>
          <w:szCs w:val="56"/>
        </w:rPr>
      </w:pPr>
      <w:bookmarkStart w:id="50" w:name="_Toc355775827"/>
      <w:r w:rsidRPr="00610322">
        <w:rPr>
          <w:rFonts w:ascii="Times New Roman" w:eastAsia="標楷體" w:hAnsi="Times New Roman" w:hint="eastAsia"/>
          <w:sz w:val="56"/>
          <w:szCs w:val="56"/>
        </w:rPr>
        <w:t>功能及風險分析</w:t>
      </w:r>
      <w:bookmarkEnd w:id="43"/>
      <w:bookmarkEnd w:id="50"/>
    </w:p>
    <w:p w:rsidR="006240E2" w:rsidRDefault="00767895"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根據</w:t>
      </w:r>
      <w:r w:rsidR="00567251" w:rsidRPr="00EA272E">
        <w:rPr>
          <w:rFonts w:eastAsia="標楷體"/>
          <w:sz w:val="26"/>
          <w:szCs w:val="26"/>
        </w:rPr>
        <w:t>移轉訂價查核準則第</w:t>
      </w:r>
      <w:r w:rsidR="00567251" w:rsidRPr="00EA272E">
        <w:rPr>
          <w:rFonts w:eastAsia="標楷體"/>
          <w:sz w:val="26"/>
          <w:szCs w:val="26"/>
        </w:rPr>
        <w:t>8</w:t>
      </w:r>
      <w:r w:rsidR="00567251" w:rsidRPr="00EA272E">
        <w:rPr>
          <w:rFonts w:eastAsia="標楷體"/>
          <w:sz w:val="26"/>
          <w:szCs w:val="26"/>
        </w:rPr>
        <w:t>條</w:t>
      </w:r>
      <w:r w:rsidRPr="00EA272E">
        <w:rPr>
          <w:rFonts w:eastAsia="標楷體" w:hint="eastAsia"/>
          <w:sz w:val="26"/>
          <w:szCs w:val="26"/>
        </w:rPr>
        <w:t>第</w:t>
      </w:r>
      <w:r w:rsidRPr="00EA272E">
        <w:rPr>
          <w:rFonts w:eastAsia="標楷體" w:hint="eastAsia"/>
          <w:sz w:val="26"/>
          <w:szCs w:val="26"/>
        </w:rPr>
        <w:t>1</w:t>
      </w:r>
      <w:r w:rsidRPr="00EA272E">
        <w:rPr>
          <w:rFonts w:eastAsia="標楷體" w:hint="eastAsia"/>
          <w:sz w:val="26"/>
          <w:szCs w:val="26"/>
        </w:rPr>
        <w:t>項</w:t>
      </w:r>
      <w:r w:rsidR="00567251" w:rsidRPr="00EA272E">
        <w:rPr>
          <w:rFonts w:eastAsia="標楷體"/>
          <w:sz w:val="26"/>
          <w:szCs w:val="26"/>
        </w:rPr>
        <w:t>規定</w:t>
      </w:r>
      <w:r w:rsidR="00EC2F3B" w:rsidRPr="00EA272E">
        <w:rPr>
          <w:rFonts w:eastAsia="標楷體" w:hint="eastAsia"/>
          <w:sz w:val="26"/>
          <w:szCs w:val="26"/>
        </w:rPr>
        <w:t>，</w:t>
      </w:r>
      <w:r w:rsidR="0097223D" w:rsidRPr="00EA272E">
        <w:rPr>
          <w:rFonts w:eastAsia="標楷體"/>
          <w:sz w:val="26"/>
          <w:szCs w:val="26"/>
        </w:rPr>
        <w:t>決定營利事業與非關係人之情況，或其所從事之受控交易與未受控交易是否相同或類似及其可比較程度時，應考量影響價格或利潤之因素</w:t>
      </w:r>
      <w:r w:rsidR="0097322A" w:rsidRPr="00EA272E">
        <w:rPr>
          <w:rFonts w:eastAsia="標楷體" w:hint="eastAsia"/>
          <w:sz w:val="26"/>
          <w:szCs w:val="26"/>
        </w:rPr>
        <w:t>，</w:t>
      </w:r>
      <w:r w:rsidR="00567251" w:rsidRPr="00EA272E">
        <w:rPr>
          <w:rFonts w:eastAsia="標楷體"/>
          <w:sz w:val="26"/>
          <w:szCs w:val="26"/>
        </w:rPr>
        <w:t>其中第</w:t>
      </w:r>
      <w:r w:rsidR="00567251" w:rsidRPr="00EA272E">
        <w:rPr>
          <w:rFonts w:eastAsia="標楷體"/>
          <w:sz w:val="26"/>
          <w:szCs w:val="26"/>
        </w:rPr>
        <w:t>2</w:t>
      </w:r>
      <w:r w:rsidR="00567251" w:rsidRPr="00EA272E">
        <w:rPr>
          <w:rFonts w:eastAsia="標楷體"/>
          <w:sz w:val="26"/>
          <w:szCs w:val="26"/>
        </w:rPr>
        <w:t>款為執行之功能，第</w:t>
      </w:r>
      <w:r w:rsidR="00567251" w:rsidRPr="00EA272E">
        <w:rPr>
          <w:rFonts w:eastAsia="標楷體"/>
          <w:sz w:val="26"/>
          <w:szCs w:val="26"/>
        </w:rPr>
        <w:t>4</w:t>
      </w:r>
      <w:r w:rsidR="00567251" w:rsidRPr="00EA272E">
        <w:rPr>
          <w:rFonts w:eastAsia="標楷體"/>
          <w:sz w:val="26"/>
          <w:szCs w:val="26"/>
        </w:rPr>
        <w:t>款則為承擔之風險。</w:t>
      </w:r>
      <w:r w:rsidR="00700737" w:rsidRPr="00EA272E">
        <w:rPr>
          <w:rFonts w:eastAsia="標楷體" w:hint="eastAsia"/>
          <w:sz w:val="26"/>
          <w:szCs w:val="26"/>
        </w:rPr>
        <w:t>另</w:t>
      </w:r>
      <w:r w:rsidR="00700737" w:rsidRPr="00EA272E">
        <w:rPr>
          <w:rFonts w:eastAsia="標楷體"/>
          <w:sz w:val="26"/>
          <w:szCs w:val="26"/>
        </w:rPr>
        <w:t>根據國際經濟合作暨發展組織指導準則（以下簡稱『</w:t>
      </w:r>
      <w:r w:rsidR="00700737" w:rsidRPr="00EA272E">
        <w:rPr>
          <w:rFonts w:eastAsia="標楷體"/>
          <w:sz w:val="26"/>
          <w:szCs w:val="26"/>
        </w:rPr>
        <w:t>OECD</w:t>
      </w:r>
      <w:r w:rsidR="00700737" w:rsidRPr="00EA272E">
        <w:rPr>
          <w:rFonts w:eastAsia="標楷體"/>
          <w:sz w:val="26"/>
          <w:szCs w:val="26"/>
        </w:rPr>
        <w:t>指導準則』），受控及未受控交易惟有在「經濟上相關的特性」為可比較時，才可運用未受控交易之結果為基準來調整受控交易之結果。因</w:t>
      </w:r>
      <w:r w:rsidR="0097322A" w:rsidRPr="00EA272E">
        <w:rPr>
          <w:rFonts w:eastAsia="標楷體" w:hint="eastAsia"/>
          <w:sz w:val="26"/>
          <w:szCs w:val="26"/>
        </w:rPr>
        <w:t>此</w:t>
      </w:r>
      <w:r w:rsidR="00700737" w:rsidRPr="00EA272E">
        <w:rPr>
          <w:rFonts w:eastAsia="標楷體"/>
          <w:sz w:val="26"/>
          <w:szCs w:val="26"/>
        </w:rPr>
        <w:t>於決定受控及未受控交易或</w:t>
      </w:r>
      <w:proofErr w:type="gramStart"/>
      <w:r w:rsidR="00700737" w:rsidRPr="00EA272E">
        <w:rPr>
          <w:rFonts w:eastAsia="標楷體"/>
          <w:sz w:val="26"/>
          <w:szCs w:val="26"/>
        </w:rPr>
        <w:t>個體間可互相</w:t>
      </w:r>
      <w:proofErr w:type="gramEnd"/>
      <w:r w:rsidR="00700737" w:rsidRPr="00EA272E">
        <w:rPr>
          <w:rFonts w:eastAsia="標楷體"/>
          <w:sz w:val="26"/>
          <w:szCs w:val="26"/>
        </w:rPr>
        <w:t>比較前，需先行比較個體間各自執行之功能及所承擔之風險。</w:t>
      </w:r>
    </w:p>
    <w:p w:rsidR="006240E2" w:rsidRDefault="0097322A"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一般而言，</w:t>
      </w:r>
      <w:r w:rsidR="00700737" w:rsidRPr="00EA272E">
        <w:rPr>
          <w:rFonts w:eastAsia="標楷體" w:hint="eastAsia"/>
          <w:sz w:val="26"/>
          <w:szCs w:val="26"/>
        </w:rPr>
        <w:t>企業執行之功能</w:t>
      </w:r>
      <w:r w:rsidR="00813320" w:rsidRPr="00EA272E">
        <w:rPr>
          <w:rFonts w:eastAsia="標楷體" w:hint="eastAsia"/>
          <w:sz w:val="26"/>
          <w:szCs w:val="26"/>
        </w:rPr>
        <w:t>複雜性</w:t>
      </w:r>
      <w:r w:rsidR="00700737" w:rsidRPr="00EA272E">
        <w:rPr>
          <w:rFonts w:eastAsia="標楷體" w:hint="eastAsia"/>
          <w:sz w:val="26"/>
          <w:szCs w:val="26"/>
        </w:rPr>
        <w:t>應與其承受之風險及所使用之資產相關</w:t>
      </w:r>
      <w:r w:rsidR="00746E5D" w:rsidRPr="00EA272E">
        <w:rPr>
          <w:rFonts w:eastAsia="標楷體" w:hint="eastAsia"/>
          <w:sz w:val="26"/>
          <w:szCs w:val="26"/>
        </w:rPr>
        <w:t>，且影響企業</w:t>
      </w:r>
      <w:r w:rsidR="00700737" w:rsidRPr="00EA272E">
        <w:rPr>
          <w:rFonts w:eastAsia="標楷體" w:hint="eastAsia"/>
          <w:sz w:val="26"/>
          <w:szCs w:val="26"/>
        </w:rPr>
        <w:t>獲利</w:t>
      </w:r>
      <w:r w:rsidR="006A5515" w:rsidRPr="00EA272E">
        <w:rPr>
          <w:rFonts w:eastAsia="標楷體" w:hint="eastAsia"/>
          <w:sz w:val="26"/>
          <w:szCs w:val="26"/>
        </w:rPr>
        <w:t>，亦即</w:t>
      </w:r>
      <w:r w:rsidR="00746E5D" w:rsidRPr="00EA272E">
        <w:rPr>
          <w:rFonts w:eastAsia="標楷體" w:hint="eastAsia"/>
          <w:sz w:val="26"/>
          <w:szCs w:val="26"/>
        </w:rPr>
        <w:t>企業</w:t>
      </w:r>
      <w:r w:rsidR="00567251" w:rsidRPr="00EA272E">
        <w:rPr>
          <w:rFonts w:eastAsia="標楷體"/>
          <w:sz w:val="26"/>
          <w:szCs w:val="26"/>
        </w:rPr>
        <w:t>執行越高難度</w:t>
      </w:r>
      <w:r w:rsidR="00746E5D" w:rsidRPr="00EA272E">
        <w:rPr>
          <w:rFonts w:eastAsia="標楷體" w:hint="eastAsia"/>
          <w:sz w:val="26"/>
          <w:szCs w:val="26"/>
        </w:rPr>
        <w:t>之</w:t>
      </w:r>
      <w:r w:rsidR="00567251" w:rsidRPr="00EA272E">
        <w:rPr>
          <w:rFonts w:eastAsia="標楷體"/>
          <w:sz w:val="26"/>
          <w:szCs w:val="26"/>
        </w:rPr>
        <w:t>功能</w:t>
      </w:r>
      <w:r w:rsidRPr="00EA272E">
        <w:rPr>
          <w:rFonts w:eastAsia="標楷體" w:hint="eastAsia"/>
          <w:sz w:val="26"/>
          <w:szCs w:val="26"/>
        </w:rPr>
        <w:t>，其</w:t>
      </w:r>
      <w:r w:rsidR="00746E5D" w:rsidRPr="00EA272E">
        <w:rPr>
          <w:rFonts w:eastAsia="標楷體" w:hint="eastAsia"/>
          <w:sz w:val="26"/>
          <w:szCs w:val="26"/>
        </w:rPr>
        <w:t>所</w:t>
      </w:r>
      <w:r w:rsidR="00567251" w:rsidRPr="00EA272E">
        <w:rPr>
          <w:rFonts w:eastAsia="標楷體"/>
          <w:sz w:val="26"/>
          <w:szCs w:val="26"/>
        </w:rPr>
        <w:t>承受</w:t>
      </w:r>
      <w:r w:rsidRPr="00EA272E">
        <w:rPr>
          <w:rFonts w:eastAsia="標楷體" w:hint="eastAsia"/>
          <w:sz w:val="26"/>
          <w:szCs w:val="26"/>
        </w:rPr>
        <w:t>之</w:t>
      </w:r>
      <w:r w:rsidR="00567251" w:rsidRPr="00EA272E">
        <w:rPr>
          <w:rFonts w:eastAsia="標楷體"/>
          <w:sz w:val="26"/>
          <w:szCs w:val="26"/>
        </w:rPr>
        <w:t>風險</w:t>
      </w:r>
      <w:r w:rsidRPr="00EA272E">
        <w:rPr>
          <w:rFonts w:eastAsia="標楷體" w:hint="eastAsia"/>
          <w:sz w:val="26"/>
          <w:szCs w:val="26"/>
        </w:rPr>
        <w:t>愈高</w:t>
      </w:r>
      <w:r w:rsidR="00567251" w:rsidRPr="00EA272E">
        <w:rPr>
          <w:rFonts w:eastAsia="標楷體"/>
          <w:sz w:val="26"/>
          <w:szCs w:val="26"/>
        </w:rPr>
        <w:t>，所取得之報酬</w:t>
      </w:r>
      <w:r w:rsidRPr="00EA272E">
        <w:rPr>
          <w:rFonts w:eastAsia="標楷體" w:hint="eastAsia"/>
          <w:sz w:val="26"/>
          <w:szCs w:val="26"/>
        </w:rPr>
        <w:t>亦</w:t>
      </w:r>
      <w:r w:rsidR="00567251" w:rsidRPr="00EA272E">
        <w:rPr>
          <w:rFonts w:eastAsia="標楷體"/>
          <w:sz w:val="26"/>
          <w:szCs w:val="26"/>
        </w:rPr>
        <w:t>應相對為高。</w:t>
      </w:r>
      <w:r w:rsidRPr="00EA272E">
        <w:rPr>
          <w:rFonts w:eastAsia="標楷體"/>
          <w:sz w:val="26"/>
          <w:szCs w:val="26"/>
        </w:rPr>
        <w:t>藉由企業</w:t>
      </w:r>
      <w:r w:rsidRPr="00EA272E">
        <w:rPr>
          <w:rFonts w:eastAsia="標楷體" w:hint="eastAsia"/>
          <w:sz w:val="26"/>
          <w:szCs w:val="26"/>
        </w:rPr>
        <w:t>個</w:t>
      </w:r>
      <w:r w:rsidRPr="00EA272E">
        <w:rPr>
          <w:rFonts w:eastAsia="標楷體"/>
          <w:sz w:val="26"/>
          <w:szCs w:val="26"/>
        </w:rPr>
        <w:t>體間各自存在之特定功能、風險及</w:t>
      </w:r>
      <w:r w:rsidRPr="00EA272E">
        <w:rPr>
          <w:rFonts w:eastAsia="標楷體" w:hint="eastAsia"/>
          <w:sz w:val="26"/>
          <w:szCs w:val="26"/>
        </w:rPr>
        <w:t>所持有之</w:t>
      </w:r>
      <w:r w:rsidRPr="00EA272E">
        <w:rPr>
          <w:rFonts w:eastAsia="標楷體"/>
          <w:sz w:val="26"/>
          <w:szCs w:val="26"/>
        </w:rPr>
        <w:t>無形資產</w:t>
      </w:r>
      <w:r w:rsidRPr="00EA272E">
        <w:rPr>
          <w:rFonts w:eastAsia="標楷體" w:hint="eastAsia"/>
          <w:sz w:val="26"/>
          <w:szCs w:val="26"/>
        </w:rPr>
        <w:t>等</w:t>
      </w:r>
      <w:r w:rsidRPr="00EA272E">
        <w:rPr>
          <w:rFonts w:eastAsia="標楷體"/>
          <w:sz w:val="26"/>
          <w:szCs w:val="26"/>
        </w:rPr>
        <w:t>特徵可得窺公司之樣貌，據此便能：</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找出與關係企業在功能</w:t>
      </w:r>
      <w:r w:rsidRPr="00EA272E">
        <w:rPr>
          <w:rFonts w:eastAsia="標楷體" w:hint="eastAsia"/>
          <w:sz w:val="26"/>
          <w:szCs w:val="26"/>
        </w:rPr>
        <w:t>、</w:t>
      </w:r>
      <w:r w:rsidRPr="00EA272E">
        <w:rPr>
          <w:rFonts w:eastAsia="標楷體"/>
          <w:sz w:val="26"/>
          <w:szCs w:val="26"/>
        </w:rPr>
        <w:t>風險及</w:t>
      </w:r>
      <w:r w:rsidRPr="00EA272E">
        <w:rPr>
          <w:rFonts w:eastAsia="標楷體" w:hint="eastAsia"/>
          <w:sz w:val="26"/>
          <w:szCs w:val="26"/>
        </w:rPr>
        <w:t>所</w:t>
      </w:r>
      <w:r w:rsidRPr="00EA272E">
        <w:rPr>
          <w:rFonts w:eastAsia="標楷體"/>
          <w:sz w:val="26"/>
          <w:szCs w:val="26"/>
        </w:rPr>
        <w:t>持有無形資產上非常相似之非關係企業或交易；</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分辨何為評估</w:t>
      </w:r>
      <w:r w:rsidRPr="00EA272E">
        <w:rPr>
          <w:rFonts w:eastAsia="標楷體" w:hint="eastAsia"/>
          <w:sz w:val="26"/>
          <w:szCs w:val="26"/>
        </w:rPr>
        <w:t>受控</w:t>
      </w:r>
      <w:r w:rsidRPr="00EA272E">
        <w:rPr>
          <w:rFonts w:eastAsia="標楷體"/>
          <w:sz w:val="26"/>
          <w:szCs w:val="26"/>
        </w:rPr>
        <w:t>交易是否屬常規</w:t>
      </w:r>
      <w:r w:rsidRPr="00EA272E">
        <w:rPr>
          <w:rFonts w:eastAsia="標楷體" w:hint="eastAsia"/>
          <w:sz w:val="26"/>
          <w:szCs w:val="26"/>
        </w:rPr>
        <w:t>交易</w:t>
      </w:r>
      <w:r w:rsidRPr="00EA272E">
        <w:rPr>
          <w:rFonts w:eastAsia="標楷體"/>
          <w:sz w:val="26"/>
          <w:szCs w:val="26"/>
        </w:rPr>
        <w:t>之</w:t>
      </w:r>
      <w:proofErr w:type="gramStart"/>
      <w:r w:rsidRPr="00EA272E">
        <w:rPr>
          <w:rFonts w:eastAsia="標楷體"/>
          <w:sz w:val="26"/>
          <w:szCs w:val="26"/>
        </w:rPr>
        <w:t>最</w:t>
      </w:r>
      <w:proofErr w:type="gramEnd"/>
      <w:r w:rsidRPr="00EA272E">
        <w:rPr>
          <w:rFonts w:eastAsia="標楷體" w:hint="eastAsia"/>
          <w:sz w:val="26"/>
          <w:szCs w:val="26"/>
        </w:rPr>
        <w:t>適</w:t>
      </w:r>
      <w:r w:rsidRPr="00EA272E">
        <w:rPr>
          <w:rFonts w:eastAsia="標楷體"/>
          <w:sz w:val="26"/>
          <w:szCs w:val="26"/>
        </w:rPr>
        <w:t>方法；</w:t>
      </w:r>
    </w:p>
    <w:p w:rsidR="0097322A" w:rsidRPr="00EA272E" w:rsidRDefault="0097322A" w:rsidP="00FC1E0C">
      <w:pPr>
        <w:numPr>
          <w:ilvl w:val="0"/>
          <w:numId w:val="3"/>
        </w:numPr>
        <w:tabs>
          <w:tab w:val="clear" w:pos="840"/>
        </w:tabs>
        <w:spacing w:before="50" w:after="50" w:line="360" w:lineRule="auto"/>
        <w:ind w:leftChars="217" w:left="854" w:hangingChars="128" w:hanging="333"/>
        <w:jc w:val="both"/>
        <w:rPr>
          <w:rFonts w:eastAsia="標楷體"/>
          <w:sz w:val="26"/>
          <w:szCs w:val="26"/>
        </w:rPr>
      </w:pPr>
      <w:r w:rsidRPr="00EA272E">
        <w:rPr>
          <w:rFonts w:eastAsia="標楷體"/>
          <w:sz w:val="26"/>
          <w:szCs w:val="26"/>
        </w:rPr>
        <w:t>決定符合常規交易之移轉訂價為何。</w:t>
      </w:r>
    </w:p>
    <w:p w:rsidR="006240E2" w:rsidRDefault="001A58BF" w:rsidP="00BD6D02">
      <w:pPr>
        <w:spacing w:beforeLines="50" w:before="120" w:afterLines="50" w:after="120" w:line="360" w:lineRule="auto"/>
        <w:ind w:firstLineChars="200" w:firstLine="520"/>
        <w:jc w:val="both"/>
        <w:rPr>
          <w:rFonts w:eastAsia="標楷體"/>
          <w:sz w:val="26"/>
          <w:szCs w:val="26"/>
        </w:rPr>
      </w:pPr>
      <w:r w:rsidRPr="004A2416">
        <w:rPr>
          <w:rFonts w:eastAsia="標楷體"/>
          <w:sz w:val="26"/>
          <w:szCs w:val="26"/>
        </w:rPr>
        <w:t>本</w:t>
      </w:r>
      <w:r w:rsidRPr="004A2416">
        <w:rPr>
          <w:rFonts w:eastAsia="標楷體" w:hint="eastAsia"/>
          <w:sz w:val="26"/>
          <w:szCs w:val="26"/>
        </w:rPr>
        <w:t>章</w:t>
      </w:r>
      <w:r w:rsidRPr="004A2416">
        <w:rPr>
          <w:rFonts w:eastAsia="標楷體"/>
          <w:sz w:val="26"/>
          <w:szCs w:val="26"/>
        </w:rPr>
        <w:t>將</w:t>
      </w:r>
      <w:r w:rsidRPr="004A2416">
        <w:rPr>
          <w:rFonts w:eastAsia="標楷體" w:hint="eastAsia"/>
          <w:sz w:val="26"/>
          <w:szCs w:val="26"/>
        </w:rPr>
        <w:t>針對本報告中所涵蓋之受控交易，</w:t>
      </w:r>
      <w:r w:rsidRPr="004A2416">
        <w:rPr>
          <w:rFonts w:eastAsia="標楷體"/>
          <w:sz w:val="26"/>
          <w:szCs w:val="26"/>
        </w:rPr>
        <w:t>對</w:t>
      </w:r>
      <w:r w:rsidR="00D549DD" w:rsidRPr="004A2416">
        <w:rPr>
          <w:rFonts w:eastAsia="標楷體" w:hint="eastAsia"/>
          <w:sz w:val="26"/>
          <w:szCs w:val="26"/>
        </w:rPr>
        <w:t>矽成</w:t>
      </w:r>
      <w:r w:rsidRPr="004A2416">
        <w:rPr>
          <w:rFonts w:eastAsia="標楷體" w:hint="eastAsia"/>
          <w:sz w:val="26"/>
          <w:szCs w:val="26"/>
        </w:rPr>
        <w:t>與其他受控交易參與人</w:t>
      </w:r>
      <w:r w:rsidRPr="00EA272E">
        <w:rPr>
          <w:rFonts w:eastAsia="標楷體"/>
          <w:sz w:val="26"/>
          <w:szCs w:val="26"/>
        </w:rPr>
        <w:t>執行之功能</w:t>
      </w:r>
      <w:r w:rsidRPr="00EA272E">
        <w:rPr>
          <w:rFonts w:eastAsia="標楷體" w:hint="eastAsia"/>
          <w:sz w:val="26"/>
          <w:szCs w:val="26"/>
        </w:rPr>
        <w:t>及</w:t>
      </w:r>
      <w:r w:rsidRPr="00EA272E">
        <w:rPr>
          <w:rFonts w:eastAsia="標楷體"/>
          <w:sz w:val="26"/>
          <w:szCs w:val="26"/>
        </w:rPr>
        <w:t>承擔之風險作詳細說明。</w:t>
      </w:r>
    </w:p>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功能分析</w:t>
      </w:r>
    </w:p>
    <w:p w:rsidR="006240E2" w:rsidRDefault="00567251" w:rsidP="00BD6D02">
      <w:pPr>
        <w:pStyle w:val="3"/>
        <w:numPr>
          <w:ilvl w:val="0"/>
          <w:numId w:val="1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功能定義及說明</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款規定，所謂執行之功</w:t>
      </w:r>
      <w:r w:rsidRPr="00481A62">
        <w:rPr>
          <w:rFonts w:eastAsia="標楷體"/>
          <w:sz w:val="26"/>
          <w:szCs w:val="26"/>
        </w:rPr>
        <w:t>能，包括七項。以下按該條款對所執行功能之定義、本所訪談紀錄及</w:t>
      </w:r>
      <w:r w:rsidR="00D549DD" w:rsidRPr="00481A62">
        <w:rPr>
          <w:rFonts w:eastAsia="標楷體" w:hint="eastAsia"/>
          <w:sz w:val="26"/>
          <w:szCs w:val="26"/>
        </w:rPr>
        <w:t>矽成</w:t>
      </w:r>
      <w:r w:rsidRPr="00481A62">
        <w:rPr>
          <w:rFonts w:eastAsia="標楷體"/>
          <w:sz w:val="26"/>
          <w:szCs w:val="26"/>
        </w:rPr>
        <w:t>所提供之文據，對</w:t>
      </w:r>
      <w:r w:rsidR="00D549DD" w:rsidRPr="00481A62">
        <w:rPr>
          <w:rFonts w:eastAsia="標楷體" w:hint="eastAsia"/>
          <w:sz w:val="26"/>
          <w:szCs w:val="26"/>
        </w:rPr>
        <w:t>矽成</w:t>
      </w:r>
      <w:r w:rsidRPr="00481A62">
        <w:rPr>
          <w:rFonts w:eastAsia="標楷體"/>
          <w:sz w:val="26"/>
          <w:szCs w:val="26"/>
        </w:rPr>
        <w:t>與</w:t>
      </w:r>
      <w:r w:rsidR="00D04639" w:rsidRPr="00481A62">
        <w:rPr>
          <w:rFonts w:eastAsia="標楷體" w:hint="eastAsia"/>
          <w:sz w:val="26"/>
          <w:szCs w:val="26"/>
        </w:rPr>
        <w:t>其</w:t>
      </w:r>
      <w:r w:rsidR="00830C07" w:rsidRPr="00481A62">
        <w:rPr>
          <w:rFonts w:eastAsia="標楷體"/>
          <w:sz w:val="26"/>
          <w:szCs w:val="26"/>
        </w:rPr>
        <w:t>受控交易參與人</w:t>
      </w:r>
      <w:r w:rsidRPr="00481A62">
        <w:rPr>
          <w:rFonts w:eastAsia="標楷體"/>
          <w:sz w:val="26"/>
          <w:szCs w:val="26"/>
        </w:rPr>
        <w:t>執行之功能進行分析。</w:t>
      </w:r>
    </w:p>
    <w:p w:rsidR="006240E2" w:rsidRDefault="00567251" w:rsidP="00BD6D02">
      <w:pPr>
        <w:pStyle w:val="3"/>
        <w:numPr>
          <w:ilvl w:val="0"/>
          <w:numId w:val="1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受控交易參與人執行之功能</w:t>
      </w:r>
    </w:p>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企業組織設有研發單位或實際上有針對可預期</w:t>
      </w:r>
      <w:r w:rsidRPr="0025005F">
        <w:rPr>
          <w:rFonts w:eastAsia="標楷體" w:hint="eastAsia"/>
          <w:sz w:val="26"/>
          <w:szCs w:val="26"/>
        </w:rPr>
        <w:t>獲得</w:t>
      </w:r>
      <w:r w:rsidRPr="0025005F">
        <w:rPr>
          <w:rFonts w:eastAsia="標楷體"/>
          <w:sz w:val="26"/>
          <w:szCs w:val="26"/>
        </w:rPr>
        <w:t>高價值</w:t>
      </w:r>
      <w:r w:rsidRPr="0025005F">
        <w:rPr>
          <w:rFonts w:eastAsia="標楷體" w:hint="eastAsia"/>
          <w:sz w:val="26"/>
          <w:szCs w:val="26"/>
        </w:rPr>
        <w:t>之</w:t>
      </w:r>
      <w:r w:rsidRPr="0025005F">
        <w:rPr>
          <w:rFonts w:eastAsia="標楷體"/>
          <w:sz w:val="26"/>
          <w:szCs w:val="26"/>
        </w:rPr>
        <w:t>產品，投入大量</w:t>
      </w:r>
      <w:r w:rsidRPr="0025005F">
        <w:rPr>
          <w:rFonts w:eastAsia="標楷體" w:hint="eastAsia"/>
          <w:sz w:val="26"/>
          <w:szCs w:val="26"/>
        </w:rPr>
        <w:t>人力</w:t>
      </w:r>
      <w:r w:rsidRPr="0025005F">
        <w:rPr>
          <w:rFonts w:eastAsia="標楷體"/>
          <w:sz w:val="26"/>
          <w:szCs w:val="26"/>
        </w:rPr>
        <w:t>物力資源，以進行產品創新或製程發展之行為。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897"/>
        <w:gridCol w:w="5483"/>
      </w:tblGrid>
      <w:tr w:rsidR="00EA650B" w:rsidRPr="00C40B06" w:rsidTr="00130EE2">
        <w:trPr>
          <w:trHeight w:val="720"/>
          <w:tblHeader/>
        </w:trPr>
        <w:tc>
          <w:tcPr>
            <w:tcW w:w="1897" w:type="dxa"/>
            <w:shd w:val="clear" w:color="auto" w:fill="4F81BD"/>
            <w:vAlign w:val="center"/>
          </w:tcPr>
          <w:p w:rsidR="00EA650B" w:rsidRPr="00C40B06" w:rsidRDefault="00EA650B" w:rsidP="00130EE2">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EA650B" w:rsidRPr="00C40B06" w:rsidRDefault="00EA650B" w:rsidP="00130EE2">
            <w:pPr>
              <w:adjustRightInd w:val="0"/>
              <w:snapToGrid w:val="0"/>
              <w:jc w:val="center"/>
              <w:rPr>
                <w:rFonts w:eastAsia="標楷體"/>
                <w:b/>
                <w:color w:val="FFFFFF"/>
                <w:sz w:val="26"/>
              </w:rPr>
            </w:pPr>
            <w:r w:rsidRPr="00C40B06">
              <w:rPr>
                <w:rFonts w:eastAsia="標楷體" w:hint="eastAsia"/>
                <w:b/>
                <w:color w:val="FFFFFF"/>
                <w:sz w:val="26"/>
                <w:szCs w:val="26"/>
              </w:rPr>
              <w:t>參與人</w:t>
            </w:r>
          </w:p>
        </w:tc>
        <w:tc>
          <w:tcPr>
            <w:tcW w:w="5483" w:type="dxa"/>
            <w:shd w:val="clear" w:color="auto" w:fill="4F81BD"/>
            <w:vAlign w:val="center"/>
          </w:tcPr>
          <w:p w:rsidR="00EA650B" w:rsidRPr="00C40B06" w:rsidRDefault="00EA650B" w:rsidP="00130EE2">
            <w:pPr>
              <w:adjustRightInd w:val="0"/>
              <w:snapToGrid w:val="0"/>
              <w:jc w:val="center"/>
              <w:rPr>
                <w:rFonts w:eastAsia="標楷體"/>
                <w:color w:val="FFFFFF"/>
                <w:sz w:val="26"/>
              </w:rPr>
            </w:pPr>
            <w:r w:rsidRPr="00C40B06">
              <w:rPr>
                <w:rFonts w:eastAsia="標楷體" w:hint="eastAsia"/>
                <w:b/>
                <w:color w:val="FFFFFF"/>
                <w:sz w:val="26"/>
                <w:szCs w:val="26"/>
              </w:rPr>
              <w:t>研究與發展功能</w:t>
            </w:r>
          </w:p>
        </w:tc>
      </w:tr>
      <w:tr w:rsidR="00A616ED" w:rsidRPr="00C40B06" w:rsidTr="00A679E3">
        <w:trPr>
          <w:trHeight w:val="720"/>
        </w:trPr>
        <w:tc>
          <w:tcPr>
            <w:tcW w:w="1897" w:type="dxa"/>
            <w:vAlign w:val="center"/>
          </w:tcPr>
          <w:p w:rsidR="006240E2" w:rsidRDefault="00315383" w:rsidP="00BD6D02">
            <w:pPr>
              <w:spacing w:beforeLines="50" w:before="120" w:afterLines="50" w:after="120"/>
              <w:rPr>
                <w:rFonts w:eastAsia="標楷體"/>
                <w:color w:val="000000" w:themeColor="text1"/>
                <w:sz w:val="26"/>
              </w:rPr>
            </w:pPr>
            <w:r w:rsidRPr="00F74189">
              <w:rPr>
                <w:rFonts w:eastAsia="標楷體" w:hint="eastAsia"/>
                <w:color w:val="000000" w:themeColor="text1"/>
                <w:sz w:val="26"/>
              </w:rPr>
              <w:t>矽成</w:t>
            </w:r>
          </w:p>
        </w:tc>
        <w:tc>
          <w:tcPr>
            <w:tcW w:w="5483" w:type="dxa"/>
            <w:vAlign w:val="center"/>
          </w:tcPr>
          <w:p w:rsidR="006240E2" w:rsidRDefault="000364F0" w:rsidP="00BD6D02">
            <w:pPr>
              <w:spacing w:beforeLines="50" w:before="120" w:afterLines="50" w:after="120"/>
              <w:jc w:val="both"/>
              <w:rPr>
                <w:rFonts w:eastAsia="標楷體"/>
                <w:color w:val="000000" w:themeColor="text1"/>
                <w:sz w:val="26"/>
              </w:rPr>
            </w:pPr>
            <w:r>
              <w:rPr>
                <w:rFonts w:eastAsia="標楷體" w:hint="eastAsia"/>
                <w:color w:val="000000" w:themeColor="text1"/>
                <w:sz w:val="26"/>
              </w:rPr>
              <w:t>矽成主要向關係企業進貨記憶體產品轉售予客戶，故不執行研究與發展功能。</w:t>
            </w:r>
          </w:p>
        </w:tc>
      </w:tr>
      <w:tr w:rsidR="00F11579" w:rsidRPr="00C40B06" w:rsidTr="00A679E3">
        <w:trPr>
          <w:trHeight w:val="720"/>
        </w:trPr>
        <w:tc>
          <w:tcPr>
            <w:tcW w:w="1897" w:type="dxa"/>
            <w:vAlign w:val="center"/>
          </w:tcPr>
          <w:p w:rsidR="006240E2" w:rsidRDefault="00F11579" w:rsidP="00BD6D02">
            <w:pPr>
              <w:spacing w:beforeLines="50" w:before="120" w:afterLines="50" w:after="120"/>
              <w:rPr>
                <w:rFonts w:eastAsia="標楷體"/>
                <w:color w:val="000000" w:themeColor="text1"/>
                <w:sz w:val="26"/>
              </w:rPr>
            </w:pPr>
            <w:r>
              <w:rPr>
                <w:rFonts w:eastAsia="標楷體" w:hint="eastAsia"/>
                <w:color w:val="000000" w:themeColor="text1"/>
                <w:sz w:val="26"/>
              </w:rPr>
              <w:t>ISSI-USA</w:t>
            </w:r>
          </w:p>
        </w:tc>
        <w:tc>
          <w:tcPr>
            <w:tcW w:w="5483" w:type="dxa"/>
            <w:vAlign w:val="center"/>
          </w:tcPr>
          <w:p w:rsidR="006240E2" w:rsidRDefault="00F11579" w:rsidP="00BD6D02">
            <w:pPr>
              <w:spacing w:beforeLines="50" w:before="120" w:afterLines="50" w:after="120"/>
              <w:jc w:val="both"/>
              <w:rPr>
                <w:rFonts w:eastAsia="標楷體"/>
                <w:color w:val="000000" w:themeColor="text1"/>
                <w:sz w:val="26"/>
              </w:rPr>
            </w:pPr>
            <w:r>
              <w:rPr>
                <w:rFonts w:eastAsia="標楷體" w:hint="eastAsia"/>
                <w:sz w:val="26"/>
              </w:rPr>
              <w:t>負責</w:t>
            </w:r>
            <w:r w:rsidRPr="00C40B06">
              <w:rPr>
                <w:rFonts w:eastAsia="標楷體"/>
                <w:sz w:val="26"/>
              </w:rPr>
              <w:t>研發</w:t>
            </w:r>
            <w:r w:rsidRPr="00C40B06">
              <w:rPr>
                <w:rFonts w:eastAsia="標楷體"/>
                <w:sz w:val="26"/>
              </w:rPr>
              <w:t>SRAM</w:t>
            </w:r>
            <w:r w:rsidRPr="00C40B06">
              <w:rPr>
                <w:rFonts w:eastAsia="標楷體"/>
                <w:sz w:val="26"/>
              </w:rPr>
              <w:t>晶片，執行研究與發展功能。</w:t>
            </w:r>
          </w:p>
        </w:tc>
      </w:tr>
      <w:tr w:rsidR="00EA650B" w:rsidRPr="00C40B06" w:rsidTr="00A679E3">
        <w:trPr>
          <w:trHeight w:val="70"/>
        </w:trPr>
        <w:tc>
          <w:tcPr>
            <w:tcW w:w="1897" w:type="dxa"/>
            <w:vAlign w:val="center"/>
          </w:tcPr>
          <w:p w:rsidR="006240E2" w:rsidRDefault="00DC4816" w:rsidP="00BD6D02">
            <w:pPr>
              <w:spacing w:beforeLines="50" w:before="120" w:afterLines="50" w:after="120"/>
              <w:rPr>
                <w:rFonts w:eastAsia="標楷體"/>
                <w:sz w:val="26"/>
              </w:rPr>
            </w:pPr>
            <w:r>
              <w:rPr>
                <w:rFonts w:eastAsia="標楷體" w:hint="eastAsia"/>
                <w:sz w:val="26"/>
              </w:rPr>
              <w:t>ISSI-</w:t>
            </w:r>
            <w:r w:rsidR="00EC323A">
              <w:rPr>
                <w:rFonts w:eastAsia="標楷體" w:hint="eastAsia"/>
                <w:sz w:val="26"/>
              </w:rPr>
              <w:t>Cayman</w:t>
            </w:r>
          </w:p>
        </w:tc>
        <w:tc>
          <w:tcPr>
            <w:tcW w:w="5483" w:type="dxa"/>
            <w:vAlign w:val="center"/>
          </w:tcPr>
          <w:p w:rsidR="006240E2" w:rsidRDefault="00A679E3" w:rsidP="00BD6D02">
            <w:pPr>
              <w:spacing w:beforeLines="50" w:before="120" w:afterLines="50" w:after="120"/>
              <w:jc w:val="both"/>
              <w:rPr>
                <w:rFonts w:eastAsia="標楷體"/>
                <w:sz w:val="26"/>
              </w:rPr>
            </w:pPr>
            <w:r w:rsidRPr="007D4244">
              <w:rPr>
                <w:rFonts w:eastAsia="標楷體" w:hint="eastAsia"/>
                <w:sz w:val="26"/>
              </w:rPr>
              <w:t>配合集團策略行銷，銷售予客戶的過程中，因仍需投入部分</w:t>
            </w:r>
            <w:r w:rsidRPr="007D4244">
              <w:rPr>
                <w:rFonts w:eastAsia="標楷體"/>
                <w:sz w:val="26"/>
                <w:szCs w:val="26"/>
              </w:rPr>
              <w:t>資源</w:t>
            </w:r>
            <w:r w:rsidRPr="007D4244">
              <w:rPr>
                <w:rFonts w:eastAsia="標楷體" w:hint="eastAsia"/>
                <w:sz w:val="26"/>
              </w:rPr>
              <w:t>，負擔部分研發費用，</w:t>
            </w:r>
            <w:r w:rsidRPr="007D4244">
              <w:rPr>
                <w:rFonts w:eastAsia="標楷體"/>
                <w:sz w:val="26"/>
              </w:rPr>
              <w:t>執行</w:t>
            </w:r>
            <w:r w:rsidRPr="007D4244">
              <w:rPr>
                <w:rFonts w:eastAsia="標楷體" w:hint="eastAsia"/>
                <w:sz w:val="26"/>
              </w:rPr>
              <w:t>部份</w:t>
            </w:r>
            <w:r w:rsidRPr="007D4244">
              <w:rPr>
                <w:rFonts w:eastAsia="標楷體"/>
                <w:sz w:val="26"/>
              </w:rPr>
              <w:t>研究與發展功能。</w:t>
            </w:r>
          </w:p>
        </w:tc>
      </w:tr>
      <w:tr w:rsidR="00D97A71" w:rsidRPr="00C40B06" w:rsidTr="002703CA">
        <w:trPr>
          <w:trHeight w:val="1378"/>
        </w:trPr>
        <w:tc>
          <w:tcPr>
            <w:tcW w:w="1897" w:type="dxa"/>
            <w:vAlign w:val="center"/>
          </w:tcPr>
          <w:p w:rsidR="006240E2" w:rsidRDefault="00D97A71" w:rsidP="00BD6D02">
            <w:pPr>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83" w:type="dxa"/>
            <w:vAlign w:val="center"/>
          </w:tcPr>
          <w:p w:rsidR="006240E2" w:rsidRDefault="00D97A71" w:rsidP="00BD6D02">
            <w:pPr>
              <w:spacing w:beforeLines="50" w:before="120" w:afterLines="50" w:after="120"/>
              <w:jc w:val="both"/>
              <w:rPr>
                <w:rFonts w:eastAsia="標楷體"/>
                <w:sz w:val="26"/>
              </w:rPr>
            </w:pPr>
            <w:r w:rsidRPr="007D4244">
              <w:rPr>
                <w:rFonts w:eastAsia="標楷體" w:hint="eastAsia"/>
                <w:sz w:val="26"/>
              </w:rPr>
              <w:t>其主要為接受客戶委託製造</w:t>
            </w:r>
            <w:r w:rsidRPr="007D4244">
              <w:rPr>
                <w:rFonts w:eastAsia="標楷體" w:hint="eastAsia"/>
                <w:sz w:val="26"/>
                <w:szCs w:val="26"/>
              </w:rPr>
              <w:t>記憶體晶片，因</w:t>
            </w:r>
            <w:r>
              <w:rPr>
                <w:rFonts w:eastAsia="標楷體" w:hint="eastAsia"/>
                <w:sz w:val="26"/>
                <w:szCs w:val="26"/>
              </w:rPr>
              <w:t>僅負責</w:t>
            </w:r>
            <w:r w:rsidRPr="007D4244">
              <w:rPr>
                <w:rFonts w:eastAsia="標楷體" w:hint="eastAsia"/>
                <w:sz w:val="26"/>
                <w:szCs w:val="26"/>
              </w:rPr>
              <w:t>製造</w:t>
            </w:r>
            <w:r>
              <w:rPr>
                <w:rFonts w:eastAsia="標楷體" w:hint="eastAsia"/>
                <w:sz w:val="26"/>
                <w:szCs w:val="26"/>
              </w:rPr>
              <w:t>，不需投入資源進行研發，故不</w:t>
            </w:r>
            <w:r w:rsidRPr="007D4244">
              <w:rPr>
                <w:rFonts w:eastAsia="標楷體"/>
                <w:sz w:val="26"/>
              </w:rPr>
              <w:t>執行研究與發展功能。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產品設計</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產品</w:t>
      </w:r>
      <w:r w:rsidRPr="0025005F">
        <w:rPr>
          <w:rFonts w:eastAsia="標楷體" w:hint="eastAsia"/>
          <w:sz w:val="26"/>
          <w:szCs w:val="26"/>
        </w:rPr>
        <w:t>透過</w:t>
      </w:r>
      <w:r w:rsidRPr="0025005F">
        <w:rPr>
          <w:rFonts w:eastAsia="標楷體"/>
          <w:sz w:val="26"/>
          <w:szCs w:val="26"/>
        </w:rPr>
        <w:t>設計改良及加強現有產品之性能、便利性或美觀度</w:t>
      </w:r>
      <w:r w:rsidRPr="0025005F">
        <w:rPr>
          <w:rFonts w:eastAsia="標楷體" w:hint="eastAsia"/>
          <w:sz w:val="26"/>
          <w:szCs w:val="26"/>
        </w:rPr>
        <w:t>等行為</w:t>
      </w:r>
      <w:r w:rsidRPr="0025005F">
        <w:rPr>
          <w:rFonts w:eastAsia="標楷體"/>
          <w:sz w:val="26"/>
          <w:szCs w:val="26"/>
        </w:rPr>
        <w:t>。</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EA650B" w:rsidRPr="009A6FB6" w:rsidTr="00CB1D47">
        <w:trPr>
          <w:trHeight w:val="77"/>
          <w:tblHeader/>
        </w:trPr>
        <w:tc>
          <w:tcPr>
            <w:tcW w:w="1980" w:type="dxa"/>
            <w:shd w:val="clear" w:color="auto" w:fill="4F81BD"/>
            <w:vAlign w:val="center"/>
          </w:tcPr>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lastRenderedPageBreak/>
              <w:t>受控交易</w:t>
            </w:r>
          </w:p>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shd w:val="clear" w:color="auto" w:fill="4F81BD"/>
            <w:vAlign w:val="center"/>
          </w:tcPr>
          <w:p w:rsidR="00EA650B" w:rsidRPr="00130EE2" w:rsidRDefault="00EA650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產品設計功能</w:t>
            </w:r>
          </w:p>
        </w:tc>
      </w:tr>
      <w:tr w:rsidR="008D2156" w:rsidRPr="00C40B06" w:rsidTr="00CB1D47">
        <w:trPr>
          <w:trHeight w:val="77"/>
        </w:trPr>
        <w:tc>
          <w:tcPr>
            <w:tcW w:w="1980" w:type="dxa"/>
            <w:vAlign w:val="center"/>
          </w:tcPr>
          <w:p w:rsidR="006240E2" w:rsidRDefault="00315383" w:rsidP="00BD6D02">
            <w:pPr>
              <w:adjustRightInd w:val="0"/>
              <w:snapToGrid w:val="0"/>
              <w:spacing w:beforeLines="50" w:before="120" w:afterLines="50" w:after="120"/>
              <w:rPr>
                <w:rFonts w:eastAsia="標楷體"/>
                <w:sz w:val="26"/>
              </w:rPr>
            </w:pPr>
            <w:r w:rsidRPr="00F74189">
              <w:rPr>
                <w:rFonts w:eastAsia="標楷體" w:hint="eastAsia"/>
                <w:sz w:val="26"/>
              </w:rPr>
              <w:t>矽成</w:t>
            </w:r>
          </w:p>
        </w:tc>
        <w:tc>
          <w:tcPr>
            <w:tcW w:w="5400" w:type="dxa"/>
            <w:vAlign w:val="center"/>
          </w:tcPr>
          <w:p w:rsidR="006240E2" w:rsidRDefault="00234464" w:rsidP="00BD6D02">
            <w:pPr>
              <w:adjustRightInd w:val="0"/>
              <w:snapToGrid w:val="0"/>
              <w:spacing w:beforeLines="50" w:before="120" w:afterLines="50" w:after="120"/>
              <w:jc w:val="both"/>
              <w:rPr>
                <w:rFonts w:eastAsia="標楷體"/>
                <w:sz w:val="26"/>
              </w:rPr>
            </w:pPr>
            <w:r>
              <w:rPr>
                <w:rFonts w:eastAsia="標楷體" w:hint="eastAsia"/>
                <w:sz w:val="26"/>
              </w:rPr>
              <w:t>目前僅</w:t>
            </w:r>
            <w:r w:rsidR="00A97A32">
              <w:rPr>
                <w:rFonts w:eastAsia="標楷體" w:hint="eastAsia"/>
                <w:sz w:val="26"/>
              </w:rPr>
              <w:t>從事銷售記憶體產品，故不</w:t>
            </w:r>
            <w:proofErr w:type="gramStart"/>
            <w:r w:rsidR="00A97A32">
              <w:rPr>
                <w:rFonts w:eastAsia="標楷體" w:hint="eastAsia"/>
                <w:sz w:val="26"/>
              </w:rPr>
              <w:t>執行</w:t>
            </w:r>
            <w:r w:rsidR="008D2156" w:rsidRPr="006365D9">
              <w:rPr>
                <w:rFonts w:eastAsia="標楷體"/>
                <w:sz w:val="26"/>
              </w:rPr>
              <w:t>執行</w:t>
            </w:r>
            <w:proofErr w:type="gramEnd"/>
            <w:r w:rsidR="008D2156" w:rsidRPr="006365D9">
              <w:rPr>
                <w:rFonts w:eastAsia="標楷體"/>
                <w:sz w:val="26"/>
              </w:rPr>
              <w:t>產品設計功能。</w:t>
            </w:r>
          </w:p>
        </w:tc>
      </w:tr>
      <w:tr w:rsidR="00F11579" w:rsidRPr="00C40B06" w:rsidTr="00CB1D47">
        <w:trPr>
          <w:trHeight w:val="77"/>
        </w:trPr>
        <w:tc>
          <w:tcPr>
            <w:tcW w:w="1980" w:type="dxa"/>
            <w:vAlign w:val="center"/>
          </w:tcPr>
          <w:p w:rsidR="006240E2" w:rsidRDefault="00F11579"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p>
        </w:tc>
        <w:tc>
          <w:tcPr>
            <w:tcW w:w="5400" w:type="dxa"/>
            <w:vAlign w:val="center"/>
          </w:tcPr>
          <w:p w:rsidR="006240E2" w:rsidRDefault="00F11579" w:rsidP="00BD6D02">
            <w:pPr>
              <w:spacing w:beforeLines="50" w:before="120" w:afterLines="50" w:after="120"/>
              <w:jc w:val="both"/>
              <w:rPr>
                <w:rFonts w:eastAsia="標楷體"/>
                <w:sz w:val="26"/>
              </w:rPr>
            </w:pPr>
            <w:r w:rsidRPr="00C40B06">
              <w:rPr>
                <w:rFonts w:eastAsia="標楷體"/>
                <w:sz w:val="26"/>
              </w:rPr>
              <w:t>為</w:t>
            </w:r>
            <w:r>
              <w:rPr>
                <w:rFonts w:eastAsia="標楷體" w:hint="eastAsia"/>
                <w:sz w:val="26"/>
              </w:rPr>
              <w:t>IC</w:t>
            </w:r>
            <w:r w:rsidRPr="00C40B06">
              <w:rPr>
                <w:rFonts w:eastAsia="標楷體"/>
                <w:sz w:val="26"/>
              </w:rPr>
              <w:t>設計公司，皆設有研發團隊負責產品設計，提升產品效率及功能，故執行產品設計功能。</w:t>
            </w:r>
          </w:p>
        </w:tc>
      </w:tr>
      <w:tr w:rsidR="00E77941" w:rsidRPr="00C40B06" w:rsidTr="00CB1D47">
        <w:trPr>
          <w:trHeight w:val="77"/>
        </w:trPr>
        <w:tc>
          <w:tcPr>
            <w:tcW w:w="1980" w:type="dxa"/>
            <w:vAlign w:val="center"/>
          </w:tcPr>
          <w:p w:rsidR="006240E2" w:rsidRDefault="00E77941"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sidR="00EC323A">
              <w:rPr>
                <w:rFonts w:eastAsia="標楷體" w:hint="eastAsia"/>
                <w:sz w:val="26"/>
                <w:szCs w:val="26"/>
              </w:rPr>
              <w:t>Cayman</w:t>
            </w:r>
          </w:p>
        </w:tc>
        <w:tc>
          <w:tcPr>
            <w:tcW w:w="5400" w:type="dxa"/>
            <w:vAlign w:val="center"/>
          </w:tcPr>
          <w:p w:rsidR="006240E2" w:rsidRDefault="00E77941" w:rsidP="00BD6D02">
            <w:pPr>
              <w:spacing w:beforeLines="50" w:before="120" w:afterLines="50" w:after="120"/>
              <w:jc w:val="both"/>
              <w:rPr>
                <w:rFonts w:eastAsia="標楷體"/>
                <w:sz w:val="26"/>
              </w:rPr>
            </w:pPr>
            <w:r>
              <w:rPr>
                <w:rFonts w:eastAsia="標楷體" w:hint="eastAsia"/>
                <w:sz w:val="26"/>
              </w:rPr>
              <w:t>接受客戶訂單，</w:t>
            </w:r>
            <w:r w:rsidRPr="00FF4015">
              <w:rPr>
                <w:rFonts w:eastAsia="標楷體" w:hint="eastAsia"/>
                <w:sz w:val="26"/>
              </w:rPr>
              <w:t>按客戶</w:t>
            </w:r>
            <w:r>
              <w:rPr>
                <w:rFonts w:eastAsia="標楷體" w:hint="eastAsia"/>
                <w:sz w:val="26"/>
              </w:rPr>
              <w:t>要求規格</w:t>
            </w:r>
            <w:r w:rsidRPr="00FF4015">
              <w:rPr>
                <w:rFonts w:eastAsia="標楷體" w:hint="eastAsia"/>
                <w:sz w:val="26"/>
              </w:rPr>
              <w:t>進</w:t>
            </w:r>
            <w:r>
              <w:rPr>
                <w:rFonts w:eastAsia="標楷體" w:hint="eastAsia"/>
                <w:sz w:val="26"/>
              </w:rPr>
              <w:t>貨轉售，負擔</w:t>
            </w:r>
            <w:r w:rsidRPr="007D4244">
              <w:rPr>
                <w:rFonts w:eastAsia="標楷體" w:hint="eastAsia"/>
                <w:sz w:val="26"/>
              </w:rPr>
              <w:t>部分</w:t>
            </w:r>
            <w:r>
              <w:rPr>
                <w:rFonts w:eastAsia="標楷體" w:hint="eastAsia"/>
                <w:sz w:val="26"/>
              </w:rPr>
              <w:t>設計費用</w:t>
            </w:r>
            <w:r w:rsidRPr="00C40B06">
              <w:rPr>
                <w:rFonts w:eastAsia="標楷體"/>
                <w:sz w:val="26"/>
              </w:rPr>
              <w:t>，故執行</w:t>
            </w:r>
            <w:r>
              <w:rPr>
                <w:rFonts w:eastAsia="標楷體" w:hint="eastAsia"/>
                <w:sz w:val="26"/>
              </w:rPr>
              <w:t>部份</w:t>
            </w:r>
            <w:r w:rsidRPr="00C40B06">
              <w:rPr>
                <w:rFonts w:eastAsia="標楷體"/>
                <w:sz w:val="26"/>
              </w:rPr>
              <w:t>產品設計功能。</w:t>
            </w:r>
          </w:p>
        </w:tc>
      </w:tr>
      <w:tr w:rsidR="00E77941" w:rsidRPr="00C40B06" w:rsidTr="00CB1D47">
        <w:trPr>
          <w:trHeight w:val="77"/>
        </w:trPr>
        <w:tc>
          <w:tcPr>
            <w:tcW w:w="1980" w:type="dxa"/>
            <w:vAlign w:val="center"/>
          </w:tcPr>
          <w:p w:rsidR="006240E2" w:rsidRDefault="00E77941"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9314B2" w:rsidP="00BD6D02">
            <w:pPr>
              <w:spacing w:beforeLines="50" w:before="120" w:afterLines="50" w:after="120"/>
              <w:jc w:val="both"/>
              <w:rPr>
                <w:rFonts w:eastAsia="標楷體"/>
                <w:sz w:val="26"/>
              </w:rPr>
            </w:pPr>
            <w:r>
              <w:rPr>
                <w:rFonts w:eastAsia="標楷體" w:hint="eastAsia"/>
                <w:sz w:val="26"/>
              </w:rPr>
              <w:t>接受客戶訂單，並依客戶需求委外製造</w:t>
            </w:r>
            <w:r w:rsidRPr="00C40B06">
              <w:rPr>
                <w:rFonts w:eastAsia="標楷體"/>
                <w:sz w:val="26"/>
              </w:rPr>
              <w:t>，</w:t>
            </w:r>
            <w:r>
              <w:rPr>
                <w:rFonts w:eastAsia="標楷體" w:hint="eastAsia"/>
                <w:sz w:val="26"/>
              </w:rPr>
              <w:t>故不</w:t>
            </w:r>
            <w:r w:rsidRPr="00C40B06">
              <w:rPr>
                <w:rFonts w:eastAsia="標楷體"/>
                <w:sz w:val="26"/>
              </w:rPr>
              <w:t>執行產品設計功能。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採購及原物料管理</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如企業本身執行購買商品或原物料之行為，並置有倉庫存放及管理等情形。</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010B2E" w:rsidRPr="009A6FB6" w:rsidTr="008F1B65">
        <w:trPr>
          <w:trHeight w:val="70"/>
          <w:tblHeader/>
        </w:trPr>
        <w:tc>
          <w:tcPr>
            <w:tcW w:w="1980" w:type="dxa"/>
            <w:tcBorders>
              <w:bottom w:val="single" w:sz="4" w:space="0" w:color="auto"/>
            </w:tcBorders>
            <w:shd w:val="clear" w:color="auto" w:fill="4F81BD"/>
            <w:vAlign w:val="center"/>
          </w:tcPr>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受控交易</w:t>
            </w:r>
          </w:p>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tcBorders>
              <w:bottom w:val="single" w:sz="4" w:space="0" w:color="auto"/>
            </w:tcBorders>
            <w:shd w:val="clear" w:color="auto" w:fill="4F81BD"/>
            <w:vAlign w:val="center"/>
          </w:tcPr>
          <w:p w:rsidR="00010B2E" w:rsidRPr="00130EE2" w:rsidRDefault="00010B2E"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採購及原物料管理功能</w:t>
            </w:r>
          </w:p>
        </w:tc>
      </w:tr>
      <w:tr w:rsidR="00B13D0F" w:rsidRPr="00C40B06" w:rsidTr="001C124B">
        <w:trPr>
          <w:trHeight w:val="624"/>
        </w:trPr>
        <w:tc>
          <w:tcPr>
            <w:tcW w:w="1980"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02245D">
              <w:rPr>
                <w:rFonts w:eastAsia="標楷體" w:hint="eastAsia"/>
                <w:sz w:val="26"/>
              </w:rPr>
              <w:t>按客戶所求</w:t>
            </w:r>
            <w:r w:rsidRPr="007E5859">
              <w:rPr>
                <w:rFonts w:eastAsia="標楷體" w:hAnsi="標楷體"/>
                <w:sz w:val="26"/>
              </w:rPr>
              <w:t>銷售記憶體晶片</w:t>
            </w:r>
            <w:r w:rsidRPr="0002245D">
              <w:rPr>
                <w:rFonts w:eastAsia="標楷體" w:hint="eastAsia"/>
                <w:sz w:val="26"/>
              </w:rPr>
              <w:t>，尋找適合之產品，購入產品後轉售予客戶，故執行採購及原物料管理。</w:t>
            </w:r>
          </w:p>
        </w:tc>
      </w:tr>
      <w:tr w:rsidR="00B13D0F" w:rsidRPr="00C40B06" w:rsidTr="008F1B65">
        <w:trPr>
          <w:trHeight w:val="624"/>
        </w:trPr>
        <w:tc>
          <w:tcPr>
            <w:tcW w:w="1980" w:type="dxa"/>
            <w:vAlign w:val="center"/>
          </w:tcPr>
          <w:p w:rsidR="006240E2" w:rsidRDefault="00B13D0F" w:rsidP="00BD6D02">
            <w:pPr>
              <w:adjustRightInd w:val="0"/>
              <w:snapToGrid w:val="0"/>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r>
              <w:rPr>
                <w:rFonts w:eastAsia="標楷體" w:hint="eastAsia"/>
                <w:sz w:val="26"/>
              </w:rPr>
              <w:t xml:space="preserve"> </w:t>
            </w:r>
          </w:p>
        </w:tc>
        <w:tc>
          <w:tcPr>
            <w:tcW w:w="5400" w:type="dxa"/>
            <w:vMerge/>
            <w:tcBorders>
              <w:bottom w:val="single" w:sz="4" w:space="0" w:color="0070C0"/>
            </w:tcBorders>
            <w:vAlign w:val="center"/>
          </w:tcPr>
          <w:p w:rsidR="006240E2" w:rsidRDefault="006240E2" w:rsidP="00BD6D02">
            <w:pPr>
              <w:adjustRightInd w:val="0"/>
              <w:snapToGrid w:val="0"/>
              <w:spacing w:beforeLines="50" w:before="120" w:afterLines="50" w:after="120"/>
              <w:jc w:val="both"/>
              <w:rPr>
                <w:rFonts w:eastAsia="標楷體"/>
                <w:sz w:val="26"/>
              </w:rPr>
            </w:pPr>
          </w:p>
        </w:tc>
      </w:tr>
      <w:tr w:rsidR="0092517B"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rPr>
              <w:t>ISSI-USA</w:t>
            </w:r>
            <w:r w:rsidRPr="00C40B06" w:rsidDel="00B13D0F">
              <w:rPr>
                <w:rFonts w:eastAsia="標楷體"/>
                <w:sz w:val="26"/>
                <w:szCs w:val="26"/>
              </w:rPr>
              <w:t xml:space="preserve"> </w:t>
            </w:r>
          </w:p>
        </w:tc>
        <w:tc>
          <w:tcPr>
            <w:tcW w:w="5400" w:type="dxa"/>
            <w:vAlign w:val="center"/>
          </w:tcPr>
          <w:p w:rsidR="006240E2" w:rsidRDefault="00B13D0F" w:rsidP="00BD6D02">
            <w:pPr>
              <w:adjustRightInd w:val="0"/>
              <w:snapToGrid w:val="0"/>
              <w:spacing w:beforeLines="50" w:before="120" w:afterLines="50" w:after="120"/>
              <w:rPr>
                <w:rFonts w:eastAsia="標楷體"/>
                <w:color w:val="FFFFFF"/>
                <w:sz w:val="26"/>
                <w:szCs w:val="26"/>
              </w:rPr>
            </w:pPr>
            <w:r w:rsidRPr="007E5859">
              <w:rPr>
                <w:rFonts w:eastAsia="標楷體"/>
                <w:sz w:val="26"/>
              </w:rPr>
              <w:t>晶片製造雖委外，但部份材料仍須由設計公司提供，須執行採購及原物料管理。</w:t>
            </w:r>
          </w:p>
        </w:tc>
      </w:tr>
      <w:tr w:rsidR="0092517B" w:rsidRPr="00C40B06" w:rsidTr="00C246D6">
        <w:trPr>
          <w:trHeight w:val="850"/>
        </w:trPr>
        <w:tc>
          <w:tcPr>
            <w:tcW w:w="1980" w:type="dxa"/>
            <w:vAlign w:val="center"/>
          </w:tcPr>
          <w:p w:rsidR="006240E2" w:rsidRDefault="0092517B" w:rsidP="00BD6D02">
            <w:pPr>
              <w:adjustRightInd w:val="0"/>
              <w:snapToGrid w:val="0"/>
              <w:spacing w:beforeLines="50" w:before="120" w:afterLines="50" w:after="120"/>
              <w:rPr>
                <w:rFonts w:eastAsia="標楷體"/>
                <w:b/>
                <w:color w:val="FFFFFF"/>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02245D" w:rsidP="00BD6D02">
            <w:pPr>
              <w:adjustRightInd w:val="0"/>
              <w:snapToGrid w:val="0"/>
              <w:spacing w:beforeLines="50" w:before="120" w:afterLines="50" w:after="120"/>
              <w:rPr>
                <w:rFonts w:eastAsia="標楷體"/>
                <w:sz w:val="26"/>
                <w:szCs w:val="26"/>
              </w:rPr>
            </w:pPr>
            <w:r w:rsidRPr="0002245D">
              <w:rPr>
                <w:rFonts w:eastAsia="標楷體" w:hint="eastAsia"/>
                <w:sz w:val="26"/>
                <w:szCs w:val="26"/>
              </w:rPr>
              <w:t>製程中，有部分材料仍須採購，故執行採購及原物料管理功能。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002F6F">
        <w:rPr>
          <w:rFonts w:eastAsia="標楷體"/>
          <w:b/>
          <w:sz w:val="28"/>
          <w:szCs w:val="26"/>
        </w:rPr>
        <w:t>製造、加工、裝配及測試</w:t>
      </w:r>
    </w:p>
    <w:p w:rsidR="006240E2" w:rsidRDefault="007F431A" w:rsidP="00BD6D02">
      <w:pPr>
        <w:spacing w:beforeLines="50" w:before="120" w:afterLines="50" w:after="120" w:line="360" w:lineRule="auto"/>
        <w:ind w:leftChars="200" w:left="480" w:firstLineChars="200" w:firstLine="520"/>
        <w:jc w:val="both"/>
        <w:rPr>
          <w:rFonts w:eastAsia="標楷體"/>
          <w:b/>
          <w:sz w:val="28"/>
          <w:szCs w:val="26"/>
        </w:rPr>
      </w:pPr>
      <w:r w:rsidRPr="0025005F">
        <w:rPr>
          <w:rFonts w:eastAsia="標楷體" w:hint="eastAsia"/>
          <w:sz w:val="26"/>
          <w:szCs w:val="26"/>
        </w:rPr>
        <w:t>如</w:t>
      </w:r>
      <w:r w:rsidRPr="0025005F">
        <w:rPr>
          <w:rFonts w:eastAsia="標楷體"/>
          <w:sz w:val="26"/>
          <w:szCs w:val="26"/>
        </w:rPr>
        <w:t>企業購入</w:t>
      </w:r>
      <w:proofErr w:type="gramStart"/>
      <w:r w:rsidRPr="0025005F">
        <w:rPr>
          <w:rFonts w:eastAsia="標楷體"/>
          <w:sz w:val="26"/>
          <w:szCs w:val="26"/>
        </w:rPr>
        <w:t>原物料後</w:t>
      </w:r>
      <w:proofErr w:type="gramEnd"/>
      <w:r w:rsidRPr="0025005F">
        <w:rPr>
          <w:rFonts w:eastAsia="標楷體"/>
          <w:sz w:val="26"/>
          <w:szCs w:val="26"/>
        </w:rPr>
        <w:t>，透過物理及化學之方式，以製造</w:t>
      </w:r>
      <w:r w:rsidRPr="0025005F">
        <w:rPr>
          <w:rFonts w:eastAsia="標楷體" w:hint="eastAsia"/>
          <w:sz w:val="26"/>
          <w:szCs w:val="26"/>
        </w:rPr>
        <w:t>及</w:t>
      </w:r>
      <w:r w:rsidRPr="0025005F">
        <w:rPr>
          <w:rFonts w:eastAsia="標楷體"/>
          <w:sz w:val="26"/>
          <w:szCs w:val="26"/>
        </w:rPr>
        <w:t>加工得出產品</w:t>
      </w:r>
      <w:r w:rsidRPr="0025005F">
        <w:rPr>
          <w:rFonts w:eastAsia="標楷體" w:hint="eastAsia"/>
          <w:sz w:val="26"/>
          <w:szCs w:val="26"/>
        </w:rPr>
        <w:t>，或組裝、配置</w:t>
      </w:r>
      <w:r w:rsidRPr="0025005F">
        <w:rPr>
          <w:rFonts w:eastAsia="標楷體"/>
          <w:sz w:val="26"/>
          <w:szCs w:val="26"/>
        </w:rPr>
        <w:t>及測試產品是否</w:t>
      </w:r>
      <w:r w:rsidRPr="0025005F">
        <w:rPr>
          <w:rFonts w:eastAsia="標楷體" w:hint="eastAsia"/>
          <w:sz w:val="26"/>
          <w:szCs w:val="26"/>
        </w:rPr>
        <w:t>已</w:t>
      </w:r>
      <w:r w:rsidRPr="0025005F">
        <w:rPr>
          <w:rFonts w:eastAsia="標楷體"/>
          <w:sz w:val="26"/>
          <w:szCs w:val="26"/>
        </w:rPr>
        <w:t>處於可使用狀態</w:t>
      </w:r>
      <w:r w:rsidRPr="0025005F">
        <w:rPr>
          <w:rFonts w:eastAsia="標楷體" w:hint="eastAsia"/>
          <w:sz w:val="26"/>
          <w:szCs w:val="26"/>
        </w:rPr>
        <w:t>之行為</w:t>
      </w:r>
      <w:r w:rsidRPr="0025005F">
        <w:rPr>
          <w:rFonts w:eastAsia="標楷體"/>
          <w:sz w:val="26"/>
          <w:szCs w:val="26"/>
        </w:rPr>
        <w:t>。</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2"/>
        <w:gridCol w:w="5398"/>
      </w:tblGrid>
      <w:tr w:rsidR="000204FF" w:rsidRPr="009A6FB6" w:rsidTr="00ED72AC">
        <w:trPr>
          <w:trHeight w:val="70"/>
          <w:tblHeader/>
        </w:trPr>
        <w:tc>
          <w:tcPr>
            <w:tcW w:w="1982" w:type="dxa"/>
            <w:shd w:val="clear" w:color="auto" w:fill="4F81BD"/>
            <w:vAlign w:val="center"/>
          </w:tcPr>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lastRenderedPageBreak/>
              <w:t>受控交易</w:t>
            </w:r>
          </w:p>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398" w:type="dxa"/>
            <w:shd w:val="clear" w:color="auto" w:fill="4F81BD"/>
            <w:vAlign w:val="center"/>
          </w:tcPr>
          <w:p w:rsidR="000204FF" w:rsidRPr="00130EE2" w:rsidRDefault="000204FF" w:rsidP="00ED72AC">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製造、加工、裝配及測試功能</w:t>
            </w:r>
          </w:p>
        </w:tc>
      </w:tr>
      <w:tr w:rsidR="00F637B9" w:rsidRPr="00C40B06" w:rsidTr="00C246D6">
        <w:trPr>
          <w:trHeight w:val="624"/>
        </w:trPr>
        <w:tc>
          <w:tcPr>
            <w:tcW w:w="1982" w:type="dxa"/>
            <w:vAlign w:val="center"/>
          </w:tcPr>
          <w:p w:rsidR="006240E2" w:rsidRDefault="00F637B9" w:rsidP="00C246D6">
            <w:pPr>
              <w:adjustRightInd w:val="0"/>
              <w:snapToGrid w:val="0"/>
              <w:spacing w:beforeLines="50" w:before="120" w:afterLines="50" w:after="120"/>
              <w:jc w:val="both"/>
              <w:rPr>
                <w:rFonts w:eastAsia="標楷體"/>
                <w:sz w:val="26"/>
              </w:rPr>
            </w:pPr>
            <w:r w:rsidRPr="003B6A52">
              <w:rPr>
                <w:rFonts w:eastAsia="標楷體"/>
                <w:sz w:val="26"/>
              </w:rPr>
              <w:t>矽成</w:t>
            </w:r>
          </w:p>
        </w:tc>
        <w:tc>
          <w:tcPr>
            <w:tcW w:w="5398" w:type="dxa"/>
            <w:vMerge w:val="restart"/>
            <w:vAlign w:val="center"/>
          </w:tcPr>
          <w:p w:rsidR="006240E2" w:rsidRDefault="00F637B9" w:rsidP="00BD6D02">
            <w:pPr>
              <w:adjustRightInd w:val="0"/>
              <w:snapToGrid w:val="0"/>
              <w:spacing w:beforeLines="50" w:before="120" w:afterLines="50" w:after="120"/>
              <w:jc w:val="both"/>
              <w:rPr>
                <w:rFonts w:eastAsia="標楷體"/>
                <w:sz w:val="26"/>
              </w:rPr>
            </w:pPr>
            <w:r>
              <w:rPr>
                <w:rFonts w:eastAsia="標楷體" w:hint="eastAsia"/>
                <w:sz w:val="26"/>
              </w:rPr>
              <w:t>其銷售之產品</w:t>
            </w:r>
            <w:r w:rsidRPr="00C40B06">
              <w:rPr>
                <w:rFonts w:eastAsia="標楷體"/>
                <w:sz w:val="26"/>
              </w:rPr>
              <w:t>製</w:t>
            </w:r>
            <w:r>
              <w:rPr>
                <w:rFonts w:eastAsia="標楷體" w:hint="eastAsia"/>
                <w:sz w:val="26"/>
              </w:rPr>
              <w:t>造</w:t>
            </w:r>
            <w:proofErr w:type="gramStart"/>
            <w:r>
              <w:rPr>
                <w:rFonts w:eastAsia="標楷體" w:hint="eastAsia"/>
                <w:sz w:val="26"/>
              </w:rPr>
              <w:t>部分皆</w:t>
            </w:r>
            <w:r w:rsidRPr="00C40B06">
              <w:rPr>
                <w:rFonts w:eastAsia="標楷體"/>
                <w:sz w:val="26"/>
              </w:rPr>
              <w:t>委外</w:t>
            </w:r>
            <w:proofErr w:type="gramEnd"/>
            <w:r>
              <w:rPr>
                <w:rFonts w:eastAsia="標楷體" w:hint="eastAsia"/>
                <w:sz w:val="26"/>
              </w:rPr>
              <w:t>全權處理</w:t>
            </w:r>
            <w:r w:rsidRPr="00C40B06">
              <w:rPr>
                <w:rFonts w:eastAsia="標楷體"/>
                <w:sz w:val="26"/>
              </w:rPr>
              <w:t>，本身未執行製造、加工、裝配</w:t>
            </w:r>
            <w:r>
              <w:rPr>
                <w:rFonts w:eastAsia="標楷體" w:hint="eastAsia"/>
                <w:sz w:val="26"/>
              </w:rPr>
              <w:t>及</w:t>
            </w:r>
            <w:r w:rsidRPr="00C40B06">
              <w:rPr>
                <w:rFonts w:eastAsia="標楷體"/>
                <w:sz w:val="26"/>
              </w:rPr>
              <w:t>測試功能。</w:t>
            </w:r>
          </w:p>
        </w:tc>
      </w:tr>
      <w:tr w:rsidR="00F637B9" w:rsidRPr="00C40B06" w:rsidTr="00C246D6">
        <w:trPr>
          <w:trHeight w:val="624"/>
        </w:trPr>
        <w:tc>
          <w:tcPr>
            <w:tcW w:w="1982" w:type="dxa"/>
            <w:vAlign w:val="center"/>
          </w:tcPr>
          <w:p w:rsidR="006240E2" w:rsidRDefault="00B13D0F" w:rsidP="00C246D6">
            <w:pPr>
              <w:adjustRightInd w:val="0"/>
              <w:snapToGrid w:val="0"/>
              <w:spacing w:beforeLines="50" w:before="120" w:afterLines="50" w:after="120"/>
              <w:jc w:val="both"/>
              <w:rPr>
                <w:rFonts w:eastAsia="標楷體"/>
                <w:sz w:val="26"/>
                <w:szCs w:val="26"/>
              </w:rPr>
            </w:pPr>
            <w:r>
              <w:rPr>
                <w:rFonts w:eastAsia="標楷體" w:hint="eastAsia"/>
                <w:sz w:val="26"/>
                <w:szCs w:val="26"/>
              </w:rPr>
              <w:t>ISSI-USA</w:t>
            </w:r>
            <w:r w:rsidRPr="00C40B06" w:rsidDel="00B13D0F">
              <w:rPr>
                <w:rFonts w:eastAsia="標楷體"/>
                <w:sz w:val="26"/>
                <w:szCs w:val="26"/>
              </w:rPr>
              <w:t xml:space="preserve"> </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F637B9" w:rsidRPr="00C40B06" w:rsidTr="00C246D6">
        <w:trPr>
          <w:trHeight w:val="624"/>
        </w:trPr>
        <w:tc>
          <w:tcPr>
            <w:tcW w:w="1982" w:type="dxa"/>
            <w:vAlign w:val="center"/>
          </w:tcPr>
          <w:p w:rsidR="006240E2" w:rsidRDefault="00B13D0F" w:rsidP="00C246D6">
            <w:pPr>
              <w:adjustRightInd w:val="0"/>
              <w:snapToGrid w:val="0"/>
              <w:spacing w:beforeLines="50" w:before="120" w:afterLines="50" w:after="120"/>
              <w:jc w:val="both"/>
              <w:rPr>
                <w:rFonts w:eastAsia="標楷體"/>
                <w:sz w:val="26"/>
                <w:szCs w:val="26"/>
              </w:rPr>
            </w:pPr>
            <w:r w:rsidRPr="00C40B06">
              <w:rPr>
                <w:rFonts w:eastAsia="標楷體"/>
                <w:sz w:val="26"/>
                <w:szCs w:val="26"/>
              </w:rPr>
              <w:t>ISSI-</w:t>
            </w:r>
            <w:r>
              <w:rPr>
                <w:rFonts w:eastAsia="標楷體" w:hint="eastAsia"/>
                <w:sz w:val="26"/>
                <w:szCs w:val="26"/>
              </w:rPr>
              <w:t xml:space="preserve">Cayman </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0204FF" w:rsidRPr="00C40B06" w:rsidTr="00C246D6">
        <w:trPr>
          <w:trHeight w:val="1191"/>
        </w:trPr>
        <w:tc>
          <w:tcPr>
            <w:tcW w:w="1982" w:type="dxa"/>
            <w:vAlign w:val="center"/>
          </w:tcPr>
          <w:p w:rsidR="006240E2" w:rsidRDefault="000204FF" w:rsidP="00BD6D02">
            <w:pPr>
              <w:adjustRightInd w:val="0"/>
              <w:snapToGrid w:val="0"/>
              <w:spacing w:beforeLines="50" w:before="120" w:afterLines="50" w:after="120"/>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398" w:type="dxa"/>
            <w:vAlign w:val="center"/>
          </w:tcPr>
          <w:p w:rsidR="006240E2" w:rsidRDefault="000204FF" w:rsidP="00BD6D02">
            <w:pPr>
              <w:adjustRightInd w:val="0"/>
              <w:snapToGrid w:val="0"/>
              <w:spacing w:beforeLines="50" w:before="120" w:afterLines="50" w:after="120"/>
              <w:jc w:val="both"/>
              <w:rPr>
                <w:rFonts w:eastAsia="標楷體"/>
                <w:sz w:val="26"/>
              </w:rPr>
            </w:pPr>
            <w:r w:rsidRPr="00CC1BAC">
              <w:rPr>
                <w:rFonts w:eastAsia="標楷體" w:hint="eastAsia"/>
                <w:sz w:val="26"/>
              </w:rPr>
              <w:t>接獲訂單後，即安排生產排程從事產品製造，</w:t>
            </w:r>
            <w:r>
              <w:rPr>
                <w:rFonts w:eastAsia="標楷體" w:hint="eastAsia"/>
                <w:sz w:val="26"/>
              </w:rPr>
              <w:t>其產品出廠</w:t>
            </w:r>
            <w:r w:rsidRPr="007D4244">
              <w:rPr>
                <w:rFonts w:eastAsia="標楷體" w:hint="eastAsia"/>
                <w:sz w:val="26"/>
              </w:rPr>
              <w:t>前</w:t>
            </w:r>
            <w:r w:rsidRPr="007D4244">
              <w:rPr>
                <w:rFonts w:eastAsia="標楷體" w:hint="eastAsia"/>
                <w:sz w:val="26"/>
                <w:szCs w:val="26"/>
              </w:rPr>
              <w:t>之檢驗、測試及</w:t>
            </w:r>
            <w:proofErr w:type="gramStart"/>
            <w:r w:rsidRPr="007D4244">
              <w:rPr>
                <w:rFonts w:eastAsia="標楷體" w:hint="eastAsia"/>
                <w:sz w:val="26"/>
                <w:szCs w:val="26"/>
              </w:rPr>
              <w:t>包裝均由其</w:t>
            </w:r>
            <w:proofErr w:type="gramEnd"/>
            <w:r w:rsidRPr="007D4244">
              <w:rPr>
                <w:rFonts w:eastAsia="標楷體" w:hint="eastAsia"/>
                <w:sz w:val="26"/>
                <w:szCs w:val="26"/>
              </w:rPr>
              <w:t>控管</w:t>
            </w:r>
            <w:r w:rsidRPr="007D4244">
              <w:rPr>
                <w:rFonts w:eastAsia="標楷體" w:hint="eastAsia"/>
                <w:sz w:val="26"/>
              </w:rPr>
              <w:t>，執行製造、加工、裝配及測試功能。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品質管制</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25005F">
        <w:rPr>
          <w:rFonts w:eastAsia="標楷體" w:hint="eastAsia"/>
          <w:sz w:val="26"/>
          <w:szCs w:val="26"/>
        </w:rPr>
        <w:t>如</w:t>
      </w:r>
      <w:r w:rsidRPr="0025005F">
        <w:rPr>
          <w:rFonts w:eastAsia="標楷體"/>
          <w:sz w:val="26"/>
          <w:szCs w:val="26"/>
        </w:rPr>
        <w:t>企業本身之產品或購入之商品，透過一定程序檢驗是否達指定標準之行為。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ayout w:type="fixed"/>
        <w:tblLook w:val="01E0" w:firstRow="1" w:lastRow="1" w:firstColumn="1" w:lastColumn="1" w:noHBand="0" w:noVBand="0"/>
      </w:tblPr>
      <w:tblGrid>
        <w:gridCol w:w="1980"/>
        <w:gridCol w:w="5400"/>
      </w:tblGrid>
      <w:tr w:rsidR="000C4EBB" w:rsidRPr="009A6FB6" w:rsidTr="00130EE2">
        <w:trPr>
          <w:trHeight w:val="70"/>
          <w:tblHeader/>
        </w:trPr>
        <w:tc>
          <w:tcPr>
            <w:tcW w:w="1980" w:type="dxa"/>
            <w:shd w:val="clear" w:color="auto" w:fill="4F81BD"/>
            <w:vAlign w:val="center"/>
          </w:tcPr>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受控交易</w:t>
            </w:r>
          </w:p>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參與人</w:t>
            </w:r>
          </w:p>
        </w:tc>
        <w:tc>
          <w:tcPr>
            <w:tcW w:w="5400" w:type="dxa"/>
            <w:shd w:val="clear" w:color="auto" w:fill="4F81BD"/>
            <w:vAlign w:val="center"/>
          </w:tcPr>
          <w:p w:rsidR="000C4EBB" w:rsidRPr="00130EE2" w:rsidRDefault="000C4EBB" w:rsidP="00130EE2">
            <w:pPr>
              <w:widowControl w:val="0"/>
              <w:adjustRightInd w:val="0"/>
              <w:snapToGrid w:val="0"/>
              <w:jc w:val="center"/>
              <w:rPr>
                <w:rFonts w:eastAsia="標楷體"/>
                <w:b/>
                <w:color w:val="FFFFFF"/>
                <w:kern w:val="2"/>
                <w:sz w:val="26"/>
                <w:szCs w:val="26"/>
              </w:rPr>
            </w:pPr>
            <w:r w:rsidRPr="00130EE2">
              <w:rPr>
                <w:rFonts w:eastAsia="標楷體" w:hint="eastAsia"/>
                <w:b/>
                <w:color w:val="FFFFFF"/>
                <w:kern w:val="2"/>
                <w:sz w:val="26"/>
                <w:szCs w:val="26"/>
              </w:rPr>
              <w:t>品質管制功能</w:t>
            </w:r>
          </w:p>
        </w:tc>
      </w:tr>
      <w:tr w:rsidR="00F637B9" w:rsidRPr="00C40B06" w:rsidTr="00C246D6">
        <w:trPr>
          <w:trHeight w:val="850"/>
        </w:trPr>
        <w:tc>
          <w:tcPr>
            <w:tcW w:w="1980" w:type="dxa"/>
            <w:vAlign w:val="center"/>
          </w:tcPr>
          <w:p w:rsidR="006240E2" w:rsidRDefault="00F637B9"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Align w:val="center"/>
          </w:tcPr>
          <w:p w:rsidR="006240E2" w:rsidRDefault="00F637B9" w:rsidP="00BD6D02">
            <w:pPr>
              <w:adjustRightInd w:val="0"/>
              <w:snapToGrid w:val="0"/>
              <w:spacing w:beforeLines="50" w:before="120" w:afterLines="50" w:after="120"/>
              <w:jc w:val="both"/>
              <w:rPr>
                <w:rFonts w:eastAsia="標楷體"/>
                <w:sz w:val="26"/>
              </w:rPr>
            </w:pPr>
            <w:r>
              <w:rPr>
                <w:rFonts w:eastAsia="標楷體" w:hint="eastAsia"/>
                <w:sz w:val="26"/>
              </w:rPr>
              <w:t>所售產品之產品品質，</w:t>
            </w:r>
            <w:proofErr w:type="gramStart"/>
            <w:r>
              <w:rPr>
                <w:rFonts w:eastAsia="標楷體" w:hint="eastAsia"/>
                <w:sz w:val="26"/>
              </w:rPr>
              <w:t>均由</w:t>
            </w:r>
            <w:r w:rsidRPr="00846099">
              <w:rPr>
                <w:rFonts w:eastAsia="標楷體" w:hint="eastAsia"/>
                <w:sz w:val="26"/>
              </w:rPr>
              <w:t>製造</w:t>
            </w:r>
            <w:proofErr w:type="gramEnd"/>
            <w:r w:rsidRPr="00846099">
              <w:rPr>
                <w:rFonts w:eastAsia="標楷體" w:hint="eastAsia"/>
                <w:sz w:val="26"/>
              </w:rPr>
              <w:t>業者負責控</w:t>
            </w:r>
            <w:r>
              <w:rPr>
                <w:rFonts w:eastAsia="標楷體" w:hint="eastAsia"/>
                <w:sz w:val="26"/>
              </w:rPr>
              <w:t>管執行，故不</w:t>
            </w:r>
            <w:r w:rsidRPr="00C40B06">
              <w:rPr>
                <w:rFonts w:eastAsia="標楷體"/>
                <w:sz w:val="26"/>
              </w:rPr>
              <w:t>執行品質管制功能。</w:t>
            </w:r>
          </w:p>
        </w:tc>
      </w:tr>
      <w:tr w:rsidR="00F637B9"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r w:rsidDel="00B13D0F">
              <w:rPr>
                <w:rFonts w:eastAsia="標楷體" w:hint="eastAsia"/>
                <w:sz w:val="26"/>
                <w:szCs w:val="26"/>
              </w:rPr>
              <w:t xml:space="preserve">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IC</w:t>
            </w:r>
            <w:r w:rsidRPr="00C40B06">
              <w:rPr>
                <w:rFonts w:eastAsia="標楷體"/>
                <w:sz w:val="26"/>
              </w:rPr>
              <w:t>設計公司須於晶片研發完成、交付大量生產前對品質進行測試，故執行品質管制功能。</w:t>
            </w:r>
          </w:p>
        </w:tc>
      </w:tr>
      <w:tr w:rsidR="00F637B9" w:rsidRPr="00C40B06" w:rsidTr="00C246D6">
        <w:trPr>
          <w:trHeight w:val="850"/>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w:t>
            </w:r>
            <w:r w:rsidRPr="00C40B06">
              <w:rPr>
                <w:rFonts w:eastAsia="標楷體"/>
                <w:sz w:val="26"/>
                <w:szCs w:val="26"/>
              </w:rPr>
              <w:t>SSI-</w:t>
            </w:r>
            <w:r>
              <w:rPr>
                <w:rFonts w:eastAsia="標楷體" w:hint="eastAsia"/>
                <w:sz w:val="26"/>
                <w:szCs w:val="26"/>
              </w:rPr>
              <w:t xml:space="preserve">Cayman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針對所銷售的</w:t>
            </w:r>
            <w:r w:rsidRPr="00846099">
              <w:rPr>
                <w:rFonts w:eastAsia="標楷體" w:hint="eastAsia"/>
                <w:sz w:val="26"/>
              </w:rPr>
              <w:t>產品品質</w:t>
            </w:r>
            <w:r>
              <w:rPr>
                <w:rFonts w:eastAsia="標楷體" w:hint="eastAsia"/>
                <w:sz w:val="26"/>
              </w:rPr>
              <w:t>訂定品質檢驗標準並</w:t>
            </w:r>
            <w:r w:rsidRPr="00846099">
              <w:rPr>
                <w:rFonts w:eastAsia="標楷體" w:hint="eastAsia"/>
                <w:sz w:val="26"/>
              </w:rPr>
              <w:t>委</w:t>
            </w:r>
            <w:r>
              <w:rPr>
                <w:rFonts w:eastAsia="標楷體" w:hint="eastAsia"/>
                <w:sz w:val="26"/>
              </w:rPr>
              <w:t>由</w:t>
            </w:r>
            <w:r w:rsidRPr="00846099">
              <w:rPr>
                <w:rFonts w:eastAsia="標楷體" w:hint="eastAsia"/>
                <w:sz w:val="26"/>
              </w:rPr>
              <w:t>製造業者負責控</w:t>
            </w:r>
            <w:r>
              <w:rPr>
                <w:rFonts w:eastAsia="標楷體" w:hint="eastAsia"/>
                <w:sz w:val="26"/>
              </w:rPr>
              <w:t>管</w:t>
            </w:r>
            <w:r w:rsidRPr="00846099">
              <w:rPr>
                <w:rFonts w:eastAsia="標楷體" w:hint="eastAsia"/>
                <w:sz w:val="26"/>
              </w:rPr>
              <w:t>，故</w:t>
            </w:r>
            <w:r w:rsidRPr="00F07AA1">
              <w:rPr>
                <w:rFonts w:eastAsia="標楷體" w:hint="eastAsia"/>
                <w:sz w:val="26"/>
              </w:rPr>
              <w:t>執行品質管制功能</w:t>
            </w:r>
            <w:r w:rsidRPr="00846099">
              <w:rPr>
                <w:rFonts w:eastAsia="標楷體" w:hint="eastAsia"/>
                <w:sz w:val="26"/>
              </w:rPr>
              <w:t>。</w:t>
            </w:r>
          </w:p>
        </w:tc>
      </w:tr>
      <w:tr w:rsidR="00EF098A" w:rsidRPr="00C40B06" w:rsidTr="00C246D6">
        <w:trPr>
          <w:trHeight w:val="850"/>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EF098A" w:rsidP="00BD6D02">
            <w:pPr>
              <w:adjustRightInd w:val="0"/>
              <w:snapToGrid w:val="0"/>
              <w:spacing w:beforeLines="50" w:before="120" w:afterLines="50" w:after="120"/>
              <w:jc w:val="both"/>
              <w:rPr>
                <w:rFonts w:eastAsia="標楷體"/>
                <w:sz w:val="26"/>
              </w:rPr>
            </w:pPr>
            <w:r w:rsidRPr="00846099">
              <w:rPr>
                <w:rFonts w:eastAsia="標楷體" w:hint="eastAsia"/>
                <w:sz w:val="26"/>
              </w:rPr>
              <w:t>品質檢驗標準由客戶訂定，開</w:t>
            </w:r>
            <w:proofErr w:type="gramStart"/>
            <w:r w:rsidRPr="00846099">
              <w:rPr>
                <w:rFonts w:eastAsia="標楷體" w:hint="eastAsia"/>
                <w:sz w:val="26"/>
              </w:rPr>
              <w:t>曼</w:t>
            </w:r>
            <w:proofErr w:type="gramEnd"/>
            <w:r w:rsidRPr="00846099">
              <w:rPr>
                <w:rFonts w:eastAsia="標楷體" w:hint="eastAsia"/>
                <w:sz w:val="26"/>
              </w:rPr>
              <w:t>矽成台灣分公司依該標準從事品質管制作業，執行品質管制功能。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行銷、配銷及廣告</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企業本身針對產品或商品訂有銷售策略，並透過各式媒介通路宣傳及推廣，使客戶得知產品或商品資訊，進而購買之行為。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80"/>
        <w:gridCol w:w="5400"/>
      </w:tblGrid>
      <w:tr w:rsidR="006D4E56" w:rsidRPr="009A6FB6" w:rsidTr="008D1BA2">
        <w:trPr>
          <w:trHeight w:val="70"/>
          <w:tblHeader/>
        </w:trPr>
        <w:tc>
          <w:tcPr>
            <w:tcW w:w="1980" w:type="dxa"/>
            <w:shd w:val="clear" w:color="auto" w:fill="4F81BD"/>
            <w:vAlign w:val="center"/>
          </w:tcPr>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lastRenderedPageBreak/>
              <w:t>受控交易</w:t>
            </w:r>
          </w:p>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400" w:type="dxa"/>
            <w:shd w:val="clear" w:color="auto" w:fill="4F81BD"/>
            <w:vAlign w:val="center"/>
          </w:tcPr>
          <w:p w:rsidR="006D4E56" w:rsidRPr="008D1BA2" w:rsidRDefault="006D4E56"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行銷、配銷及廣告功能</w:t>
            </w:r>
          </w:p>
        </w:tc>
      </w:tr>
      <w:tr w:rsidR="00EF098A" w:rsidRPr="00C40B06" w:rsidTr="00C246D6">
        <w:trPr>
          <w:trHeight w:val="1255"/>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400" w:type="dxa"/>
            <w:vAlign w:val="center"/>
          </w:tcPr>
          <w:p w:rsidR="006240E2" w:rsidRDefault="00EF098A" w:rsidP="00BD6D02">
            <w:pPr>
              <w:adjustRightInd w:val="0"/>
              <w:snapToGrid w:val="0"/>
              <w:spacing w:beforeLines="50" w:before="120" w:afterLines="50" w:after="120"/>
              <w:jc w:val="both"/>
              <w:rPr>
                <w:rFonts w:eastAsia="標楷體"/>
                <w:sz w:val="26"/>
              </w:rPr>
            </w:pPr>
            <w:r w:rsidRPr="00C40B06">
              <w:rPr>
                <w:rFonts w:eastAsia="標楷體"/>
                <w:sz w:val="26"/>
              </w:rPr>
              <w:t>透過商展、平面廣告、雜誌、網路、提供樣品等方式行銷其產品，編製產品型錄及規格書，執行行銷、配銷及廣告功能。</w:t>
            </w:r>
          </w:p>
        </w:tc>
      </w:tr>
      <w:tr w:rsidR="00EF098A" w:rsidRPr="00C40B06" w:rsidTr="00C246D6">
        <w:trPr>
          <w:trHeight w:val="1255"/>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r w:rsidRPr="00C40B06" w:rsidDel="00B13D0F">
              <w:rPr>
                <w:rFonts w:eastAsia="標楷體"/>
                <w:sz w:val="26"/>
                <w:szCs w:val="26"/>
              </w:rPr>
              <w:t xml:space="preserve">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統籌集團銷售策略之擬定，透過商展、平面廣告、雜誌、網路、提供樣品等方式行銷集團之記憶體產品，執行行銷、配銷及廣告功能。</w:t>
            </w:r>
          </w:p>
        </w:tc>
      </w:tr>
      <w:tr w:rsidR="00F637B9" w:rsidRPr="00C40B06" w:rsidTr="00C246D6">
        <w:trPr>
          <w:trHeight w:val="1255"/>
        </w:trPr>
        <w:tc>
          <w:tcPr>
            <w:tcW w:w="1980" w:type="dxa"/>
            <w:vAlign w:val="center"/>
          </w:tcPr>
          <w:p w:rsidR="006240E2" w:rsidRDefault="00B13D0F"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 xml:space="preserve">Cayman </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配合集團行銷計劃</w:t>
            </w:r>
            <w:r w:rsidRPr="00C40B06">
              <w:rPr>
                <w:rFonts w:eastAsia="標楷體"/>
                <w:sz w:val="26"/>
              </w:rPr>
              <w:t>，</w:t>
            </w:r>
            <w:r>
              <w:rPr>
                <w:rFonts w:eastAsia="標楷體" w:hint="eastAsia"/>
                <w:sz w:val="26"/>
              </w:rPr>
              <w:t>並執行銷售策略</w:t>
            </w:r>
            <w:r w:rsidRPr="00C40B06">
              <w:rPr>
                <w:rFonts w:eastAsia="標楷體"/>
                <w:sz w:val="26"/>
              </w:rPr>
              <w:t>，執行通路宣傳及推廣，執行行銷、配銷及廣告功能。</w:t>
            </w:r>
          </w:p>
        </w:tc>
      </w:tr>
      <w:tr w:rsidR="00EF098A" w:rsidRPr="00C40B06" w:rsidTr="00C246D6">
        <w:trPr>
          <w:trHeight w:val="1255"/>
        </w:trPr>
        <w:tc>
          <w:tcPr>
            <w:tcW w:w="1980" w:type="dxa"/>
            <w:vAlign w:val="center"/>
          </w:tcPr>
          <w:p w:rsidR="006240E2" w:rsidRDefault="00EF098A"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40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僅負責產品製造及監控產品品質</w:t>
            </w:r>
            <w:r w:rsidRPr="00C40B06">
              <w:rPr>
                <w:rFonts w:eastAsia="標楷體"/>
                <w:sz w:val="26"/>
              </w:rPr>
              <w:t>，</w:t>
            </w:r>
            <w:r>
              <w:rPr>
                <w:rFonts w:eastAsia="標楷體" w:hint="eastAsia"/>
                <w:sz w:val="26"/>
              </w:rPr>
              <w:t>未執行行銷、配銷</w:t>
            </w:r>
            <w:r w:rsidRPr="00C40B06">
              <w:rPr>
                <w:rFonts w:eastAsia="標楷體"/>
                <w:sz w:val="26"/>
              </w:rPr>
              <w:t>及廣告功能。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運送、倉儲及存貨管理</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企業本身是否置有倉庫存放</w:t>
      </w:r>
      <w:r w:rsidRPr="006879D4">
        <w:rPr>
          <w:rFonts w:eastAsia="標楷體" w:hint="eastAsia"/>
          <w:sz w:val="26"/>
          <w:szCs w:val="26"/>
        </w:rPr>
        <w:t>原料或</w:t>
      </w:r>
      <w:r w:rsidRPr="006879D4">
        <w:rPr>
          <w:rFonts w:eastAsia="標楷體"/>
          <w:sz w:val="26"/>
          <w:szCs w:val="26"/>
        </w:rPr>
        <w:t>產品</w:t>
      </w:r>
      <w:r w:rsidRPr="006879D4">
        <w:rPr>
          <w:rFonts w:eastAsia="標楷體" w:hint="eastAsia"/>
          <w:sz w:val="26"/>
          <w:szCs w:val="26"/>
        </w:rPr>
        <w:t>（</w:t>
      </w:r>
      <w:r w:rsidRPr="006879D4">
        <w:rPr>
          <w:rFonts w:eastAsia="標楷體"/>
          <w:sz w:val="26"/>
          <w:szCs w:val="26"/>
        </w:rPr>
        <w:t>商品</w:t>
      </w:r>
      <w:r w:rsidRPr="006879D4">
        <w:rPr>
          <w:rFonts w:eastAsia="標楷體" w:hint="eastAsia"/>
          <w:sz w:val="26"/>
          <w:szCs w:val="26"/>
        </w:rPr>
        <w:t>）</w:t>
      </w:r>
      <w:r w:rsidRPr="006879D4">
        <w:rPr>
          <w:rFonts w:eastAsia="標楷體"/>
          <w:sz w:val="26"/>
          <w:szCs w:val="26"/>
        </w:rPr>
        <w:t>，並將</w:t>
      </w:r>
      <w:r w:rsidRPr="006879D4">
        <w:rPr>
          <w:rFonts w:eastAsia="標楷體" w:hint="eastAsia"/>
          <w:sz w:val="26"/>
          <w:szCs w:val="26"/>
        </w:rPr>
        <w:t>其</w:t>
      </w:r>
      <w:r w:rsidRPr="006879D4">
        <w:rPr>
          <w:rFonts w:eastAsia="標楷體"/>
          <w:sz w:val="26"/>
          <w:szCs w:val="26"/>
        </w:rPr>
        <w:t>運送至客戶處或銷售據點</w:t>
      </w:r>
      <w:r w:rsidRPr="006879D4">
        <w:rPr>
          <w:rFonts w:eastAsia="標楷體" w:hint="eastAsia"/>
          <w:sz w:val="26"/>
          <w:szCs w:val="26"/>
        </w:rPr>
        <w:t>等</w:t>
      </w:r>
      <w:r w:rsidRPr="006879D4">
        <w:rPr>
          <w:rFonts w:eastAsia="標楷體"/>
          <w:sz w:val="26"/>
          <w:szCs w:val="26"/>
        </w:rPr>
        <w:t>行為。</w:t>
      </w:r>
    </w:p>
    <w:tbl>
      <w:tblPr>
        <w:tblW w:w="7380"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82"/>
        <w:gridCol w:w="5398"/>
      </w:tblGrid>
      <w:tr w:rsidR="007D0C7A" w:rsidRPr="009A6FB6" w:rsidTr="008D1BA2">
        <w:trPr>
          <w:trHeight w:val="783"/>
          <w:tblHeader/>
        </w:trPr>
        <w:tc>
          <w:tcPr>
            <w:tcW w:w="1982" w:type="dxa"/>
            <w:shd w:val="clear" w:color="auto" w:fill="4F81BD"/>
            <w:vAlign w:val="center"/>
          </w:tcPr>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受控交易</w:t>
            </w:r>
          </w:p>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398" w:type="dxa"/>
            <w:shd w:val="clear" w:color="auto" w:fill="4F81BD"/>
            <w:vAlign w:val="center"/>
          </w:tcPr>
          <w:p w:rsidR="007D0C7A" w:rsidRPr="008D1BA2" w:rsidRDefault="007D0C7A"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運送、倉儲及存貨管理功能</w:t>
            </w:r>
          </w:p>
        </w:tc>
      </w:tr>
      <w:tr w:rsidR="00B13D0F" w:rsidRPr="00C40B06" w:rsidTr="00C246D6">
        <w:trPr>
          <w:trHeight w:val="737"/>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398"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設有倉庫，存放材料及成品，貨物購入後需</w:t>
            </w:r>
            <w:proofErr w:type="gramStart"/>
            <w:r w:rsidRPr="00C40B06">
              <w:rPr>
                <w:rFonts w:eastAsia="標楷體"/>
                <w:sz w:val="26"/>
              </w:rPr>
              <w:t>由</w:t>
            </w:r>
            <w:r>
              <w:rPr>
                <w:rFonts w:eastAsia="標楷體" w:hint="eastAsia"/>
                <w:sz w:val="26"/>
              </w:rPr>
              <w:t>其</w:t>
            </w:r>
            <w:r w:rsidRPr="00C40B06">
              <w:rPr>
                <w:rFonts w:eastAsia="標楷體"/>
                <w:sz w:val="26"/>
              </w:rPr>
              <w:t>統整</w:t>
            </w:r>
            <w:proofErr w:type="gramEnd"/>
            <w:r w:rsidRPr="00C40B06">
              <w:rPr>
                <w:rFonts w:eastAsia="標楷體"/>
                <w:sz w:val="26"/>
              </w:rPr>
              <w:t>再運至客戶，執行運送、倉儲及存貨管理功能。</w:t>
            </w:r>
          </w:p>
        </w:tc>
      </w:tr>
      <w:tr w:rsidR="00B13D0F" w:rsidRPr="00C40B06" w:rsidTr="00C246D6">
        <w:trPr>
          <w:trHeight w:val="737"/>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rPr>
              <w:t>ISSI-USA</w:t>
            </w:r>
          </w:p>
        </w:tc>
        <w:tc>
          <w:tcPr>
            <w:tcW w:w="539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EF098A" w:rsidRPr="00C40B06" w:rsidTr="00C246D6">
        <w:trPr>
          <w:trHeight w:val="1255"/>
        </w:trPr>
        <w:tc>
          <w:tcPr>
            <w:tcW w:w="1982" w:type="dxa"/>
            <w:vAlign w:val="center"/>
          </w:tcPr>
          <w:p w:rsidR="006240E2" w:rsidRDefault="00EF098A"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398" w:type="dxa"/>
            <w:vAlign w:val="center"/>
          </w:tcPr>
          <w:p w:rsidR="006240E2" w:rsidRDefault="00EF098A" w:rsidP="00BD6D02">
            <w:pPr>
              <w:adjustRightInd w:val="0"/>
              <w:snapToGrid w:val="0"/>
              <w:spacing w:beforeLines="50" w:before="120" w:afterLines="50" w:after="120"/>
              <w:jc w:val="both"/>
              <w:rPr>
                <w:rFonts w:eastAsia="標楷體"/>
                <w:sz w:val="26"/>
              </w:rPr>
            </w:pPr>
            <w:proofErr w:type="gramStart"/>
            <w:r>
              <w:rPr>
                <w:rFonts w:eastAsia="標楷體" w:hint="eastAsia"/>
                <w:sz w:val="26"/>
              </w:rPr>
              <w:t>不</w:t>
            </w:r>
            <w:proofErr w:type="gramEnd"/>
            <w:r w:rsidRPr="00C40B06">
              <w:rPr>
                <w:rFonts w:eastAsia="標楷體"/>
                <w:sz w:val="26"/>
              </w:rPr>
              <w:t>設有倉庫，</w:t>
            </w:r>
            <w:r>
              <w:rPr>
                <w:rFonts w:eastAsia="標楷體" w:hint="eastAsia"/>
                <w:sz w:val="26"/>
              </w:rPr>
              <w:t>以三角貿易的方式出售予客戶，</w:t>
            </w:r>
            <w:r w:rsidRPr="00C40B06">
              <w:rPr>
                <w:rFonts w:eastAsia="標楷體"/>
                <w:sz w:val="26"/>
              </w:rPr>
              <w:t>執行運送</w:t>
            </w:r>
            <w:r>
              <w:rPr>
                <w:rFonts w:eastAsia="標楷體" w:hint="eastAsia"/>
                <w:sz w:val="26"/>
              </w:rPr>
              <w:t>功能，但不執行</w:t>
            </w:r>
            <w:r w:rsidRPr="00C40B06">
              <w:rPr>
                <w:rFonts w:eastAsia="標楷體"/>
                <w:sz w:val="26"/>
              </w:rPr>
              <w:t>倉儲及存貨管理功能。</w:t>
            </w:r>
          </w:p>
        </w:tc>
      </w:tr>
      <w:tr w:rsidR="00B13D0F" w:rsidRPr="00C40B06" w:rsidTr="00C246D6">
        <w:trPr>
          <w:trHeight w:val="1255"/>
        </w:trPr>
        <w:tc>
          <w:tcPr>
            <w:tcW w:w="1982"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398"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負責與客戶接洽產品訂單</w:t>
            </w:r>
            <w:r w:rsidRPr="00C40B06">
              <w:rPr>
                <w:rFonts w:eastAsia="標楷體"/>
                <w:sz w:val="26"/>
              </w:rPr>
              <w:t>，設有倉庫，存放</w:t>
            </w:r>
            <w:r>
              <w:rPr>
                <w:rFonts w:eastAsia="標楷體" w:hint="eastAsia"/>
                <w:sz w:val="26"/>
              </w:rPr>
              <w:t>原</w:t>
            </w:r>
            <w:r w:rsidRPr="00C40B06">
              <w:rPr>
                <w:rFonts w:eastAsia="標楷體"/>
                <w:sz w:val="26"/>
              </w:rPr>
              <w:t>料及成品，執行運送、倉儲、及存貨管理功能。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產品售後服務</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企業出售產品及商品後，提供客戶使用上之諮詢、維修、退換貨等服務。</w:t>
      </w:r>
    </w:p>
    <w:tbl>
      <w:tblPr>
        <w:tblW w:w="7667"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727"/>
        <w:gridCol w:w="5940"/>
      </w:tblGrid>
      <w:tr w:rsidR="008D0981" w:rsidRPr="009A6FB6">
        <w:trPr>
          <w:trHeight w:val="70"/>
          <w:tblHeader/>
        </w:trPr>
        <w:tc>
          <w:tcPr>
            <w:tcW w:w="1727" w:type="dxa"/>
            <w:shd w:val="clear" w:color="auto" w:fill="4F81BD"/>
            <w:vAlign w:val="center"/>
          </w:tcPr>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受控交易</w:t>
            </w:r>
          </w:p>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參與人</w:t>
            </w:r>
          </w:p>
        </w:tc>
        <w:tc>
          <w:tcPr>
            <w:tcW w:w="5940" w:type="dxa"/>
            <w:shd w:val="clear" w:color="auto" w:fill="4F81BD"/>
            <w:vAlign w:val="center"/>
          </w:tcPr>
          <w:p w:rsidR="008D0981" w:rsidRPr="008D1BA2" w:rsidRDefault="008D0981" w:rsidP="008D1BA2">
            <w:pPr>
              <w:widowControl w:val="0"/>
              <w:adjustRightInd w:val="0"/>
              <w:snapToGrid w:val="0"/>
              <w:jc w:val="center"/>
              <w:rPr>
                <w:rFonts w:eastAsia="標楷體"/>
                <w:b/>
                <w:color w:val="FFFFFF"/>
                <w:kern w:val="2"/>
                <w:sz w:val="26"/>
                <w:szCs w:val="26"/>
              </w:rPr>
            </w:pPr>
            <w:r w:rsidRPr="008D1BA2">
              <w:rPr>
                <w:rFonts w:eastAsia="標楷體" w:hint="eastAsia"/>
                <w:b/>
                <w:color w:val="FFFFFF"/>
                <w:kern w:val="2"/>
                <w:sz w:val="26"/>
                <w:szCs w:val="26"/>
              </w:rPr>
              <w:t>產品售後服務功能</w:t>
            </w:r>
          </w:p>
        </w:tc>
      </w:tr>
      <w:tr w:rsidR="00B13D0F" w:rsidRPr="00C40B06" w:rsidTr="00B13D0F">
        <w:trPr>
          <w:trHeight w:val="720"/>
        </w:trPr>
        <w:tc>
          <w:tcPr>
            <w:tcW w:w="1727" w:type="dxa"/>
            <w:vAlign w:val="center"/>
          </w:tcPr>
          <w:p w:rsidR="006240E2" w:rsidRDefault="00B13D0F"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94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銷售予客戶之產品，</w:t>
            </w:r>
            <w:r w:rsidRPr="00C40B06">
              <w:rPr>
                <w:rFonts w:eastAsia="標楷體"/>
                <w:sz w:val="26"/>
              </w:rPr>
              <w:t>若因品質不佳有瑕疵或故障</w:t>
            </w:r>
            <w:r>
              <w:rPr>
                <w:rFonts w:eastAsia="標楷體" w:hint="eastAsia"/>
                <w:sz w:val="26"/>
              </w:rPr>
              <w:t>時</w:t>
            </w:r>
            <w:r w:rsidRPr="00C40B06">
              <w:rPr>
                <w:rFonts w:eastAsia="標楷體"/>
                <w:sz w:val="26"/>
              </w:rPr>
              <w:t>，須負起處理或賠償責任</w:t>
            </w:r>
            <w:r>
              <w:rPr>
                <w:rFonts w:eastAsia="標楷體" w:hint="eastAsia"/>
                <w:sz w:val="26"/>
              </w:rPr>
              <w:t>，為客戶向供貨方要求</w:t>
            </w:r>
            <w:r w:rsidRPr="00C40B06">
              <w:rPr>
                <w:rFonts w:eastAsia="標楷體"/>
                <w:sz w:val="26"/>
              </w:rPr>
              <w:t>維修、退換貨，執行產品維修、退換貨等售後服務功能。</w:t>
            </w:r>
          </w:p>
        </w:tc>
      </w:tr>
      <w:tr w:rsidR="00B13D0F" w:rsidRPr="00C40B06" w:rsidTr="008D2156">
        <w:trPr>
          <w:trHeight w:val="720"/>
        </w:trPr>
        <w:tc>
          <w:tcPr>
            <w:tcW w:w="1727" w:type="dxa"/>
            <w:vAlign w:val="center"/>
          </w:tcPr>
          <w:p w:rsidR="006240E2" w:rsidRDefault="00B13D0F" w:rsidP="00BD6D02">
            <w:pPr>
              <w:adjustRightInd w:val="0"/>
              <w:snapToGrid w:val="0"/>
              <w:spacing w:beforeLines="50" w:before="120" w:afterLines="50" w:after="120"/>
              <w:rPr>
                <w:rFonts w:eastAsia="標楷體"/>
                <w:sz w:val="26"/>
              </w:rPr>
            </w:pPr>
            <w:r>
              <w:rPr>
                <w:rFonts w:eastAsia="標楷體" w:hint="eastAsia"/>
                <w:sz w:val="26"/>
              </w:rPr>
              <w:t>ISSI-USA</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7E05BB" w:rsidRPr="00C40B06" w:rsidTr="00C246D6">
        <w:trPr>
          <w:trHeight w:val="1593"/>
        </w:trPr>
        <w:tc>
          <w:tcPr>
            <w:tcW w:w="1727" w:type="dxa"/>
            <w:vAlign w:val="center"/>
          </w:tcPr>
          <w:p w:rsidR="006240E2" w:rsidRDefault="007E05BB"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sidR="00EC323A">
              <w:rPr>
                <w:rFonts w:eastAsia="標楷體" w:hint="eastAsia"/>
                <w:sz w:val="26"/>
                <w:szCs w:val="26"/>
              </w:rPr>
              <w:t>Cayman</w:t>
            </w:r>
          </w:p>
        </w:tc>
        <w:tc>
          <w:tcPr>
            <w:tcW w:w="5940" w:type="dxa"/>
            <w:vAlign w:val="center"/>
          </w:tcPr>
          <w:p w:rsidR="006240E2" w:rsidRDefault="00EF098A" w:rsidP="00BD6D02">
            <w:pPr>
              <w:adjustRightInd w:val="0"/>
              <w:snapToGrid w:val="0"/>
              <w:spacing w:beforeLines="50" w:before="120" w:afterLines="50" w:after="120"/>
              <w:jc w:val="both"/>
              <w:rPr>
                <w:rFonts w:eastAsia="標楷體"/>
                <w:sz w:val="26"/>
              </w:rPr>
            </w:pPr>
            <w:r w:rsidRPr="00EF098A">
              <w:rPr>
                <w:rFonts w:eastAsia="標楷體" w:hint="eastAsia"/>
                <w:sz w:val="26"/>
              </w:rPr>
              <w:t>銷售予客戶之產品，若因品質不佳有瑕疵或故障時，</w:t>
            </w:r>
            <w:r w:rsidRPr="00EF098A">
              <w:rPr>
                <w:rFonts w:eastAsia="標楷體" w:hint="eastAsia"/>
                <w:sz w:val="26"/>
              </w:rPr>
              <w:t>ISSI-Cayman</w:t>
            </w:r>
            <w:r w:rsidRPr="00EF098A">
              <w:rPr>
                <w:rFonts w:eastAsia="標楷體" w:hint="eastAsia"/>
                <w:sz w:val="26"/>
              </w:rPr>
              <w:t>須負起處理或賠償責任，為客戶向供貨方要求維修、退換貨，執行產品維修、退換貨等售後服務功能。</w:t>
            </w:r>
          </w:p>
        </w:tc>
      </w:tr>
      <w:tr w:rsidR="007E05BB" w:rsidRPr="00C40B06" w:rsidTr="00C246D6">
        <w:trPr>
          <w:trHeight w:val="1593"/>
        </w:trPr>
        <w:tc>
          <w:tcPr>
            <w:tcW w:w="1727" w:type="dxa"/>
            <w:vAlign w:val="center"/>
          </w:tcPr>
          <w:p w:rsidR="006240E2" w:rsidRDefault="007E05BB"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940" w:type="dxa"/>
            <w:vAlign w:val="center"/>
          </w:tcPr>
          <w:p w:rsidR="006240E2" w:rsidRDefault="00B13D0F" w:rsidP="00BD6D02">
            <w:pPr>
              <w:adjustRightInd w:val="0"/>
              <w:snapToGrid w:val="0"/>
              <w:spacing w:beforeLines="50" w:before="120" w:afterLines="50" w:after="120"/>
              <w:jc w:val="both"/>
              <w:rPr>
                <w:rFonts w:eastAsia="標楷體"/>
                <w:sz w:val="26"/>
              </w:rPr>
            </w:pPr>
            <w:r>
              <w:rPr>
                <w:rFonts w:eastAsia="標楷體" w:hint="eastAsia"/>
                <w:sz w:val="26"/>
              </w:rPr>
              <w:t>負責產製之產品，</w:t>
            </w:r>
            <w:r w:rsidRPr="00C40B06">
              <w:rPr>
                <w:rFonts w:eastAsia="標楷體"/>
                <w:sz w:val="26"/>
              </w:rPr>
              <w:t>若因品質不佳有瑕疵或故障，</w:t>
            </w: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r w:rsidRPr="00C40B06">
              <w:rPr>
                <w:rFonts w:eastAsia="標楷體"/>
                <w:sz w:val="26"/>
              </w:rPr>
              <w:t>須負起處理或賠償責任，執行產品維修、退換貨等售後服務功能。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信用及收款</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w:t>
      </w:r>
      <w:r w:rsidRPr="006879D4">
        <w:rPr>
          <w:rFonts w:eastAsia="標楷體" w:hint="eastAsia"/>
          <w:sz w:val="26"/>
          <w:szCs w:val="26"/>
        </w:rPr>
        <w:t>本身</w:t>
      </w:r>
      <w:r w:rsidRPr="006879D4">
        <w:rPr>
          <w:rFonts w:eastAsia="標楷體"/>
          <w:sz w:val="26"/>
          <w:szCs w:val="26"/>
        </w:rPr>
        <w:t>給予客戶</w:t>
      </w:r>
      <w:r w:rsidRPr="006879D4">
        <w:rPr>
          <w:rFonts w:eastAsia="標楷體" w:hint="eastAsia"/>
          <w:sz w:val="26"/>
          <w:szCs w:val="26"/>
        </w:rPr>
        <w:t>非立即付訖</w:t>
      </w:r>
      <w:r w:rsidRPr="006879D4">
        <w:rPr>
          <w:rFonts w:eastAsia="標楷體"/>
          <w:sz w:val="26"/>
          <w:szCs w:val="26"/>
        </w:rPr>
        <w:t>之付款條件，並就</w:t>
      </w:r>
      <w:r w:rsidRPr="006879D4">
        <w:rPr>
          <w:rFonts w:eastAsia="標楷體" w:hint="eastAsia"/>
          <w:sz w:val="26"/>
          <w:szCs w:val="26"/>
        </w:rPr>
        <w:t>陌生之</w:t>
      </w:r>
      <w:r w:rsidRPr="006879D4">
        <w:rPr>
          <w:rFonts w:eastAsia="標楷體"/>
          <w:sz w:val="26"/>
          <w:szCs w:val="26"/>
        </w:rPr>
        <w:t>客戶進行徵信</w:t>
      </w:r>
      <w:r w:rsidRPr="006879D4">
        <w:rPr>
          <w:rFonts w:eastAsia="標楷體" w:hint="eastAsia"/>
          <w:sz w:val="26"/>
          <w:szCs w:val="26"/>
        </w:rPr>
        <w:t>，或請求提示信用狀等行為</w:t>
      </w:r>
      <w:r w:rsidRPr="006879D4">
        <w:rPr>
          <w:rFonts w:eastAsia="標楷體"/>
          <w:sz w:val="26"/>
          <w:szCs w:val="26"/>
        </w:rPr>
        <w:t>。</w:t>
      </w:r>
    </w:p>
    <w:tbl>
      <w:tblPr>
        <w:tblW w:w="7667" w:type="dxa"/>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727"/>
        <w:gridCol w:w="5940"/>
      </w:tblGrid>
      <w:tr w:rsidR="00AE40D6" w:rsidRPr="009A6FB6" w:rsidTr="00D04D75">
        <w:trPr>
          <w:trHeight w:val="70"/>
          <w:tblHeader/>
        </w:trPr>
        <w:tc>
          <w:tcPr>
            <w:tcW w:w="1727" w:type="dxa"/>
            <w:shd w:val="clear" w:color="auto" w:fill="4F81BD"/>
            <w:vAlign w:val="center"/>
          </w:tcPr>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受控交易</w:t>
            </w:r>
          </w:p>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參與人</w:t>
            </w:r>
          </w:p>
        </w:tc>
        <w:tc>
          <w:tcPr>
            <w:tcW w:w="5940" w:type="dxa"/>
            <w:shd w:val="clear" w:color="auto" w:fill="4F81BD"/>
            <w:vAlign w:val="center"/>
          </w:tcPr>
          <w:p w:rsidR="00AE40D6" w:rsidRPr="00D04D75" w:rsidRDefault="00AE40D6" w:rsidP="00D04D75">
            <w:pPr>
              <w:widowControl w:val="0"/>
              <w:adjustRightInd w:val="0"/>
              <w:snapToGrid w:val="0"/>
              <w:jc w:val="center"/>
              <w:rPr>
                <w:rFonts w:eastAsia="標楷體"/>
                <w:b/>
                <w:color w:val="FFFFFF"/>
                <w:kern w:val="2"/>
                <w:sz w:val="26"/>
                <w:szCs w:val="26"/>
              </w:rPr>
            </w:pPr>
            <w:r w:rsidRPr="00D04D75">
              <w:rPr>
                <w:rFonts w:eastAsia="標楷體" w:hint="eastAsia"/>
                <w:b/>
                <w:color w:val="FFFFFF"/>
                <w:kern w:val="2"/>
                <w:sz w:val="26"/>
                <w:szCs w:val="26"/>
              </w:rPr>
              <w:t>信用及收款功能</w:t>
            </w:r>
          </w:p>
        </w:tc>
      </w:tr>
      <w:tr w:rsidR="00EF098A" w:rsidRPr="00C40B06" w:rsidTr="00C246D6">
        <w:trPr>
          <w:trHeight w:val="624"/>
        </w:trPr>
        <w:tc>
          <w:tcPr>
            <w:tcW w:w="1727" w:type="dxa"/>
            <w:vAlign w:val="center"/>
          </w:tcPr>
          <w:p w:rsidR="006240E2" w:rsidRDefault="00EF098A"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940" w:type="dxa"/>
            <w:vMerge w:val="restart"/>
            <w:vAlign w:val="center"/>
          </w:tcPr>
          <w:p w:rsidR="006240E2" w:rsidRDefault="00B13D0F" w:rsidP="00BD6D02">
            <w:pPr>
              <w:adjustRightInd w:val="0"/>
              <w:snapToGrid w:val="0"/>
              <w:spacing w:beforeLines="50" w:before="120" w:afterLines="50" w:after="120"/>
              <w:jc w:val="both"/>
              <w:rPr>
                <w:rFonts w:eastAsia="標楷體"/>
                <w:sz w:val="26"/>
              </w:rPr>
            </w:pPr>
            <w:r w:rsidRPr="00C40B06">
              <w:rPr>
                <w:rFonts w:eastAsia="標楷體"/>
                <w:sz w:val="26"/>
              </w:rPr>
              <w:t>對新客戶執行徵信功能</w:t>
            </w:r>
            <w:r>
              <w:rPr>
                <w:rFonts w:eastAsia="標楷體" w:hint="eastAsia"/>
                <w:sz w:val="26"/>
              </w:rPr>
              <w:t>且</w:t>
            </w:r>
            <w:r w:rsidRPr="00C40B06">
              <w:rPr>
                <w:rFonts w:eastAsia="標楷體"/>
                <w:sz w:val="26"/>
              </w:rPr>
              <w:t>須執行收款功能。</w:t>
            </w:r>
          </w:p>
        </w:tc>
      </w:tr>
      <w:tr w:rsidR="001C124B" w:rsidRPr="00C40B06" w:rsidTr="00C246D6">
        <w:trPr>
          <w:trHeight w:val="624"/>
        </w:trPr>
        <w:tc>
          <w:tcPr>
            <w:tcW w:w="1727" w:type="dxa"/>
            <w:vAlign w:val="center"/>
          </w:tcPr>
          <w:p w:rsidR="006240E2" w:rsidRDefault="001C124B" w:rsidP="00BD6D02">
            <w:pPr>
              <w:adjustRightInd w:val="0"/>
              <w:snapToGrid w:val="0"/>
              <w:spacing w:beforeLines="50" w:before="120" w:afterLines="50" w:after="120"/>
              <w:rPr>
                <w:rFonts w:eastAsia="標楷體"/>
                <w:sz w:val="26"/>
                <w:szCs w:val="26"/>
              </w:rPr>
            </w:pPr>
            <w:r>
              <w:rPr>
                <w:rFonts w:eastAsia="標楷體" w:hint="eastAsia"/>
                <w:sz w:val="26"/>
                <w:szCs w:val="26"/>
              </w:rPr>
              <w:t>ISSI-USA</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EF098A" w:rsidRPr="00C40B06" w:rsidTr="00C246D6">
        <w:trPr>
          <w:trHeight w:val="624"/>
        </w:trPr>
        <w:tc>
          <w:tcPr>
            <w:tcW w:w="1727" w:type="dxa"/>
            <w:vAlign w:val="center"/>
          </w:tcPr>
          <w:p w:rsidR="006240E2" w:rsidRDefault="00EF098A" w:rsidP="00BD6D02">
            <w:pPr>
              <w:adjustRightInd w:val="0"/>
              <w:snapToGrid w:val="0"/>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940"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7E05BB" w:rsidRPr="00C40B06" w:rsidTr="00C246D6">
        <w:trPr>
          <w:trHeight w:val="916"/>
        </w:trPr>
        <w:tc>
          <w:tcPr>
            <w:tcW w:w="1727" w:type="dxa"/>
            <w:vAlign w:val="center"/>
          </w:tcPr>
          <w:p w:rsidR="006240E2" w:rsidRDefault="007E05BB"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940" w:type="dxa"/>
            <w:vAlign w:val="center"/>
          </w:tcPr>
          <w:p w:rsidR="006240E2" w:rsidRDefault="001C124B" w:rsidP="00BD6D02">
            <w:pPr>
              <w:adjustRightInd w:val="0"/>
              <w:snapToGrid w:val="0"/>
              <w:spacing w:beforeLines="50" w:before="120" w:afterLines="50" w:after="120"/>
              <w:jc w:val="both"/>
              <w:rPr>
                <w:rFonts w:eastAsia="標楷體"/>
                <w:sz w:val="26"/>
              </w:rPr>
            </w:pPr>
            <w:r w:rsidRPr="00D42E53">
              <w:rPr>
                <w:rFonts w:eastAsia="標楷體" w:hint="eastAsia"/>
                <w:sz w:val="26"/>
              </w:rPr>
              <w:t>主要銷貨</w:t>
            </w:r>
            <w:r w:rsidRPr="00C40B06">
              <w:rPr>
                <w:rFonts w:eastAsia="標楷體"/>
                <w:sz w:val="26"/>
              </w:rPr>
              <w:t>交易對象</w:t>
            </w:r>
            <w:r>
              <w:rPr>
                <w:rFonts w:eastAsia="標楷體" w:hint="eastAsia"/>
                <w:sz w:val="26"/>
              </w:rPr>
              <w:t>皆</w:t>
            </w:r>
            <w:r w:rsidRPr="00C40B06">
              <w:rPr>
                <w:rFonts w:eastAsia="標楷體"/>
                <w:sz w:val="26"/>
              </w:rPr>
              <w:t>為</w:t>
            </w:r>
            <w:r>
              <w:rPr>
                <w:rFonts w:eastAsia="標楷體" w:hint="eastAsia"/>
                <w:sz w:val="26"/>
              </w:rPr>
              <w:t>關係企業，故不執行信用及收款功能。</w:t>
            </w:r>
          </w:p>
        </w:tc>
      </w:tr>
    </w:tbl>
    <w:p w:rsidR="006240E2" w:rsidRDefault="00567251" w:rsidP="00BD6D02">
      <w:pPr>
        <w:numPr>
          <w:ilvl w:val="0"/>
          <w:numId w:val="16"/>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經營管理、會計、財務及法律</w:t>
      </w:r>
    </w:p>
    <w:p w:rsidR="00BB0D75" w:rsidRDefault="007F431A" w:rsidP="00BD6D02">
      <w:pPr>
        <w:spacing w:beforeLines="50" w:before="120" w:afterLines="50" w:after="120" w:line="360" w:lineRule="auto"/>
        <w:ind w:leftChars="200" w:left="480" w:firstLineChars="200" w:firstLine="520"/>
        <w:jc w:val="both"/>
        <w:rPr>
          <w:rFonts w:eastAsia="標楷體"/>
          <w:sz w:val="26"/>
          <w:szCs w:val="26"/>
        </w:rPr>
      </w:pPr>
      <w:r w:rsidRPr="006879D4">
        <w:rPr>
          <w:rFonts w:eastAsia="標楷體" w:hint="eastAsia"/>
          <w:sz w:val="26"/>
          <w:szCs w:val="26"/>
        </w:rPr>
        <w:t>如</w:t>
      </w:r>
      <w:r w:rsidRPr="006879D4">
        <w:rPr>
          <w:rFonts w:eastAsia="標楷體"/>
          <w:sz w:val="26"/>
          <w:szCs w:val="26"/>
        </w:rPr>
        <w:t>企業本身具有獨立決策，可自行管理企業經營業務，執行會計、財務及法律上</w:t>
      </w:r>
      <w:r w:rsidRPr="006879D4">
        <w:rPr>
          <w:rFonts w:eastAsia="標楷體" w:hint="eastAsia"/>
          <w:sz w:val="26"/>
          <w:szCs w:val="26"/>
        </w:rPr>
        <w:t>等</w:t>
      </w:r>
      <w:r w:rsidRPr="006879D4">
        <w:rPr>
          <w:rFonts w:eastAsia="標楷體"/>
          <w:sz w:val="26"/>
          <w:szCs w:val="26"/>
        </w:rPr>
        <w:t>行為。</w:t>
      </w:r>
    </w:p>
    <w:tbl>
      <w:tblPr>
        <w:tblW w:w="0" w:type="auto"/>
        <w:tblInd w:w="10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4"/>
        <w:gridCol w:w="5713"/>
      </w:tblGrid>
      <w:tr w:rsidR="00AA16F0" w:rsidRPr="009A6FB6" w:rsidTr="00994596">
        <w:trPr>
          <w:trHeight w:val="70"/>
          <w:tblHeader/>
        </w:trPr>
        <w:tc>
          <w:tcPr>
            <w:tcW w:w="0" w:type="auto"/>
            <w:shd w:val="clear" w:color="auto" w:fill="4F81BD"/>
            <w:vAlign w:val="center"/>
          </w:tcPr>
          <w:p w:rsidR="00AA16F0" w:rsidRPr="00C40B06" w:rsidRDefault="00AA16F0" w:rsidP="00FD2CDD">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AA16F0" w:rsidRPr="009A6FB6" w:rsidRDefault="00AA16F0" w:rsidP="00FD2CDD">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0" w:type="auto"/>
            <w:shd w:val="clear" w:color="auto" w:fill="4F81BD"/>
            <w:vAlign w:val="center"/>
          </w:tcPr>
          <w:p w:rsidR="00AA16F0" w:rsidRPr="00C40B06" w:rsidRDefault="00AA16F0" w:rsidP="00FD2CDD">
            <w:pPr>
              <w:adjustRightInd w:val="0"/>
              <w:snapToGrid w:val="0"/>
              <w:jc w:val="center"/>
              <w:rPr>
                <w:rFonts w:eastAsia="標楷體"/>
                <w:b/>
                <w:color w:val="FFFFFF"/>
                <w:sz w:val="26"/>
                <w:szCs w:val="26"/>
              </w:rPr>
            </w:pPr>
            <w:r w:rsidRPr="00552862">
              <w:rPr>
                <w:rFonts w:eastAsia="標楷體"/>
                <w:b/>
                <w:color w:val="FFFFFF"/>
                <w:sz w:val="26"/>
                <w:szCs w:val="26"/>
              </w:rPr>
              <w:t>經營管理、會計、財務及法律</w:t>
            </w:r>
          </w:p>
        </w:tc>
      </w:tr>
      <w:tr w:rsidR="001C124B" w:rsidRPr="00C40B06" w:rsidTr="00C246D6">
        <w:trPr>
          <w:trHeight w:val="680"/>
        </w:trPr>
        <w:tc>
          <w:tcPr>
            <w:tcW w:w="0" w:type="auto"/>
            <w:vAlign w:val="center"/>
          </w:tcPr>
          <w:p w:rsidR="001C124B" w:rsidRDefault="001C124B" w:rsidP="00BD6D02">
            <w:pPr>
              <w:adjustRightInd w:val="0"/>
              <w:snapToGrid w:val="0"/>
              <w:spacing w:beforeLines="50" w:before="120" w:afterLines="50" w:after="120"/>
              <w:rPr>
                <w:rFonts w:eastAsia="標楷體"/>
                <w:sz w:val="26"/>
              </w:rPr>
            </w:pPr>
            <w:r w:rsidRPr="003B6A52">
              <w:rPr>
                <w:rFonts w:eastAsia="標楷體"/>
                <w:sz w:val="26"/>
              </w:rPr>
              <w:t>矽成</w:t>
            </w:r>
            <w:r w:rsidRPr="00C40B06">
              <w:rPr>
                <w:rFonts w:eastAsia="標楷體"/>
                <w:sz w:val="26"/>
                <w:szCs w:val="26"/>
              </w:rPr>
              <w:t xml:space="preserve"> </w:t>
            </w:r>
          </w:p>
        </w:tc>
        <w:tc>
          <w:tcPr>
            <w:tcW w:w="0" w:type="auto"/>
            <w:vMerge w:val="restart"/>
            <w:vAlign w:val="center"/>
          </w:tcPr>
          <w:p w:rsidR="006240E2" w:rsidRDefault="001C124B" w:rsidP="00BD6D02">
            <w:pPr>
              <w:adjustRightInd w:val="0"/>
              <w:snapToGrid w:val="0"/>
              <w:spacing w:beforeLines="50" w:before="120" w:afterLines="50" w:after="120"/>
              <w:jc w:val="both"/>
              <w:rPr>
                <w:rFonts w:eastAsia="標楷體"/>
                <w:sz w:val="26"/>
              </w:rPr>
            </w:pPr>
            <w:r w:rsidRPr="00EA272E">
              <w:rPr>
                <w:rFonts w:eastAsia="標楷體" w:hint="eastAsia"/>
                <w:sz w:val="26"/>
                <w:szCs w:val="26"/>
              </w:rPr>
              <w:t>自行負責內部會計、財務、資訊、法律、人員管理等事宜，</w:t>
            </w:r>
            <w:proofErr w:type="gramStart"/>
            <w:r w:rsidRPr="00EA272E">
              <w:rPr>
                <w:rFonts w:eastAsia="標楷體" w:hint="eastAsia"/>
                <w:sz w:val="26"/>
                <w:szCs w:val="26"/>
              </w:rPr>
              <w:t>並聘編相關</w:t>
            </w:r>
            <w:proofErr w:type="gramEnd"/>
            <w:r w:rsidRPr="00EA272E">
              <w:rPr>
                <w:rFonts w:eastAsia="標楷體" w:hint="eastAsia"/>
                <w:sz w:val="26"/>
                <w:szCs w:val="26"/>
              </w:rPr>
              <w:t>作業人員，執行經營管理、會計、財務及法律等功能。</w:t>
            </w:r>
          </w:p>
        </w:tc>
      </w:tr>
      <w:tr w:rsidR="001C124B" w:rsidRPr="00C40B06" w:rsidTr="00C246D6">
        <w:trPr>
          <w:trHeight w:val="680"/>
        </w:trPr>
        <w:tc>
          <w:tcPr>
            <w:tcW w:w="0" w:type="auto"/>
            <w:vAlign w:val="center"/>
          </w:tcPr>
          <w:p w:rsidR="001C124B" w:rsidRPr="003B6A52" w:rsidRDefault="001C124B" w:rsidP="00BD6D02">
            <w:pPr>
              <w:adjustRightInd w:val="0"/>
              <w:snapToGrid w:val="0"/>
              <w:spacing w:beforeLines="50" w:before="120" w:afterLines="50" w:after="120"/>
              <w:rPr>
                <w:rFonts w:eastAsia="標楷體"/>
                <w:sz w:val="26"/>
              </w:rPr>
            </w:pPr>
            <w:r>
              <w:rPr>
                <w:rFonts w:eastAsia="標楷體" w:hint="eastAsia"/>
                <w:sz w:val="26"/>
              </w:rPr>
              <w:t>ISSI-USA</w:t>
            </w:r>
          </w:p>
        </w:tc>
        <w:tc>
          <w:tcPr>
            <w:tcW w:w="0" w:type="auto"/>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AA16F0" w:rsidRPr="00C40B06" w:rsidTr="00C246D6">
        <w:trPr>
          <w:trHeight w:val="680"/>
        </w:trPr>
        <w:tc>
          <w:tcPr>
            <w:tcW w:w="0" w:type="auto"/>
            <w:vAlign w:val="center"/>
          </w:tcPr>
          <w:p w:rsidR="00BB0D75" w:rsidRDefault="001C124B" w:rsidP="00BD6D02">
            <w:pPr>
              <w:adjustRightInd w:val="0"/>
              <w:snapToGrid w:val="0"/>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p>
        </w:tc>
        <w:tc>
          <w:tcPr>
            <w:tcW w:w="0" w:type="auto"/>
            <w:vMerge w:val="restart"/>
            <w:vAlign w:val="center"/>
          </w:tcPr>
          <w:p w:rsidR="006240E2" w:rsidRDefault="00AA16F0" w:rsidP="00BD6D02">
            <w:pPr>
              <w:adjustRightInd w:val="0"/>
              <w:snapToGrid w:val="0"/>
              <w:spacing w:beforeLines="50" w:before="120" w:afterLines="50" w:after="120"/>
              <w:jc w:val="both"/>
              <w:rPr>
                <w:rFonts w:eastAsia="標楷體"/>
                <w:sz w:val="26"/>
              </w:rPr>
            </w:pPr>
            <w:r w:rsidRPr="00EA272E">
              <w:rPr>
                <w:rFonts w:eastAsia="標楷體" w:hint="eastAsia"/>
                <w:sz w:val="26"/>
                <w:szCs w:val="26"/>
              </w:rPr>
              <w:t>內部會計、財務、資訊、法律、人員管理等</w:t>
            </w:r>
            <w:r>
              <w:rPr>
                <w:rFonts w:eastAsia="標楷體" w:hint="eastAsia"/>
                <w:sz w:val="26"/>
                <w:szCs w:val="26"/>
              </w:rPr>
              <w:t>業務</w:t>
            </w:r>
            <w:r w:rsidRPr="00EA272E">
              <w:rPr>
                <w:rFonts w:eastAsia="標楷體" w:hint="eastAsia"/>
                <w:sz w:val="26"/>
                <w:szCs w:val="26"/>
              </w:rPr>
              <w:t>事宜</w:t>
            </w:r>
            <w:r>
              <w:rPr>
                <w:rFonts w:eastAsia="標楷體" w:hint="eastAsia"/>
                <w:sz w:val="26"/>
                <w:szCs w:val="26"/>
              </w:rPr>
              <w:t>委外運作，但管理決策執行獨立，</w:t>
            </w:r>
            <w:r w:rsidRPr="00EA272E">
              <w:rPr>
                <w:rFonts w:eastAsia="標楷體" w:hint="eastAsia"/>
                <w:sz w:val="26"/>
                <w:szCs w:val="26"/>
              </w:rPr>
              <w:t>執行經營管理、會計、財務及法律等功能。</w:t>
            </w:r>
          </w:p>
        </w:tc>
      </w:tr>
      <w:tr w:rsidR="00AA16F0" w:rsidRPr="00C40B06" w:rsidTr="00C246D6">
        <w:trPr>
          <w:trHeight w:val="680"/>
        </w:trPr>
        <w:tc>
          <w:tcPr>
            <w:tcW w:w="0" w:type="auto"/>
            <w:vAlign w:val="center"/>
          </w:tcPr>
          <w:p w:rsidR="00BB0D75" w:rsidRDefault="001C124B" w:rsidP="00BD6D02">
            <w:pPr>
              <w:adjustRightInd w:val="0"/>
              <w:snapToGrid w:val="0"/>
              <w:spacing w:beforeLines="50" w:before="120" w:afterLines="50" w:after="120"/>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0" w:type="auto"/>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bl>
    <w:p w:rsidR="00BB0D75" w:rsidRDefault="00FF6EC6" w:rsidP="00BD6D02">
      <w:pPr>
        <w:numPr>
          <w:ilvl w:val="0"/>
          <w:numId w:val="62"/>
        </w:numPr>
        <w:spacing w:beforeLines="50" w:before="120" w:afterLines="50" w:after="120" w:line="360" w:lineRule="auto"/>
        <w:jc w:val="both"/>
        <w:rPr>
          <w:rFonts w:eastAsia="標楷體"/>
          <w:sz w:val="26"/>
          <w:szCs w:val="26"/>
        </w:rPr>
      </w:pPr>
      <w:r w:rsidRPr="00EA272E">
        <w:rPr>
          <w:rFonts w:eastAsia="標楷體" w:hint="eastAsia"/>
          <w:sz w:val="26"/>
          <w:szCs w:val="26"/>
        </w:rPr>
        <w:t>茲將各受控交易參與人</w:t>
      </w:r>
      <w:r w:rsidR="00EE7A60" w:rsidRPr="00EA272E">
        <w:rPr>
          <w:rFonts w:eastAsia="標楷體" w:hint="eastAsia"/>
          <w:sz w:val="26"/>
          <w:szCs w:val="26"/>
        </w:rPr>
        <w:t>之</w:t>
      </w:r>
      <w:r w:rsidRPr="00EA272E">
        <w:rPr>
          <w:rFonts w:eastAsia="標楷體" w:hint="eastAsia"/>
          <w:sz w:val="26"/>
          <w:szCs w:val="26"/>
        </w:rPr>
        <w:t>功能分析彙總如下：</w:t>
      </w:r>
    </w:p>
    <w:tbl>
      <w:tblPr>
        <w:tblW w:w="4412" w:type="pct"/>
        <w:tblInd w:w="9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768"/>
        <w:gridCol w:w="2096"/>
        <w:gridCol w:w="1110"/>
        <w:gridCol w:w="1113"/>
        <w:gridCol w:w="1115"/>
        <w:gridCol w:w="1453"/>
      </w:tblGrid>
      <w:tr w:rsidR="007E449C" w:rsidRPr="00BB4352" w:rsidTr="00C246D6">
        <w:trPr>
          <w:cantSplit/>
          <w:trHeight w:val="397"/>
          <w:tblHeader/>
        </w:trPr>
        <w:tc>
          <w:tcPr>
            <w:tcW w:w="502"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1369"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執行功能</w:t>
            </w:r>
          </w:p>
        </w:tc>
        <w:tc>
          <w:tcPr>
            <w:tcW w:w="3129" w:type="pct"/>
            <w:gridSpan w:val="4"/>
            <w:shd w:val="clear" w:color="auto" w:fill="4F81BD"/>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受控交易之各參與人執行功能情形</w:t>
            </w:r>
          </w:p>
        </w:tc>
      </w:tr>
      <w:tr w:rsidR="007E449C" w:rsidRPr="00BB4352" w:rsidTr="00C246D6">
        <w:trPr>
          <w:cantSplit/>
          <w:trHeight w:val="318"/>
          <w:tblHeader/>
        </w:trPr>
        <w:tc>
          <w:tcPr>
            <w:tcW w:w="502" w:type="pct"/>
            <w:vMerge/>
            <w:tcBorders>
              <w:bottom w:val="double" w:sz="4" w:space="0" w:color="auto"/>
            </w:tcBorders>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1369" w:type="pct"/>
            <w:vMerge/>
            <w:tcBorders>
              <w:bottom w:val="double" w:sz="4" w:space="0" w:color="auto"/>
            </w:tcBorders>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725" w:type="pct"/>
            <w:tcBorders>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w w:val="90"/>
              </w:rPr>
            </w:pPr>
            <w:r w:rsidRPr="00EA393E">
              <w:rPr>
                <w:rFonts w:eastAsia="標楷體"/>
                <w:color w:val="FFFFFF"/>
              </w:rPr>
              <w:t>矽成</w:t>
            </w:r>
          </w:p>
        </w:tc>
        <w:tc>
          <w:tcPr>
            <w:tcW w:w="727" w:type="pct"/>
            <w:tcBorders>
              <w:bottom w:val="double" w:sz="4" w:space="0" w:color="auto"/>
            </w:tcBorders>
            <w:shd w:val="clear" w:color="auto" w:fill="4F81BD"/>
            <w:vAlign w:val="center"/>
          </w:tcPr>
          <w:p w:rsidR="007E449C" w:rsidRDefault="007E449C" w:rsidP="001C124B">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ISSI-</w:t>
            </w:r>
          </w:p>
          <w:p w:rsidR="007E449C" w:rsidRPr="00EA393E" w:rsidRDefault="007E449C" w:rsidP="001C124B">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USA</w:t>
            </w:r>
          </w:p>
        </w:tc>
        <w:tc>
          <w:tcPr>
            <w:tcW w:w="728" w:type="pct"/>
            <w:tcBorders>
              <w:bottom w:val="double" w:sz="4" w:space="0" w:color="auto"/>
              <w:right w:val="sing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ISSI-</w:t>
            </w:r>
          </w:p>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Cayman</w:t>
            </w:r>
          </w:p>
        </w:tc>
        <w:tc>
          <w:tcPr>
            <w:tcW w:w="949" w:type="pct"/>
            <w:tcBorders>
              <w:left w:val="single" w:sz="4" w:space="0" w:color="auto"/>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開</w:t>
            </w:r>
            <w:proofErr w:type="gramStart"/>
            <w:r w:rsidRPr="00EA393E">
              <w:rPr>
                <w:rFonts w:eastAsia="標楷體" w:hint="eastAsia"/>
                <w:color w:val="FFFFFF"/>
              </w:rPr>
              <w:t>曼</w:t>
            </w:r>
            <w:proofErr w:type="gramEnd"/>
            <w:r w:rsidRPr="00EA393E">
              <w:rPr>
                <w:rFonts w:eastAsia="標楷體" w:hint="eastAsia"/>
                <w:color w:val="FFFFFF"/>
              </w:rPr>
              <w:t>矽成台灣分公司</w:t>
            </w:r>
          </w:p>
        </w:tc>
      </w:tr>
      <w:tr w:rsidR="007E449C" w:rsidRPr="00EA272E" w:rsidTr="00C246D6">
        <w:trPr>
          <w:trHeight w:hRule="exact" w:val="568"/>
        </w:trPr>
        <w:tc>
          <w:tcPr>
            <w:tcW w:w="502" w:type="pct"/>
            <w:tcBorders>
              <w:top w:val="double" w:sz="4" w:space="0" w:color="auto"/>
            </w:tcBorders>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w:t>
            </w:r>
          </w:p>
        </w:tc>
        <w:tc>
          <w:tcPr>
            <w:tcW w:w="1369" w:type="pct"/>
            <w:tcBorders>
              <w:top w:val="double" w:sz="4" w:space="0" w:color="auto"/>
            </w:tcBorders>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研究與發展</w:t>
            </w:r>
            <w:r w:rsidRPr="00AC24CA">
              <w:rPr>
                <w:rFonts w:eastAsia="標楷體" w:hint="eastAsia"/>
                <w:sz w:val="26"/>
                <w:szCs w:val="26"/>
              </w:rPr>
              <w:t>功能</w:t>
            </w:r>
          </w:p>
        </w:tc>
        <w:tc>
          <w:tcPr>
            <w:tcW w:w="725" w:type="pct"/>
            <w:tcBorders>
              <w:top w:val="double" w:sz="4" w:space="0" w:color="auto"/>
            </w:tcBorders>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tcBorders>
              <w:top w:val="double" w:sz="4" w:space="0" w:color="auto"/>
            </w:tcBorders>
            <w:vAlign w:val="center"/>
          </w:tcPr>
          <w:p w:rsidR="007E449C" w:rsidRPr="00B4548B" w:rsidRDefault="007E449C" w:rsidP="00FD2CDD">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top w:val="double" w:sz="4" w:space="0" w:color="auto"/>
              <w:right w:val="single" w:sz="4" w:space="0" w:color="auto"/>
            </w:tcBorders>
            <w:shd w:val="clear" w:color="auto" w:fill="auto"/>
            <w:vAlign w:val="center"/>
          </w:tcPr>
          <w:p w:rsidR="007E449C" w:rsidRPr="00915532" w:rsidRDefault="007E449C" w:rsidP="00FD2CDD">
            <w:pPr>
              <w:autoSpaceDE w:val="0"/>
              <w:autoSpaceDN w:val="0"/>
              <w:adjustRightInd w:val="0"/>
              <w:jc w:val="center"/>
              <w:rPr>
                <w:rFonts w:ascii="新細明體" w:hAnsi="新細明體"/>
                <w:sz w:val="26"/>
                <w:szCs w:val="26"/>
              </w:rPr>
            </w:pPr>
            <w:r w:rsidRPr="00B4548B">
              <w:rPr>
                <w:rFonts w:ascii="新細明體" w:hAnsi="新細明體"/>
                <w:sz w:val="26"/>
                <w:szCs w:val="26"/>
              </w:rPr>
              <w:t>△</w:t>
            </w:r>
          </w:p>
        </w:tc>
        <w:tc>
          <w:tcPr>
            <w:tcW w:w="949" w:type="pct"/>
            <w:tcBorders>
              <w:top w:val="double" w:sz="4" w:space="0" w:color="auto"/>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568"/>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2</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產品設計</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795"/>
        </w:trPr>
        <w:tc>
          <w:tcPr>
            <w:tcW w:w="502" w:type="pct"/>
            <w:vAlign w:val="center"/>
          </w:tcPr>
          <w:p w:rsidR="007E449C" w:rsidRPr="00AC24CA" w:rsidRDefault="007E449C" w:rsidP="00D9217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採購及原物料管理</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83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4</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製造、加工、裝配及測試</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510"/>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5</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品質管制</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val="555"/>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6</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行銷、配銷及廣告</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84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7</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運送、倉儲及存貨管理</w:t>
            </w:r>
            <w:r w:rsidRPr="00AC24CA">
              <w:rPr>
                <w:rFonts w:eastAsia="標楷體" w:hint="eastAsia"/>
                <w:sz w:val="26"/>
                <w:szCs w:val="26"/>
              </w:rPr>
              <w:t>功能</w:t>
            </w:r>
          </w:p>
        </w:tc>
        <w:tc>
          <w:tcPr>
            <w:tcW w:w="725" w:type="pct"/>
            <w:vAlign w:val="center"/>
          </w:tcPr>
          <w:p w:rsidR="007E449C" w:rsidRPr="00915532" w:rsidRDefault="007E449C" w:rsidP="00BA340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633"/>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8</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產品售後服務</w:t>
            </w:r>
            <w:r w:rsidRPr="00AC24CA">
              <w:rPr>
                <w:rFonts w:eastAsia="標楷體" w:hint="eastAsia"/>
                <w:sz w:val="26"/>
                <w:szCs w:val="26"/>
              </w:rPr>
              <w:t>功能</w:t>
            </w:r>
          </w:p>
        </w:tc>
        <w:tc>
          <w:tcPr>
            <w:tcW w:w="725" w:type="pct"/>
            <w:vAlign w:val="center"/>
          </w:tcPr>
          <w:p w:rsidR="007E449C" w:rsidRPr="00915532" w:rsidRDefault="007E449C" w:rsidP="00BA340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EA272E" w:rsidTr="00C246D6">
        <w:trPr>
          <w:trHeight w:hRule="exact" w:val="510"/>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lastRenderedPageBreak/>
              <w:t>9</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信用及收款</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949" w:type="pct"/>
            <w:tcBorders>
              <w:left w:val="single" w:sz="4" w:space="0" w:color="auto"/>
            </w:tcBorders>
            <w:shd w:val="clear" w:color="auto" w:fill="auto"/>
            <w:vAlign w:val="center"/>
          </w:tcPr>
          <w:p w:rsidR="007E449C" w:rsidRPr="00915532" w:rsidRDefault="007E449C" w:rsidP="00295BE8">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hRule="exact" w:val="757"/>
        </w:trPr>
        <w:tc>
          <w:tcPr>
            <w:tcW w:w="502"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10</w:t>
            </w:r>
          </w:p>
        </w:tc>
        <w:tc>
          <w:tcPr>
            <w:tcW w:w="1369" w:type="pct"/>
            <w:vAlign w:val="center"/>
          </w:tcPr>
          <w:p w:rsidR="007E449C" w:rsidRPr="00AC24CA" w:rsidRDefault="007E449C" w:rsidP="00D9217A">
            <w:pPr>
              <w:autoSpaceDE w:val="0"/>
              <w:autoSpaceDN w:val="0"/>
              <w:adjustRightInd w:val="0"/>
              <w:jc w:val="both"/>
              <w:rPr>
                <w:rFonts w:eastAsia="標楷體"/>
                <w:sz w:val="26"/>
                <w:szCs w:val="26"/>
              </w:rPr>
            </w:pPr>
            <w:r w:rsidRPr="00AC24CA">
              <w:rPr>
                <w:rFonts w:eastAsia="標楷體"/>
                <w:sz w:val="26"/>
                <w:szCs w:val="26"/>
              </w:rPr>
              <w:t>管理、財務及法律服務</w:t>
            </w:r>
            <w:r w:rsidRPr="00AC24CA">
              <w:rPr>
                <w:rFonts w:eastAsia="標楷體" w:hint="eastAsia"/>
                <w:sz w:val="26"/>
                <w:szCs w:val="26"/>
              </w:rPr>
              <w:t>功能</w:t>
            </w:r>
          </w:p>
        </w:tc>
        <w:tc>
          <w:tcPr>
            <w:tcW w:w="725" w:type="pct"/>
            <w:vAlign w:val="center"/>
          </w:tcPr>
          <w:p w:rsidR="007E449C" w:rsidRPr="00915532" w:rsidRDefault="007E449C" w:rsidP="00D9217A">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7" w:type="pct"/>
            <w:vAlign w:val="center"/>
          </w:tcPr>
          <w:p w:rsidR="007E449C" w:rsidRPr="00F47BFE" w:rsidRDefault="007E449C" w:rsidP="00295BE8">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28" w:type="pct"/>
            <w:tcBorders>
              <w:right w:val="single" w:sz="4" w:space="0" w:color="auto"/>
            </w:tcBorders>
            <w:shd w:val="clear" w:color="auto" w:fill="auto"/>
            <w:vAlign w:val="center"/>
          </w:tcPr>
          <w:p w:rsidR="007E449C" w:rsidRPr="00F47BFE" w:rsidRDefault="007E449C" w:rsidP="00295BE8">
            <w:pPr>
              <w:autoSpaceDE w:val="0"/>
              <w:autoSpaceDN w:val="0"/>
              <w:adjustRightInd w:val="0"/>
              <w:jc w:val="center"/>
              <w:rPr>
                <w:rFonts w:eastAsia="標楷體"/>
                <w:sz w:val="26"/>
                <w:szCs w:val="26"/>
              </w:rPr>
            </w:pPr>
            <w:r w:rsidRPr="00F47BFE">
              <w:rPr>
                <w:rFonts w:ascii="新細明體" w:hAnsi="新細明體"/>
                <w:sz w:val="26"/>
                <w:szCs w:val="26"/>
              </w:rPr>
              <w:t>△</w:t>
            </w:r>
          </w:p>
        </w:tc>
        <w:tc>
          <w:tcPr>
            <w:tcW w:w="949" w:type="pct"/>
            <w:tcBorders>
              <w:left w:val="single" w:sz="4" w:space="0" w:color="auto"/>
            </w:tcBorders>
            <w:shd w:val="clear" w:color="auto" w:fill="auto"/>
            <w:vAlign w:val="center"/>
          </w:tcPr>
          <w:p w:rsidR="007E449C" w:rsidRPr="00F47BFE" w:rsidRDefault="007E449C" w:rsidP="00295BE8">
            <w:pPr>
              <w:autoSpaceDE w:val="0"/>
              <w:autoSpaceDN w:val="0"/>
              <w:adjustRightInd w:val="0"/>
              <w:jc w:val="center"/>
              <w:rPr>
                <w:rFonts w:eastAsia="標楷體"/>
                <w:sz w:val="26"/>
                <w:szCs w:val="26"/>
              </w:rPr>
            </w:pPr>
            <w:r w:rsidRPr="00F47BFE">
              <w:rPr>
                <w:rFonts w:ascii="新細明體" w:hAnsi="新細明體"/>
                <w:sz w:val="26"/>
                <w:szCs w:val="26"/>
              </w:rPr>
              <w:t>△</w:t>
            </w:r>
          </w:p>
        </w:tc>
      </w:tr>
      <w:tr w:rsidR="007E449C" w:rsidRPr="00EA272E" w:rsidTr="00C246D6">
        <w:trPr>
          <w:trHeight w:hRule="exact" w:val="863"/>
        </w:trPr>
        <w:tc>
          <w:tcPr>
            <w:tcW w:w="5000" w:type="pct"/>
            <w:gridSpan w:val="6"/>
          </w:tcPr>
          <w:p w:rsidR="007E449C" w:rsidRPr="00AC24CA" w:rsidRDefault="007E449C" w:rsidP="00D9217A">
            <w:pPr>
              <w:autoSpaceDE w:val="0"/>
              <w:autoSpaceDN w:val="0"/>
              <w:adjustRightInd w:val="0"/>
              <w:jc w:val="center"/>
              <w:rPr>
                <w:rFonts w:eastAsia="標楷體"/>
                <w:color w:val="000000"/>
                <w:sz w:val="26"/>
                <w:szCs w:val="26"/>
              </w:rPr>
            </w:pPr>
            <w:proofErr w:type="gramStart"/>
            <w:r w:rsidRPr="00AC24CA">
              <w:rPr>
                <w:rFonts w:eastAsia="標楷體"/>
                <w:color w:val="000000"/>
                <w:sz w:val="26"/>
                <w:szCs w:val="26"/>
              </w:rPr>
              <w:t>註</w:t>
            </w:r>
            <w:proofErr w:type="gramEnd"/>
            <w:r w:rsidRPr="00AC24CA">
              <w:rPr>
                <w:rFonts w:eastAsia="標楷體"/>
                <w:color w:val="000000"/>
                <w:sz w:val="26"/>
                <w:szCs w:val="26"/>
              </w:rPr>
              <w:t>：依</w:t>
            </w:r>
            <w:r w:rsidRPr="00AC24CA">
              <w:rPr>
                <w:rFonts w:eastAsia="標楷體" w:hint="eastAsia"/>
                <w:color w:val="000000"/>
                <w:sz w:val="26"/>
                <w:szCs w:val="26"/>
              </w:rPr>
              <w:t>下</w:t>
            </w:r>
            <w:r w:rsidRPr="00AC24CA">
              <w:rPr>
                <w:rFonts w:eastAsia="標楷體"/>
                <w:color w:val="000000"/>
                <w:sz w:val="26"/>
                <w:szCs w:val="26"/>
              </w:rPr>
              <w:t>列符號註記執行功能情形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7E449C" w:rsidRPr="00AC24CA" w:rsidRDefault="007E449C" w:rsidP="00D9217A">
            <w:pPr>
              <w:autoSpaceDE w:val="0"/>
              <w:autoSpaceDN w:val="0"/>
              <w:adjustRightInd w:val="0"/>
              <w:jc w:val="center"/>
              <w:rPr>
                <w:rFonts w:eastAsia="標楷體"/>
                <w:color w:val="000000"/>
                <w:sz w:val="26"/>
                <w:szCs w:val="26"/>
              </w:rPr>
            </w:pPr>
            <w:r w:rsidRPr="00AC24CA">
              <w:rPr>
                <w:rFonts w:ascii="新細明體" w:hAnsi="新細明體"/>
                <w:sz w:val="26"/>
                <w:szCs w:val="26"/>
              </w:rPr>
              <w:t>○</w:t>
            </w:r>
            <w:r w:rsidRPr="00AC24CA">
              <w:rPr>
                <w:rFonts w:eastAsia="標楷體"/>
                <w:color w:val="000000"/>
                <w:sz w:val="26"/>
                <w:szCs w:val="26"/>
              </w:rPr>
              <w:t>：執行主要功能；</w:t>
            </w:r>
            <w:r w:rsidRPr="00AC24CA">
              <w:rPr>
                <w:rFonts w:ascii="新細明體" w:hAnsi="新細明體"/>
                <w:sz w:val="26"/>
                <w:szCs w:val="26"/>
              </w:rPr>
              <w:t>△</w:t>
            </w:r>
            <w:r w:rsidRPr="00AC24CA">
              <w:rPr>
                <w:rFonts w:eastAsia="標楷體"/>
                <w:color w:val="000000"/>
                <w:sz w:val="26"/>
                <w:szCs w:val="26"/>
              </w:rPr>
              <w:t>：執行部分功能；</w:t>
            </w:r>
            <w:r w:rsidRPr="00AC24CA">
              <w:rPr>
                <w:rFonts w:ascii="新細明體" w:hAnsi="新細明體"/>
                <w:sz w:val="26"/>
                <w:szCs w:val="26"/>
              </w:rPr>
              <w:t>×</w:t>
            </w:r>
            <w:r w:rsidRPr="00AC24CA">
              <w:rPr>
                <w:rFonts w:eastAsia="標楷體"/>
                <w:color w:val="000000"/>
                <w:sz w:val="26"/>
                <w:szCs w:val="26"/>
              </w:rPr>
              <w:t>：未執行功</w:t>
            </w:r>
            <w:r w:rsidRPr="00AC24CA">
              <w:rPr>
                <w:rFonts w:eastAsia="標楷體" w:hAnsi="標楷體"/>
                <w:color w:val="000000"/>
                <w:sz w:val="26"/>
                <w:szCs w:val="26"/>
              </w:rPr>
              <w:t>能</w:t>
            </w:r>
          </w:p>
        </w:tc>
      </w:tr>
    </w:tbl>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風險分析</w:t>
      </w:r>
    </w:p>
    <w:p w:rsidR="006240E2" w:rsidRDefault="00567251" w:rsidP="00BD6D02">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風險定義及說明</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bCs/>
          <w:iCs/>
          <w:sz w:val="26"/>
          <w:szCs w:val="26"/>
        </w:rPr>
        <w:t>根據</w:t>
      </w: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款規定，所謂承擔之風</w:t>
      </w:r>
      <w:r w:rsidRPr="00B551E0">
        <w:rPr>
          <w:rFonts w:eastAsia="標楷體"/>
          <w:sz w:val="26"/>
          <w:szCs w:val="26"/>
        </w:rPr>
        <w:t>險，包括五項。以下按該條款</w:t>
      </w:r>
      <w:r w:rsidR="00737C96" w:rsidRPr="00B551E0">
        <w:rPr>
          <w:rFonts w:eastAsia="標楷體" w:hint="eastAsia"/>
          <w:sz w:val="26"/>
          <w:szCs w:val="26"/>
        </w:rPr>
        <w:t>對所承擔</w:t>
      </w:r>
      <w:r w:rsidRPr="00B551E0">
        <w:rPr>
          <w:rFonts w:eastAsia="標楷體"/>
          <w:sz w:val="26"/>
          <w:szCs w:val="26"/>
        </w:rPr>
        <w:t>風險</w:t>
      </w:r>
      <w:r w:rsidR="00737C96" w:rsidRPr="00B551E0">
        <w:rPr>
          <w:rFonts w:eastAsia="標楷體" w:hint="eastAsia"/>
          <w:sz w:val="26"/>
          <w:szCs w:val="26"/>
        </w:rPr>
        <w:t>之</w:t>
      </w:r>
      <w:r w:rsidRPr="00B551E0">
        <w:rPr>
          <w:rFonts w:eastAsia="標楷體"/>
          <w:sz w:val="26"/>
          <w:szCs w:val="26"/>
        </w:rPr>
        <w:t>定義、本所訪談紀錄</w:t>
      </w:r>
      <w:r w:rsidR="00D04639" w:rsidRPr="00B551E0">
        <w:rPr>
          <w:rFonts w:eastAsia="標楷體" w:hint="eastAsia"/>
          <w:sz w:val="26"/>
          <w:szCs w:val="26"/>
        </w:rPr>
        <w:t>及</w:t>
      </w:r>
      <w:r w:rsidR="00D549DD" w:rsidRPr="00B551E0">
        <w:rPr>
          <w:rFonts w:eastAsia="標楷體" w:hint="eastAsia"/>
          <w:sz w:val="26"/>
          <w:szCs w:val="26"/>
        </w:rPr>
        <w:t>矽成</w:t>
      </w:r>
      <w:r w:rsidRPr="00B551E0">
        <w:rPr>
          <w:rFonts w:eastAsia="標楷體"/>
          <w:sz w:val="26"/>
          <w:szCs w:val="26"/>
        </w:rPr>
        <w:t>提供之文據，對</w:t>
      </w:r>
      <w:r w:rsidR="00D549DD" w:rsidRPr="00B551E0">
        <w:rPr>
          <w:rFonts w:eastAsia="標楷體" w:hint="eastAsia"/>
          <w:sz w:val="26"/>
          <w:szCs w:val="26"/>
        </w:rPr>
        <w:t>矽成</w:t>
      </w:r>
      <w:r w:rsidRPr="00B551E0">
        <w:rPr>
          <w:rFonts w:eastAsia="標楷體"/>
          <w:sz w:val="26"/>
          <w:szCs w:val="26"/>
        </w:rPr>
        <w:t>及其</w:t>
      </w:r>
      <w:r w:rsidR="00830C07" w:rsidRPr="00B551E0">
        <w:rPr>
          <w:rFonts w:eastAsia="標楷體"/>
          <w:sz w:val="26"/>
          <w:szCs w:val="26"/>
        </w:rPr>
        <w:t>受控交易參與人</w:t>
      </w:r>
      <w:r w:rsidRPr="00B551E0">
        <w:rPr>
          <w:rFonts w:eastAsia="標楷體"/>
          <w:sz w:val="26"/>
          <w:szCs w:val="26"/>
        </w:rPr>
        <w:t>承擔之風險進行分析。</w:t>
      </w:r>
    </w:p>
    <w:p w:rsidR="006240E2" w:rsidRDefault="00567251" w:rsidP="00BD6D02">
      <w:pPr>
        <w:pStyle w:val="3"/>
        <w:numPr>
          <w:ilvl w:val="0"/>
          <w:numId w:val="2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受控交易參與人承擔之風險</w:t>
      </w:r>
    </w:p>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研究與發展風險</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w:t>
      </w:r>
      <w:r w:rsidRPr="00661A01">
        <w:rPr>
          <w:rFonts w:eastAsia="標楷體"/>
          <w:sz w:val="26"/>
          <w:szCs w:val="26"/>
        </w:rPr>
        <w:t>企業投入大量資源，卻未能獲得高價值研究成果或</w:t>
      </w:r>
      <w:r w:rsidRPr="00661A01">
        <w:rPr>
          <w:rFonts w:eastAsia="標楷體" w:hint="eastAsia"/>
          <w:sz w:val="26"/>
          <w:szCs w:val="26"/>
        </w:rPr>
        <w:t>未承擔</w:t>
      </w:r>
      <w:r w:rsidRPr="00661A01">
        <w:rPr>
          <w:rFonts w:eastAsia="標楷體"/>
          <w:sz w:val="26"/>
          <w:szCs w:val="26"/>
        </w:rPr>
        <w:t>研究失敗風險</w:t>
      </w:r>
      <w:r w:rsidRPr="00661A01">
        <w:rPr>
          <w:rFonts w:eastAsia="標楷體" w:hint="eastAsia"/>
          <w:sz w:val="26"/>
          <w:szCs w:val="26"/>
        </w:rPr>
        <w:t>等情形</w:t>
      </w:r>
      <w:r w:rsidRPr="00661A01">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5"/>
        <w:gridCol w:w="5758"/>
      </w:tblGrid>
      <w:tr w:rsidR="006B7527" w:rsidRPr="009A6FB6" w:rsidTr="00346D3E">
        <w:trPr>
          <w:trHeight w:val="70"/>
          <w:tblHeader/>
        </w:trPr>
        <w:tc>
          <w:tcPr>
            <w:tcW w:w="1955" w:type="dxa"/>
            <w:shd w:val="clear" w:color="auto" w:fill="4F81BD"/>
            <w:vAlign w:val="center"/>
          </w:tcPr>
          <w:p w:rsidR="006B7527" w:rsidRPr="00C40B0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6B7527" w:rsidRPr="009A6FB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58" w:type="dxa"/>
            <w:shd w:val="clear" w:color="auto" w:fill="4F81BD"/>
            <w:vAlign w:val="center"/>
          </w:tcPr>
          <w:p w:rsidR="006B7527" w:rsidRPr="00C40B06" w:rsidRDefault="006B7527"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研究與發展風險</w:t>
            </w: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sidRPr="003B6A52">
              <w:rPr>
                <w:rFonts w:eastAsia="標楷體"/>
                <w:sz w:val="26"/>
              </w:rPr>
              <w:t>矽成</w:t>
            </w:r>
          </w:p>
        </w:tc>
        <w:tc>
          <w:tcPr>
            <w:tcW w:w="5758" w:type="dxa"/>
            <w:vMerge w:val="restart"/>
            <w:vAlign w:val="center"/>
          </w:tcPr>
          <w:p w:rsidR="006240E2" w:rsidRDefault="00FB1070" w:rsidP="00BD6D02">
            <w:pPr>
              <w:adjustRightInd w:val="0"/>
              <w:snapToGrid w:val="0"/>
              <w:spacing w:beforeLines="50" w:before="120" w:afterLines="50" w:after="120"/>
              <w:jc w:val="both"/>
              <w:rPr>
                <w:rFonts w:eastAsia="標楷體"/>
                <w:sz w:val="26"/>
              </w:rPr>
            </w:pPr>
            <w:r>
              <w:rPr>
                <w:rFonts w:eastAsia="標楷體" w:hint="eastAsia"/>
                <w:sz w:val="26"/>
                <w:szCs w:val="26"/>
              </w:rPr>
              <w:t>因無執行研發功能，故無需承</w:t>
            </w:r>
            <w:r w:rsidRPr="00C40B06">
              <w:rPr>
                <w:rFonts w:eastAsia="標楷體"/>
                <w:sz w:val="26"/>
              </w:rPr>
              <w:t>擔研發錯誤或失敗風險</w:t>
            </w:r>
            <w:r>
              <w:rPr>
                <w:rFonts w:eastAsia="標楷體" w:hint="eastAsia"/>
                <w:sz w:val="26"/>
              </w:rPr>
              <w:t>，故無承擔</w:t>
            </w:r>
            <w:r w:rsidRPr="00C40B06">
              <w:rPr>
                <w:rFonts w:eastAsia="標楷體"/>
                <w:sz w:val="26"/>
              </w:rPr>
              <w:t>研發風險。</w:t>
            </w: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FB1070" w:rsidRPr="00C40B06" w:rsidTr="008D2156">
        <w:trPr>
          <w:trHeight w:val="361"/>
        </w:trPr>
        <w:tc>
          <w:tcPr>
            <w:tcW w:w="1955" w:type="dxa"/>
            <w:vAlign w:val="center"/>
          </w:tcPr>
          <w:p w:rsidR="00BB0D75" w:rsidRDefault="00FB1070" w:rsidP="00BD6D02">
            <w:pPr>
              <w:adjustRightInd w:val="0"/>
              <w:snapToGrid w:val="0"/>
              <w:spacing w:beforeLines="50" w:before="120" w:afterLines="50" w:after="120"/>
              <w:rPr>
                <w:rFonts w:eastAsia="標楷體"/>
                <w:sz w:val="26"/>
              </w:rPr>
            </w:pPr>
            <w:r>
              <w:rPr>
                <w:rFonts w:eastAsia="標楷體" w:hint="eastAsia"/>
                <w:sz w:val="26"/>
              </w:rPr>
              <w:t>ISSI-USA</w:t>
            </w:r>
          </w:p>
        </w:tc>
        <w:tc>
          <w:tcPr>
            <w:tcW w:w="5758" w:type="dxa"/>
            <w:vAlign w:val="center"/>
          </w:tcPr>
          <w:p w:rsidR="006240E2" w:rsidRDefault="00FB1070" w:rsidP="00BD6D02">
            <w:pPr>
              <w:adjustRightInd w:val="0"/>
              <w:snapToGrid w:val="0"/>
              <w:spacing w:beforeLines="50" w:before="120" w:afterLines="50" w:after="120"/>
              <w:jc w:val="both"/>
              <w:rPr>
                <w:rFonts w:eastAsia="標楷體"/>
                <w:sz w:val="26"/>
                <w:szCs w:val="26"/>
              </w:rPr>
            </w:pPr>
            <w:r>
              <w:rPr>
                <w:rFonts w:eastAsia="標楷體" w:hint="eastAsia"/>
                <w:sz w:val="26"/>
              </w:rPr>
              <w:t>因該等</w:t>
            </w:r>
            <w:r w:rsidRPr="00C40B06">
              <w:rPr>
                <w:rFonts w:eastAsia="標楷體"/>
                <w:sz w:val="26"/>
              </w:rPr>
              <w:t>公司均投入大量研發成本，須承擔研發錯誤或失敗風險。</w:t>
            </w:r>
          </w:p>
        </w:tc>
      </w:tr>
      <w:tr w:rsidR="00FB1070" w:rsidRPr="00C40B06" w:rsidTr="006E6287">
        <w:trPr>
          <w:trHeight w:val="70"/>
        </w:trPr>
        <w:tc>
          <w:tcPr>
            <w:tcW w:w="1955" w:type="dxa"/>
            <w:vAlign w:val="center"/>
          </w:tcPr>
          <w:p w:rsidR="00BB0D75" w:rsidRDefault="00FB1070" w:rsidP="00BD6D02">
            <w:pPr>
              <w:adjustRightInd w:val="0"/>
              <w:snapToGrid w:val="0"/>
              <w:spacing w:beforeLines="50" w:before="120" w:afterLines="50" w:after="120"/>
              <w:rPr>
                <w:rFonts w:eastAsia="標楷體"/>
                <w:sz w:val="26"/>
                <w:szCs w:val="26"/>
              </w:rPr>
            </w:pPr>
            <w:r w:rsidRPr="00C40B06">
              <w:rPr>
                <w:rFonts w:eastAsia="標楷體"/>
                <w:sz w:val="26"/>
                <w:szCs w:val="26"/>
              </w:rPr>
              <w:lastRenderedPageBreak/>
              <w:t>ISSI-</w:t>
            </w:r>
            <w:r>
              <w:rPr>
                <w:rFonts w:eastAsia="標楷體" w:hint="eastAsia"/>
                <w:sz w:val="26"/>
                <w:szCs w:val="26"/>
              </w:rPr>
              <w:t>Cayman</w:t>
            </w:r>
          </w:p>
        </w:tc>
        <w:tc>
          <w:tcPr>
            <w:tcW w:w="5758" w:type="dxa"/>
            <w:vAlign w:val="center"/>
          </w:tcPr>
          <w:p w:rsidR="006240E2" w:rsidRDefault="00FB1070" w:rsidP="00BD6D02">
            <w:pPr>
              <w:adjustRightInd w:val="0"/>
              <w:snapToGrid w:val="0"/>
              <w:spacing w:beforeLines="50" w:before="120" w:afterLines="50" w:after="120"/>
              <w:jc w:val="both"/>
              <w:rPr>
                <w:rFonts w:eastAsia="標楷體"/>
                <w:sz w:val="26"/>
              </w:rPr>
            </w:pPr>
            <w:r w:rsidRPr="007D4244">
              <w:rPr>
                <w:rFonts w:eastAsia="標楷體" w:hint="eastAsia"/>
                <w:sz w:val="26"/>
              </w:rPr>
              <w:t>因仍需投入部分</w:t>
            </w:r>
            <w:r w:rsidRPr="007D4244">
              <w:rPr>
                <w:rFonts w:eastAsia="標楷體"/>
                <w:sz w:val="26"/>
                <w:szCs w:val="26"/>
              </w:rPr>
              <w:t>資源</w:t>
            </w:r>
            <w:r>
              <w:rPr>
                <w:rFonts w:eastAsia="標楷體" w:hint="eastAsia"/>
                <w:sz w:val="26"/>
                <w:szCs w:val="26"/>
              </w:rPr>
              <w:t>於研發上，若</w:t>
            </w:r>
            <w:r w:rsidRPr="00C40B06">
              <w:rPr>
                <w:rFonts w:eastAsia="標楷體"/>
                <w:sz w:val="26"/>
              </w:rPr>
              <w:t>研發錯誤或失敗風險</w:t>
            </w:r>
            <w:r>
              <w:rPr>
                <w:rFonts w:eastAsia="標楷體" w:hint="eastAsia"/>
                <w:sz w:val="26"/>
              </w:rPr>
              <w:t>產生，仍需承擔部分</w:t>
            </w:r>
            <w:r w:rsidRPr="00C40B06">
              <w:rPr>
                <w:rFonts w:eastAsia="標楷體"/>
                <w:sz w:val="26"/>
              </w:rPr>
              <w:t>研發風險。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市場風險</w:t>
      </w:r>
    </w:p>
    <w:p w:rsidR="006240E2" w:rsidRDefault="007F431A" w:rsidP="00BD6D02">
      <w:pPr>
        <w:spacing w:beforeLines="50" w:before="120" w:afterLines="50" w:after="120" w:line="360" w:lineRule="auto"/>
        <w:ind w:leftChars="200" w:left="480" w:firstLineChars="200" w:firstLine="520"/>
        <w:jc w:val="both"/>
        <w:rPr>
          <w:rFonts w:eastAsia="標楷體"/>
          <w:sz w:val="26"/>
          <w:szCs w:val="26"/>
        </w:rPr>
      </w:pPr>
      <w:r w:rsidRPr="00661A01">
        <w:rPr>
          <w:rFonts w:eastAsia="標楷體" w:hint="eastAsia"/>
          <w:sz w:val="26"/>
          <w:szCs w:val="26"/>
        </w:rPr>
        <w:t>如因</w:t>
      </w:r>
      <w:r w:rsidRPr="00661A01">
        <w:rPr>
          <w:rFonts w:eastAsia="標楷體"/>
          <w:sz w:val="26"/>
          <w:szCs w:val="26"/>
        </w:rPr>
        <w:t>進貨成本及銷售價格之波動、需求與供給面之不確定性</w:t>
      </w:r>
      <w:r w:rsidRPr="00661A01">
        <w:rPr>
          <w:rFonts w:eastAsia="標楷體" w:hint="eastAsia"/>
          <w:sz w:val="26"/>
          <w:szCs w:val="26"/>
        </w:rPr>
        <w:t>所</w:t>
      </w:r>
      <w:r w:rsidRPr="00661A01">
        <w:rPr>
          <w:rFonts w:eastAsia="標楷體"/>
          <w:sz w:val="26"/>
          <w:szCs w:val="26"/>
        </w:rPr>
        <w:t>產生之存貨水準</w:t>
      </w:r>
      <w:r w:rsidRPr="00661A01">
        <w:rPr>
          <w:rFonts w:eastAsia="標楷體" w:hint="eastAsia"/>
          <w:sz w:val="26"/>
          <w:szCs w:val="26"/>
        </w:rPr>
        <w:t>波動情形</w:t>
      </w:r>
      <w:r w:rsidRPr="00661A01">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5"/>
        <w:gridCol w:w="5758"/>
      </w:tblGrid>
      <w:tr w:rsidR="00FD4C1B" w:rsidRPr="009A6FB6" w:rsidTr="006E6287">
        <w:trPr>
          <w:trHeight w:val="70"/>
          <w:tblHeader/>
        </w:trPr>
        <w:tc>
          <w:tcPr>
            <w:tcW w:w="1955" w:type="dxa"/>
            <w:shd w:val="clear" w:color="auto" w:fill="4F81BD"/>
            <w:vAlign w:val="center"/>
          </w:tcPr>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58" w:type="dxa"/>
            <w:shd w:val="clear" w:color="auto" w:fill="4F81BD"/>
            <w:vAlign w:val="center"/>
          </w:tcPr>
          <w:p w:rsidR="00FD4C1B" w:rsidRPr="00C40B06" w:rsidRDefault="00FD4C1B" w:rsidP="006E6287">
            <w:pPr>
              <w:adjustRightInd w:val="0"/>
              <w:snapToGrid w:val="0"/>
              <w:jc w:val="center"/>
              <w:rPr>
                <w:rFonts w:eastAsia="標楷體"/>
                <w:b/>
                <w:color w:val="FFFFFF"/>
                <w:sz w:val="26"/>
                <w:szCs w:val="26"/>
              </w:rPr>
            </w:pPr>
            <w:r w:rsidRPr="00C40B06">
              <w:rPr>
                <w:rFonts w:eastAsia="標楷體" w:hint="eastAsia"/>
                <w:b/>
                <w:color w:val="FFFFFF"/>
                <w:sz w:val="26"/>
                <w:szCs w:val="26"/>
              </w:rPr>
              <w:t>市場風險</w:t>
            </w:r>
          </w:p>
        </w:tc>
      </w:tr>
      <w:tr w:rsidR="00FB1070" w:rsidRPr="00C40B06" w:rsidTr="006E6287">
        <w:trPr>
          <w:trHeight w:val="70"/>
        </w:trPr>
        <w:tc>
          <w:tcPr>
            <w:tcW w:w="1955" w:type="dxa"/>
            <w:vAlign w:val="center"/>
          </w:tcPr>
          <w:p w:rsidR="006240E2" w:rsidRDefault="00FB1070" w:rsidP="00BD6D02">
            <w:pPr>
              <w:spacing w:beforeLines="50" w:before="120" w:afterLines="50" w:after="120"/>
              <w:rPr>
                <w:rFonts w:eastAsia="標楷體"/>
                <w:sz w:val="26"/>
              </w:rPr>
            </w:pPr>
            <w:r w:rsidRPr="003B6A52">
              <w:rPr>
                <w:rFonts w:eastAsia="標楷體"/>
                <w:sz w:val="26"/>
              </w:rPr>
              <w:t>矽成</w:t>
            </w:r>
          </w:p>
        </w:tc>
        <w:tc>
          <w:tcPr>
            <w:tcW w:w="5758" w:type="dxa"/>
            <w:vMerge w:val="restart"/>
            <w:vAlign w:val="center"/>
          </w:tcPr>
          <w:p w:rsidR="006240E2" w:rsidRDefault="00FB1070" w:rsidP="00BD6D02">
            <w:pPr>
              <w:adjustRightInd w:val="0"/>
              <w:snapToGrid w:val="0"/>
              <w:spacing w:beforeLines="50" w:before="120" w:afterLines="50" w:after="120"/>
              <w:jc w:val="both"/>
              <w:rPr>
                <w:rFonts w:eastAsia="標楷體"/>
                <w:sz w:val="26"/>
              </w:rPr>
            </w:pPr>
            <w:r>
              <w:rPr>
                <w:rFonts w:eastAsia="標楷體" w:hint="eastAsia"/>
                <w:sz w:val="26"/>
              </w:rPr>
              <w:t>IC</w:t>
            </w:r>
            <w:r w:rsidRPr="00C40B06">
              <w:rPr>
                <w:rFonts w:eastAsia="標楷體"/>
                <w:sz w:val="26"/>
              </w:rPr>
              <w:t>產業</w:t>
            </w:r>
            <w:r w:rsidRPr="00A806BE">
              <w:rPr>
                <w:rFonts w:eastAsia="標楷體" w:hint="eastAsia"/>
                <w:sz w:val="26"/>
              </w:rPr>
              <w:t>演進速度極快，</w:t>
            </w:r>
            <w:r w:rsidRPr="00C40B06">
              <w:rPr>
                <w:rFonts w:eastAsia="標楷體"/>
                <w:sz w:val="26"/>
              </w:rPr>
              <w:t>晶片設計</w:t>
            </w:r>
            <w:proofErr w:type="gramStart"/>
            <w:r w:rsidRPr="00C40B06">
              <w:rPr>
                <w:rFonts w:eastAsia="標楷體"/>
                <w:sz w:val="26"/>
              </w:rPr>
              <w:t>公司</w:t>
            </w:r>
            <w:r w:rsidRPr="00A806BE">
              <w:rPr>
                <w:rFonts w:eastAsia="標楷體" w:hint="eastAsia"/>
                <w:sz w:val="26"/>
              </w:rPr>
              <w:t>若抓錯</w:t>
            </w:r>
            <w:proofErr w:type="gramEnd"/>
            <w:r w:rsidRPr="00A806BE">
              <w:rPr>
                <w:rFonts w:eastAsia="標楷體" w:hint="eastAsia"/>
                <w:sz w:val="26"/>
              </w:rPr>
              <w:t>時機、設計錯誤產品、委外工廠無法如期交貨、生產過多，會有虧損或未賺</w:t>
            </w:r>
            <w:proofErr w:type="gramStart"/>
            <w:r w:rsidRPr="00A806BE">
              <w:rPr>
                <w:rFonts w:eastAsia="標楷體" w:hint="eastAsia"/>
                <w:sz w:val="26"/>
              </w:rPr>
              <w:t>得應賺利潤</w:t>
            </w:r>
            <w:proofErr w:type="gramEnd"/>
            <w:r w:rsidRPr="00A806BE">
              <w:rPr>
                <w:rFonts w:eastAsia="標楷體" w:hint="eastAsia"/>
                <w:sz w:val="26"/>
              </w:rPr>
              <w:t>之風險。此外生產晶片所需材料價格受市場景氣循環影響極大，晶片售價也因製造技術演進及市場供需波動影響大，故承擔市場風險。</w:t>
            </w:r>
          </w:p>
        </w:tc>
      </w:tr>
      <w:tr w:rsidR="00FB1070" w:rsidRPr="00C40B06" w:rsidTr="00FB1070">
        <w:trPr>
          <w:trHeight w:val="761"/>
        </w:trPr>
        <w:tc>
          <w:tcPr>
            <w:tcW w:w="1955" w:type="dxa"/>
            <w:vAlign w:val="center"/>
          </w:tcPr>
          <w:p w:rsidR="006240E2" w:rsidRDefault="00FB1070" w:rsidP="00BD6D02">
            <w:pPr>
              <w:spacing w:beforeLines="50" w:before="120" w:afterLines="50" w:after="120"/>
              <w:rPr>
                <w:rFonts w:eastAsia="標楷體"/>
                <w:sz w:val="26"/>
              </w:rPr>
            </w:pPr>
            <w:r>
              <w:rPr>
                <w:rFonts w:eastAsia="標楷體" w:hint="eastAsia"/>
                <w:sz w:val="26"/>
                <w:szCs w:val="26"/>
              </w:rPr>
              <w:t>ISSI-USA</w:t>
            </w:r>
            <w:r w:rsidRPr="00C40B06" w:rsidDel="00FB1070">
              <w:rPr>
                <w:rFonts w:eastAsia="標楷體"/>
                <w:sz w:val="26"/>
                <w:szCs w:val="26"/>
              </w:rPr>
              <w:t xml:space="preserve"> </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FB1070" w:rsidRPr="00C40B06" w:rsidTr="00A92D5F">
        <w:trPr>
          <w:trHeight w:val="761"/>
        </w:trPr>
        <w:tc>
          <w:tcPr>
            <w:tcW w:w="1955" w:type="dxa"/>
            <w:vAlign w:val="center"/>
          </w:tcPr>
          <w:p w:rsidR="006240E2" w:rsidRDefault="00FB1070" w:rsidP="00BD6D02">
            <w:pPr>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5758" w:type="dxa"/>
            <w:vMerge/>
            <w:vAlign w:val="center"/>
          </w:tcPr>
          <w:p w:rsidR="006240E2" w:rsidRDefault="006240E2" w:rsidP="00BD6D02">
            <w:pPr>
              <w:adjustRightInd w:val="0"/>
              <w:snapToGrid w:val="0"/>
              <w:spacing w:beforeLines="50" w:before="120" w:afterLines="50" w:after="120"/>
              <w:jc w:val="both"/>
              <w:rPr>
                <w:rFonts w:eastAsia="標楷體"/>
                <w:sz w:val="26"/>
              </w:rPr>
            </w:pPr>
          </w:p>
        </w:tc>
      </w:tr>
      <w:tr w:rsidR="00C8031D" w:rsidRPr="00C40B06" w:rsidTr="006E6287">
        <w:trPr>
          <w:trHeight w:val="77"/>
        </w:trPr>
        <w:tc>
          <w:tcPr>
            <w:tcW w:w="1955" w:type="dxa"/>
            <w:vAlign w:val="center"/>
          </w:tcPr>
          <w:p w:rsidR="006240E2" w:rsidRDefault="00C8031D"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58" w:type="dxa"/>
            <w:vAlign w:val="center"/>
          </w:tcPr>
          <w:p w:rsidR="006240E2" w:rsidRDefault="00EF098A" w:rsidP="00BD6D02">
            <w:pPr>
              <w:adjustRightInd w:val="0"/>
              <w:snapToGrid w:val="0"/>
              <w:spacing w:beforeLines="50" w:before="120" w:afterLines="50" w:after="120"/>
              <w:jc w:val="both"/>
              <w:rPr>
                <w:rFonts w:eastAsia="標楷體"/>
                <w:sz w:val="26"/>
              </w:rPr>
            </w:pPr>
            <w:r w:rsidRPr="00EF098A">
              <w:rPr>
                <w:rFonts w:eastAsia="標楷體" w:hint="eastAsia"/>
                <w:sz w:val="26"/>
              </w:rPr>
              <w:t>僅接受委託製造工作，以製造產生的成本訂定售價，受進貨成本及銷售價格之波動較低，故僅承擔部分市場風險。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存貨風險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D21ACE">
        <w:rPr>
          <w:rFonts w:eastAsia="標楷體"/>
          <w:sz w:val="26"/>
          <w:szCs w:val="26"/>
        </w:rPr>
        <w:t>如存貨短缺、損壞、變質、過時或跌價等</w:t>
      </w:r>
      <w:r w:rsidRPr="00D21ACE">
        <w:rPr>
          <w:rFonts w:eastAsia="標楷體" w:hint="eastAsia"/>
          <w:sz w:val="26"/>
          <w:szCs w:val="26"/>
        </w:rPr>
        <w:t>情形</w:t>
      </w:r>
      <w:r w:rsidRPr="00D21ACE">
        <w:rPr>
          <w:rFonts w:eastAsia="標楷體"/>
          <w:sz w:val="26"/>
          <w:szCs w:val="26"/>
        </w:rPr>
        <w:t>。</w:t>
      </w:r>
    </w:p>
    <w:tbl>
      <w:tblPr>
        <w:tblW w:w="7713" w:type="dxa"/>
        <w:tblInd w:w="675"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953"/>
        <w:gridCol w:w="5760"/>
      </w:tblGrid>
      <w:tr w:rsidR="00CF3DAE" w:rsidRPr="009A6FB6" w:rsidTr="00C246D6">
        <w:trPr>
          <w:trHeight w:val="70"/>
          <w:tblHeader/>
        </w:trPr>
        <w:tc>
          <w:tcPr>
            <w:tcW w:w="1953" w:type="dxa"/>
            <w:shd w:val="clear" w:color="auto" w:fill="4F81BD"/>
            <w:vAlign w:val="center"/>
          </w:tcPr>
          <w:p w:rsidR="00CF3DAE" w:rsidRPr="00C40B0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CF3DAE" w:rsidRPr="009A6FB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5760" w:type="dxa"/>
            <w:shd w:val="clear" w:color="auto" w:fill="4F81BD"/>
            <w:vAlign w:val="center"/>
          </w:tcPr>
          <w:p w:rsidR="00CF3DAE" w:rsidRPr="009A6FB6" w:rsidRDefault="00CF3DAE"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存貨風險</w:t>
            </w:r>
          </w:p>
        </w:tc>
      </w:tr>
      <w:tr w:rsidR="002E000A" w:rsidRPr="00C40B06" w:rsidTr="007B31CB">
        <w:trPr>
          <w:trHeight w:val="397"/>
        </w:trPr>
        <w:tc>
          <w:tcPr>
            <w:tcW w:w="1953" w:type="dxa"/>
            <w:vAlign w:val="center"/>
          </w:tcPr>
          <w:p w:rsidR="002E000A" w:rsidRDefault="002E000A" w:rsidP="00BD6D02">
            <w:pPr>
              <w:spacing w:beforeLines="50" w:before="120" w:afterLines="50" w:after="120"/>
              <w:rPr>
                <w:rFonts w:eastAsia="標楷體"/>
                <w:sz w:val="26"/>
              </w:rPr>
            </w:pPr>
            <w:r w:rsidRPr="003B6A52">
              <w:rPr>
                <w:rFonts w:eastAsia="標楷體"/>
                <w:sz w:val="26"/>
              </w:rPr>
              <w:t>矽成</w:t>
            </w:r>
          </w:p>
        </w:tc>
        <w:tc>
          <w:tcPr>
            <w:tcW w:w="5760" w:type="dxa"/>
            <w:vMerge w:val="restart"/>
            <w:vAlign w:val="center"/>
          </w:tcPr>
          <w:p w:rsidR="002E000A" w:rsidRDefault="002E000A"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若遇晶片設計錯誤、不及上市、或時機不佳、產品滯銷，會有積壓材料及成品存貨情形，承擔存貨風險。</w:t>
            </w:r>
          </w:p>
        </w:tc>
      </w:tr>
      <w:tr w:rsidR="002E000A" w:rsidRPr="00C40B06" w:rsidTr="00DF7D8E">
        <w:trPr>
          <w:trHeight w:val="525"/>
        </w:trPr>
        <w:tc>
          <w:tcPr>
            <w:tcW w:w="1953" w:type="dxa"/>
            <w:vAlign w:val="center"/>
          </w:tcPr>
          <w:p w:rsidR="002E000A" w:rsidRDefault="002E000A" w:rsidP="00BD6D02">
            <w:pPr>
              <w:spacing w:beforeLines="50" w:before="120" w:afterLines="50" w:after="120"/>
              <w:rPr>
                <w:rFonts w:eastAsia="標楷體"/>
                <w:sz w:val="26"/>
                <w:szCs w:val="26"/>
              </w:rPr>
            </w:pPr>
            <w:r>
              <w:rPr>
                <w:rFonts w:eastAsia="標楷體" w:hint="eastAsia"/>
                <w:sz w:val="26"/>
              </w:rPr>
              <w:t>ISSI-USA</w:t>
            </w:r>
          </w:p>
        </w:tc>
        <w:tc>
          <w:tcPr>
            <w:tcW w:w="5760" w:type="dxa"/>
            <w:vMerge/>
            <w:vAlign w:val="center"/>
          </w:tcPr>
          <w:p w:rsidR="002E000A" w:rsidRDefault="002E000A" w:rsidP="00BD6D02">
            <w:pPr>
              <w:adjustRightInd w:val="0"/>
              <w:snapToGrid w:val="0"/>
              <w:spacing w:beforeLines="50" w:before="120" w:afterLines="50" w:after="120"/>
              <w:jc w:val="both"/>
              <w:rPr>
                <w:rFonts w:eastAsia="標楷體"/>
                <w:sz w:val="26"/>
                <w:szCs w:val="26"/>
              </w:rPr>
            </w:pPr>
          </w:p>
        </w:tc>
      </w:tr>
      <w:tr w:rsidR="002E000A" w:rsidRPr="00C40B06" w:rsidTr="00DF7D8E">
        <w:trPr>
          <w:trHeight w:val="525"/>
        </w:trPr>
        <w:tc>
          <w:tcPr>
            <w:tcW w:w="1953" w:type="dxa"/>
            <w:vAlign w:val="center"/>
          </w:tcPr>
          <w:p w:rsidR="002E000A" w:rsidRDefault="002E000A" w:rsidP="00BD6D02">
            <w:pPr>
              <w:spacing w:beforeLines="50" w:before="120" w:afterLines="50" w:after="120"/>
              <w:rPr>
                <w:rFonts w:eastAsia="標楷體"/>
                <w:sz w:val="26"/>
              </w:rPr>
            </w:pPr>
            <w:r w:rsidRPr="00C40B06">
              <w:rPr>
                <w:rFonts w:eastAsia="標楷體"/>
                <w:sz w:val="26"/>
                <w:szCs w:val="26"/>
              </w:rPr>
              <w:t>ISSI-</w:t>
            </w:r>
            <w:r>
              <w:rPr>
                <w:rFonts w:eastAsia="標楷體" w:hint="eastAsia"/>
                <w:sz w:val="26"/>
                <w:szCs w:val="26"/>
              </w:rPr>
              <w:t>Cayman</w:t>
            </w:r>
          </w:p>
        </w:tc>
        <w:tc>
          <w:tcPr>
            <w:tcW w:w="5760" w:type="dxa"/>
            <w:vMerge/>
            <w:vAlign w:val="center"/>
          </w:tcPr>
          <w:p w:rsidR="002E000A" w:rsidRDefault="002E000A" w:rsidP="00BD6D02">
            <w:pPr>
              <w:adjustRightInd w:val="0"/>
              <w:snapToGrid w:val="0"/>
              <w:spacing w:beforeLines="50" w:before="120" w:afterLines="50" w:after="120"/>
              <w:jc w:val="both"/>
              <w:rPr>
                <w:rFonts w:eastAsia="標楷體"/>
                <w:sz w:val="26"/>
                <w:szCs w:val="26"/>
              </w:rPr>
            </w:pPr>
          </w:p>
        </w:tc>
      </w:tr>
      <w:tr w:rsidR="00A844CA" w:rsidRPr="00C40B06" w:rsidTr="00A844CA">
        <w:trPr>
          <w:trHeight w:val="794"/>
        </w:trPr>
        <w:tc>
          <w:tcPr>
            <w:tcW w:w="1953" w:type="dxa"/>
            <w:vAlign w:val="center"/>
          </w:tcPr>
          <w:p w:rsidR="00A844CA" w:rsidRDefault="00A844CA" w:rsidP="00A844CA">
            <w:pPr>
              <w:adjustRightInd w:val="0"/>
              <w:snapToGrid w:val="0"/>
              <w:spacing w:beforeLines="50" w:before="120" w:afterLines="50" w:after="120"/>
              <w:jc w:val="both"/>
              <w:rPr>
                <w:rFonts w:eastAsia="標楷體"/>
                <w:sz w:val="26"/>
                <w:szCs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5760" w:type="dxa"/>
            <w:vMerge/>
            <w:vAlign w:val="center"/>
          </w:tcPr>
          <w:p w:rsidR="00A844CA" w:rsidRDefault="00A844CA" w:rsidP="00BD6D02">
            <w:pPr>
              <w:adjustRightInd w:val="0"/>
              <w:snapToGrid w:val="0"/>
              <w:spacing w:beforeLines="50" w:before="120" w:afterLines="50" w:after="120"/>
              <w:jc w:val="both"/>
              <w:rPr>
                <w:rFonts w:eastAsia="標楷體"/>
                <w:sz w:val="26"/>
                <w:szCs w:val="26"/>
              </w:rPr>
            </w:pP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產品責任風險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如處理</w:t>
      </w:r>
      <w:r w:rsidRPr="00AC24CA">
        <w:rPr>
          <w:rFonts w:eastAsia="標楷體"/>
          <w:sz w:val="26"/>
          <w:szCs w:val="26"/>
        </w:rPr>
        <w:t>客戶將瑕疵品退回維修或退、換貨等要求。</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38"/>
        <w:gridCol w:w="6120"/>
      </w:tblGrid>
      <w:tr w:rsidR="00F07EED" w:rsidRPr="009A6FB6">
        <w:trPr>
          <w:trHeight w:val="70"/>
          <w:tblHeader/>
        </w:trPr>
        <w:tc>
          <w:tcPr>
            <w:tcW w:w="1638" w:type="dxa"/>
            <w:shd w:val="clear" w:color="auto" w:fill="4F81BD"/>
            <w:vAlign w:val="center"/>
          </w:tcPr>
          <w:p w:rsidR="00F07EED" w:rsidRPr="00C40B0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07EED" w:rsidRPr="009A6FB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20" w:type="dxa"/>
            <w:shd w:val="clear" w:color="auto" w:fill="4F81BD"/>
            <w:vAlign w:val="center"/>
          </w:tcPr>
          <w:p w:rsidR="00F07EED" w:rsidRPr="009A6FB6" w:rsidRDefault="00F07EED"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產品責任風險</w:t>
            </w:r>
          </w:p>
        </w:tc>
      </w:tr>
      <w:tr w:rsidR="00A806BE" w:rsidRPr="00C40B06" w:rsidTr="00FB1070">
        <w:trPr>
          <w:trHeight w:val="362"/>
        </w:trPr>
        <w:tc>
          <w:tcPr>
            <w:tcW w:w="1638" w:type="dxa"/>
            <w:vAlign w:val="center"/>
          </w:tcPr>
          <w:p w:rsidR="006240E2" w:rsidRDefault="00A806BE" w:rsidP="00BD6D02">
            <w:pPr>
              <w:spacing w:beforeLines="50" w:before="120" w:afterLines="50" w:after="120"/>
              <w:rPr>
                <w:rFonts w:eastAsia="標楷體"/>
                <w:sz w:val="26"/>
              </w:rPr>
            </w:pPr>
            <w:r w:rsidRPr="003B6A52">
              <w:rPr>
                <w:rFonts w:eastAsia="標楷體"/>
                <w:sz w:val="26"/>
              </w:rPr>
              <w:t>矽成</w:t>
            </w:r>
          </w:p>
        </w:tc>
        <w:tc>
          <w:tcPr>
            <w:tcW w:w="6120" w:type="dxa"/>
            <w:vMerge w:val="restart"/>
            <w:vAlign w:val="center"/>
          </w:tcPr>
          <w:p w:rsidR="006240E2" w:rsidRDefault="00A806BE"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從事客戶開發業務，若產品有瑕疵，聯絡</w:t>
            </w:r>
            <w:r>
              <w:rPr>
                <w:rFonts w:eastAsia="標楷體" w:hint="eastAsia"/>
                <w:sz w:val="26"/>
                <w:szCs w:val="26"/>
              </w:rPr>
              <w:t>委託製造廠商</w:t>
            </w:r>
            <w:r w:rsidRPr="00C40B06">
              <w:rPr>
                <w:rFonts w:eastAsia="標楷體"/>
                <w:sz w:val="26"/>
                <w:szCs w:val="26"/>
              </w:rPr>
              <w:t>處理退換貨或維修，</w:t>
            </w:r>
            <w:r>
              <w:rPr>
                <w:rFonts w:eastAsia="標楷體" w:hint="eastAsia"/>
                <w:sz w:val="26"/>
                <w:szCs w:val="26"/>
              </w:rPr>
              <w:t>需</w:t>
            </w:r>
            <w:r w:rsidRPr="00C40B06">
              <w:rPr>
                <w:rFonts w:eastAsia="標楷體"/>
                <w:sz w:val="26"/>
                <w:szCs w:val="26"/>
              </w:rPr>
              <w:t>承擔相關</w:t>
            </w:r>
            <w:r>
              <w:rPr>
                <w:rFonts w:eastAsia="標楷體" w:hint="eastAsia"/>
                <w:sz w:val="26"/>
                <w:szCs w:val="26"/>
              </w:rPr>
              <w:t>產品責任</w:t>
            </w:r>
            <w:r w:rsidRPr="00C40B06">
              <w:rPr>
                <w:rFonts w:eastAsia="標楷體"/>
                <w:sz w:val="26"/>
                <w:szCs w:val="26"/>
              </w:rPr>
              <w:t>風險。</w:t>
            </w:r>
          </w:p>
        </w:tc>
      </w:tr>
      <w:tr w:rsidR="00FB1070" w:rsidRPr="00C40B06" w:rsidTr="00FB1070">
        <w:trPr>
          <w:trHeight w:val="363"/>
        </w:trPr>
        <w:tc>
          <w:tcPr>
            <w:tcW w:w="1638" w:type="dxa"/>
            <w:vAlign w:val="center"/>
          </w:tcPr>
          <w:p w:rsidR="006240E2" w:rsidRDefault="00FB1070" w:rsidP="00BD6D02">
            <w:pPr>
              <w:spacing w:beforeLines="50" w:before="120" w:afterLines="50" w:after="120"/>
              <w:rPr>
                <w:rFonts w:eastAsia="標楷體"/>
                <w:sz w:val="26"/>
                <w:szCs w:val="26"/>
              </w:rPr>
            </w:pPr>
            <w:r>
              <w:rPr>
                <w:rFonts w:eastAsia="標楷體" w:hint="eastAsia"/>
                <w:sz w:val="26"/>
                <w:szCs w:val="26"/>
              </w:rPr>
              <w:t>ISSI-USA</w:t>
            </w:r>
          </w:p>
        </w:tc>
        <w:tc>
          <w:tcPr>
            <w:tcW w:w="6120" w:type="dxa"/>
            <w:vMerge/>
            <w:vAlign w:val="center"/>
          </w:tcPr>
          <w:p w:rsidR="00FB1070" w:rsidRPr="00C40B06" w:rsidRDefault="00FB1070" w:rsidP="00FD2CDD">
            <w:pPr>
              <w:adjustRightInd w:val="0"/>
              <w:snapToGrid w:val="0"/>
              <w:jc w:val="both"/>
              <w:rPr>
                <w:rFonts w:eastAsia="標楷體"/>
                <w:sz w:val="26"/>
                <w:szCs w:val="26"/>
              </w:rPr>
            </w:pPr>
          </w:p>
        </w:tc>
      </w:tr>
      <w:tr w:rsidR="00A806BE" w:rsidRPr="00C40B06" w:rsidTr="00FB1070">
        <w:trPr>
          <w:trHeight w:val="363"/>
        </w:trPr>
        <w:tc>
          <w:tcPr>
            <w:tcW w:w="1638" w:type="dxa"/>
            <w:vAlign w:val="center"/>
          </w:tcPr>
          <w:p w:rsidR="006240E2" w:rsidRDefault="00A806BE" w:rsidP="00BD6D02">
            <w:pPr>
              <w:spacing w:beforeLines="50" w:before="120" w:afterLines="50" w:after="120"/>
              <w:rPr>
                <w:rFonts w:eastAsia="標楷體"/>
                <w:sz w:val="26"/>
                <w:szCs w:val="26"/>
              </w:rPr>
            </w:pPr>
            <w:r w:rsidRPr="00C40B06">
              <w:rPr>
                <w:rFonts w:eastAsia="標楷體"/>
                <w:sz w:val="26"/>
                <w:szCs w:val="26"/>
              </w:rPr>
              <w:t>ISSI-</w:t>
            </w:r>
            <w:r>
              <w:rPr>
                <w:rFonts w:eastAsia="標楷體" w:hint="eastAsia"/>
                <w:sz w:val="26"/>
                <w:szCs w:val="26"/>
              </w:rPr>
              <w:t>Cayman</w:t>
            </w:r>
          </w:p>
        </w:tc>
        <w:tc>
          <w:tcPr>
            <w:tcW w:w="6120" w:type="dxa"/>
            <w:vMerge/>
            <w:vAlign w:val="center"/>
          </w:tcPr>
          <w:p w:rsidR="00A806BE" w:rsidRPr="00C40B06" w:rsidRDefault="00A806BE" w:rsidP="00FD2CDD">
            <w:pPr>
              <w:adjustRightInd w:val="0"/>
              <w:snapToGrid w:val="0"/>
              <w:jc w:val="both"/>
              <w:rPr>
                <w:rFonts w:eastAsia="標楷體"/>
                <w:sz w:val="26"/>
                <w:szCs w:val="26"/>
              </w:rPr>
            </w:pPr>
          </w:p>
        </w:tc>
      </w:tr>
      <w:tr w:rsidR="00BA3DF5" w:rsidRPr="00C40B06">
        <w:trPr>
          <w:trHeight w:val="1002"/>
        </w:trPr>
        <w:tc>
          <w:tcPr>
            <w:tcW w:w="1638" w:type="dxa"/>
            <w:vAlign w:val="center"/>
          </w:tcPr>
          <w:p w:rsidR="006240E2" w:rsidRDefault="00BA3DF5"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20" w:type="dxa"/>
            <w:vAlign w:val="center"/>
          </w:tcPr>
          <w:p w:rsidR="00BA3DF5" w:rsidRPr="00C40B06" w:rsidRDefault="00A806BE" w:rsidP="00FD2CDD">
            <w:pPr>
              <w:adjustRightInd w:val="0"/>
              <w:snapToGrid w:val="0"/>
              <w:jc w:val="both"/>
              <w:rPr>
                <w:rFonts w:eastAsia="標楷體"/>
                <w:sz w:val="26"/>
                <w:szCs w:val="26"/>
              </w:rPr>
            </w:pPr>
            <w:r w:rsidRPr="00A806BE">
              <w:rPr>
                <w:rFonts w:eastAsia="標楷體" w:hint="eastAsia"/>
                <w:sz w:val="26"/>
                <w:szCs w:val="26"/>
              </w:rPr>
              <w:t>須對受委託製造晶片之品質負責，產品若有瑕疵，須退換貨或維修，需承擔相關產品責任風險。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財務風險</w:t>
      </w:r>
    </w:p>
    <w:p w:rsidR="006240E2"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567251" w:rsidRPr="00AC24CA">
        <w:rPr>
          <w:rFonts w:eastAsia="標楷體"/>
          <w:sz w:val="26"/>
          <w:szCs w:val="26"/>
        </w:rPr>
        <w:t>外匯匯率、利率變動等</w:t>
      </w:r>
      <w:r w:rsidR="004609E9" w:rsidRPr="00AC24CA">
        <w:rPr>
          <w:rFonts w:eastAsia="標楷體" w:hint="eastAsia"/>
          <w:sz w:val="26"/>
          <w:szCs w:val="26"/>
        </w:rPr>
        <w:t>情形</w:t>
      </w:r>
      <w:r w:rsidR="00567251" w:rsidRPr="00AC24CA">
        <w:rPr>
          <w:rFonts w:eastAsia="標楷體"/>
          <w:sz w:val="26"/>
          <w:szCs w:val="26"/>
        </w:rPr>
        <w:t>。</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40"/>
        <w:gridCol w:w="6118"/>
      </w:tblGrid>
      <w:tr w:rsidR="00D949B2" w:rsidRPr="009A6FB6">
        <w:trPr>
          <w:trHeight w:val="658"/>
        </w:trPr>
        <w:tc>
          <w:tcPr>
            <w:tcW w:w="1640" w:type="dxa"/>
            <w:shd w:val="clear" w:color="auto" w:fill="4F81BD"/>
            <w:vAlign w:val="center"/>
          </w:tcPr>
          <w:p w:rsidR="00D949B2" w:rsidRPr="00C40B0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D949B2" w:rsidRPr="009A6FB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18" w:type="dxa"/>
            <w:shd w:val="clear" w:color="auto" w:fill="4F81BD"/>
            <w:vAlign w:val="center"/>
          </w:tcPr>
          <w:p w:rsidR="00D949B2" w:rsidRPr="009A6FB6" w:rsidRDefault="00D949B2"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財務風險</w:t>
            </w:r>
          </w:p>
        </w:tc>
      </w:tr>
      <w:tr w:rsidR="00994596" w:rsidRPr="00C40B06" w:rsidTr="00DB3E3E">
        <w:trPr>
          <w:trHeight w:val="529"/>
        </w:trPr>
        <w:tc>
          <w:tcPr>
            <w:tcW w:w="1640" w:type="dxa"/>
            <w:vAlign w:val="center"/>
          </w:tcPr>
          <w:p w:rsidR="006240E2" w:rsidRDefault="00994596" w:rsidP="00BD6D02">
            <w:pPr>
              <w:spacing w:beforeLines="50" w:before="120" w:afterLines="50" w:after="120"/>
              <w:rPr>
                <w:rFonts w:eastAsia="標楷體"/>
                <w:sz w:val="26"/>
              </w:rPr>
            </w:pPr>
            <w:r w:rsidRPr="003B6A52">
              <w:rPr>
                <w:rFonts w:eastAsia="標楷體"/>
                <w:sz w:val="26"/>
              </w:rPr>
              <w:t>矽成</w:t>
            </w:r>
            <w:r w:rsidRPr="003B6A52" w:rsidDel="007B31CB">
              <w:rPr>
                <w:rFonts w:eastAsia="標楷體"/>
                <w:sz w:val="26"/>
              </w:rPr>
              <w:t xml:space="preserve"> </w:t>
            </w:r>
          </w:p>
        </w:tc>
        <w:tc>
          <w:tcPr>
            <w:tcW w:w="6118" w:type="dxa"/>
            <w:vAlign w:val="center"/>
          </w:tcPr>
          <w:p w:rsidR="006240E2" w:rsidRDefault="00A806BE" w:rsidP="00BD6D02">
            <w:pPr>
              <w:adjustRightInd w:val="0"/>
              <w:snapToGrid w:val="0"/>
              <w:spacing w:beforeLines="50" w:before="120" w:afterLines="50" w:after="120"/>
              <w:jc w:val="both"/>
              <w:rPr>
                <w:rFonts w:eastAsia="標楷體"/>
                <w:sz w:val="26"/>
                <w:szCs w:val="26"/>
              </w:rPr>
            </w:pPr>
            <w:r>
              <w:rPr>
                <w:rFonts w:eastAsia="標楷體" w:hint="eastAsia"/>
                <w:sz w:val="26"/>
                <w:szCs w:val="26"/>
              </w:rPr>
              <w:t>與客戶間交易以不同幣別計價，故需承擔匯率風險。</w:t>
            </w:r>
          </w:p>
        </w:tc>
      </w:tr>
      <w:tr w:rsidR="00DB3E3E" w:rsidRPr="00C40B06" w:rsidTr="00DB3E3E">
        <w:trPr>
          <w:trHeight w:val="585"/>
        </w:trPr>
        <w:tc>
          <w:tcPr>
            <w:tcW w:w="1640" w:type="dxa"/>
            <w:vAlign w:val="center"/>
          </w:tcPr>
          <w:p w:rsidR="006240E2" w:rsidRDefault="00DB3E3E" w:rsidP="00BD6D02">
            <w:pPr>
              <w:spacing w:beforeLines="50" w:before="120" w:afterLines="50" w:after="120"/>
              <w:rPr>
                <w:rFonts w:eastAsia="標楷體"/>
                <w:sz w:val="26"/>
              </w:rPr>
            </w:pPr>
            <w:r>
              <w:rPr>
                <w:rFonts w:eastAsia="標楷體" w:hint="eastAsia"/>
                <w:sz w:val="26"/>
              </w:rPr>
              <w:t>ISSI-USA</w:t>
            </w:r>
          </w:p>
        </w:tc>
        <w:tc>
          <w:tcPr>
            <w:tcW w:w="6118" w:type="dxa"/>
            <w:vMerge w:val="restart"/>
            <w:vAlign w:val="center"/>
          </w:tcPr>
          <w:p w:rsidR="006240E2" w:rsidRDefault="00DB3E3E" w:rsidP="00BD6D02">
            <w:pPr>
              <w:adjustRightInd w:val="0"/>
              <w:snapToGrid w:val="0"/>
              <w:spacing w:beforeLines="50" w:before="120" w:afterLines="50" w:after="120"/>
              <w:jc w:val="both"/>
              <w:rPr>
                <w:rFonts w:eastAsia="標楷體"/>
                <w:sz w:val="26"/>
                <w:szCs w:val="26"/>
              </w:rPr>
            </w:pPr>
            <w:r w:rsidRPr="00A806BE">
              <w:rPr>
                <w:rFonts w:eastAsia="標楷體" w:hint="eastAsia"/>
                <w:sz w:val="26"/>
                <w:szCs w:val="26"/>
              </w:rPr>
              <w:t>與客戶間交易，因收付款計價</w:t>
            </w:r>
            <w:proofErr w:type="gramStart"/>
            <w:r w:rsidRPr="00A806BE">
              <w:rPr>
                <w:rFonts w:eastAsia="標楷體" w:hint="eastAsia"/>
                <w:sz w:val="26"/>
                <w:szCs w:val="26"/>
              </w:rPr>
              <w:t>幣別皆以</w:t>
            </w:r>
            <w:proofErr w:type="gramEnd"/>
            <w:r w:rsidRPr="00A806BE">
              <w:rPr>
                <w:rFonts w:eastAsia="標楷體" w:hint="eastAsia"/>
                <w:sz w:val="26"/>
                <w:szCs w:val="26"/>
              </w:rPr>
              <w:t>美金為主，故不需承擔匯率風險。但承受利率變動風險。</w:t>
            </w:r>
          </w:p>
        </w:tc>
      </w:tr>
      <w:tr w:rsidR="00DB3E3E" w:rsidRPr="00C40B06" w:rsidTr="00DB3E3E">
        <w:trPr>
          <w:trHeight w:val="759"/>
        </w:trPr>
        <w:tc>
          <w:tcPr>
            <w:tcW w:w="1640" w:type="dxa"/>
            <w:vAlign w:val="center"/>
          </w:tcPr>
          <w:p w:rsidR="006240E2" w:rsidRPr="00CE7E1F" w:rsidRDefault="00DB3E3E" w:rsidP="00BD6D02">
            <w:pPr>
              <w:spacing w:beforeLines="50" w:before="120" w:afterLines="50" w:after="120"/>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C40B06">
              <w:rPr>
                <w:rFonts w:eastAsia="標楷體"/>
                <w:sz w:val="26"/>
                <w:szCs w:val="26"/>
              </w:rPr>
              <w:t>ISSI-</w:t>
            </w:r>
            <w:r>
              <w:rPr>
                <w:rFonts w:eastAsia="標楷體" w:hint="eastAsia"/>
                <w:sz w:val="26"/>
                <w:szCs w:val="26"/>
              </w:rPr>
              <w:t>Cayman</w:t>
            </w:r>
          </w:p>
        </w:tc>
        <w:tc>
          <w:tcPr>
            <w:tcW w:w="6118" w:type="dxa"/>
            <w:vMerge/>
            <w:vAlign w:val="center"/>
          </w:tcPr>
          <w:p w:rsidR="006240E2" w:rsidRPr="00CE7E1F" w:rsidRDefault="006240E2" w:rsidP="00BD6D02">
            <w:pPr>
              <w:adjustRightInd w:val="0"/>
              <w:snapToGrid w:val="0"/>
              <w:spacing w:beforeLines="50" w:before="120" w:afterLines="50" w:after="120"/>
              <w:jc w:val="both"/>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p>
        </w:tc>
      </w:tr>
      <w:tr w:rsidR="00D82231" w:rsidRPr="00C40B06">
        <w:trPr>
          <w:trHeight w:val="147"/>
        </w:trPr>
        <w:tc>
          <w:tcPr>
            <w:tcW w:w="1640" w:type="dxa"/>
            <w:vAlign w:val="center"/>
          </w:tcPr>
          <w:p w:rsidR="006240E2" w:rsidRPr="00CE7E1F" w:rsidRDefault="00D82231" w:rsidP="00BD6D02">
            <w:pPr>
              <w:adjustRightInd w:val="0"/>
              <w:snapToGrid w:val="0"/>
              <w:spacing w:beforeLines="50" w:before="120" w:afterLines="50" w:after="120"/>
              <w:jc w:val="both"/>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18" w:type="dxa"/>
            <w:vAlign w:val="center"/>
          </w:tcPr>
          <w:p w:rsidR="006240E2" w:rsidRPr="00CE7E1F" w:rsidRDefault="00A806BE" w:rsidP="00BD6D02">
            <w:pPr>
              <w:adjustRightInd w:val="0"/>
              <w:snapToGrid w:val="0"/>
              <w:spacing w:beforeLines="50" w:before="120" w:afterLines="50" w:after="120"/>
              <w:jc w:val="both"/>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eastAsia="標楷體" w:hint="eastAsia"/>
                <w:sz w:val="26"/>
                <w:szCs w:val="26"/>
              </w:rPr>
              <w:t>承接</w:t>
            </w:r>
            <w:r w:rsidRPr="00C40B06">
              <w:rPr>
                <w:rFonts w:eastAsia="標楷體"/>
                <w:sz w:val="26"/>
                <w:szCs w:val="26"/>
              </w:rPr>
              <w:t>客戶</w:t>
            </w:r>
            <w:r>
              <w:rPr>
                <w:rFonts w:eastAsia="標楷體" w:hint="eastAsia"/>
                <w:sz w:val="26"/>
                <w:szCs w:val="26"/>
              </w:rPr>
              <w:t>委託製造案件</w:t>
            </w:r>
            <w:r w:rsidRPr="00C40B06">
              <w:rPr>
                <w:rFonts w:eastAsia="標楷體"/>
                <w:sz w:val="26"/>
                <w:szCs w:val="26"/>
              </w:rPr>
              <w:t>，因</w:t>
            </w:r>
            <w:r>
              <w:rPr>
                <w:rFonts w:eastAsia="標楷體" w:hint="eastAsia"/>
                <w:sz w:val="26"/>
                <w:szCs w:val="26"/>
              </w:rPr>
              <w:t>收</w:t>
            </w:r>
            <w:r w:rsidRPr="00C40B06">
              <w:rPr>
                <w:rFonts w:eastAsia="標楷體"/>
                <w:sz w:val="26"/>
                <w:szCs w:val="26"/>
              </w:rPr>
              <w:t>付款計價</w:t>
            </w:r>
            <w:r>
              <w:rPr>
                <w:rFonts w:eastAsia="標楷體" w:hint="eastAsia"/>
                <w:sz w:val="26"/>
                <w:szCs w:val="26"/>
              </w:rPr>
              <w:t>幣別以美金為主</w:t>
            </w:r>
            <w:r w:rsidRPr="00C40B06">
              <w:rPr>
                <w:rFonts w:eastAsia="標楷體"/>
                <w:sz w:val="26"/>
                <w:szCs w:val="26"/>
              </w:rPr>
              <w:t>，故</w:t>
            </w:r>
            <w:r>
              <w:rPr>
                <w:rFonts w:eastAsia="標楷體" w:hint="eastAsia"/>
                <w:sz w:val="26"/>
                <w:szCs w:val="26"/>
              </w:rPr>
              <w:t>需</w:t>
            </w:r>
            <w:r w:rsidRPr="00C40B06">
              <w:rPr>
                <w:rFonts w:eastAsia="標楷體"/>
                <w:sz w:val="26"/>
                <w:szCs w:val="26"/>
              </w:rPr>
              <w:t>承擔匯率風險。</w:t>
            </w:r>
          </w:p>
        </w:tc>
      </w:tr>
    </w:tbl>
    <w:p w:rsidR="006240E2" w:rsidRDefault="00567251" w:rsidP="00BD6D02">
      <w:pPr>
        <w:numPr>
          <w:ilvl w:val="0"/>
          <w:numId w:val="20"/>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信用風險</w:t>
      </w:r>
    </w:p>
    <w:p w:rsidR="008901E7" w:rsidRDefault="006616B6" w:rsidP="00BD6D02">
      <w:pPr>
        <w:spacing w:beforeLines="50" w:before="120" w:afterLines="50" w:after="120" w:line="360" w:lineRule="auto"/>
        <w:ind w:leftChars="200" w:left="480" w:firstLineChars="200" w:firstLine="520"/>
        <w:jc w:val="both"/>
        <w:rPr>
          <w:rFonts w:eastAsia="標楷體"/>
          <w:sz w:val="26"/>
          <w:szCs w:val="26"/>
        </w:rPr>
      </w:pPr>
      <w:r w:rsidRPr="00AC24CA">
        <w:rPr>
          <w:rFonts w:eastAsia="標楷體" w:hint="eastAsia"/>
          <w:sz w:val="26"/>
          <w:szCs w:val="26"/>
        </w:rPr>
        <w:t>如</w:t>
      </w:r>
      <w:r w:rsidR="00AF04D8" w:rsidRPr="00AC24CA">
        <w:rPr>
          <w:rFonts w:eastAsia="標楷體" w:hint="eastAsia"/>
          <w:sz w:val="26"/>
          <w:szCs w:val="26"/>
        </w:rPr>
        <w:t>指</w:t>
      </w:r>
      <w:r w:rsidR="004609E9" w:rsidRPr="00AC24CA">
        <w:rPr>
          <w:rFonts w:eastAsia="標楷體" w:hint="eastAsia"/>
          <w:sz w:val="26"/>
          <w:szCs w:val="26"/>
        </w:rPr>
        <w:t>承擔</w:t>
      </w:r>
      <w:r w:rsidR="00567251" w:rsidRPr="00AC24CA">
        <w:rPr>
          <w:rFonts w:eastAsia="標楷體"/>
          <w:sz w:val="26"/>
          <w:szCs w:val="26"/>
        </w:rPr>
        <w:t>授信、收款等風險。</w:t>
      </w:r>
    </w:p>
    <w:tbl>
      <w:tblPr>
        <w:tblW w:w="7758" w:type="dxa"/>
        <w:tblInd w:w="630"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639"/>
        <w:gridCol w:w="6119"/>
      </w:tblGrid>
      <w:tr w:rsidR="00F468B3" w:rsidRPr="009A6FB6">
        <w:trPr>
          <w:trHeight w:val="221"/>
          <w:tblHeader/>
        </w:trPr>
        <w:tc>
          <w:tcPr>
            <w:tcW w:w="1639" w:type="dxa"/>
            <w:shd w:val="clear" w:color="auto" w:fill="4F81BD"/>
            <w:vAlign w:val="center"/>
          </w:tcPr>
          <w:p w:rsidR="00F468B3" w:rsidRPr="00C40B0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受控交易</w:t>
            </w:r>
          </w:p>
          <w:p w:rsidR="00F468B3" w:rsidRPr="009A6FB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參與人</w:t>
            </w:r>
          </w:p>
        </w:tc>
        <w:tc>
          <w:tcPr>
            <w:tcW w:w="6119" w:type="dxa"/>
            <w:shd w:val="clear" w:color="auto" w:fill="4F81BD"/>
            <w:vAlign w:val="center"/>
          </w:tcPr>
          <w:p w:rsidR="00F468B3" w:rsidRPr="009A6FB6" w:rsidRDefault="00F468B3" w:rsidP="007B31CB">
            <w:pPr>
              <w:adjustRightInd w:val="0"/>
              <w:snapToGrid w:val="0"/>
              <w:jc w:val="center"/>
              <w:rPr>
                <w:rFonts w:eastAsia="標楷體"/>
                <w:b/>
                <w:color w:val="FFFFFF"/>
                <w:sz w:val="26"/>
                <w:szCs w:val="26"/>
              </w:rPr>
            </w:pPr>
            <w:r w:rsidRPr="00C40B06">
              <w:rPr>
                <w:rFonts w:eastAsia="標楷體" w:hint="eastAsia"/>
                <w:b/>
                <w:color w:val="FFFFFF"/>
                <w:sz w:val="26"/>
                <w:szCs w:val="26"/>
              </w:rPr>
              <w:t>財務風險</w:t>
            </w:r>
          </w:p>
        </w:tc>
      </w:tr>
      <w:tr w:rsidR="00994596" w:rsidRPr="00C40B06">
        <w:trPr>
          <w:trHeight w:val="221"/>
        </w:trPr>
        <w:tc>
          <w:tcPr>
            <w:tcW w:w="1639" w:type="dxa"/>
            <w:vAlign w:val="center"/>
          </w:tcPr>
          <w:p w:rsidR="00C8649A" w:rsidRDefault="00994596" w:rsidP="00BD6D02">
            <w:pPr>
              <w:spacing w:beforeLines="50" w:before="120" w:afterLines="50" w:after="120"/>
              <w:jc w:val="both"/>
              <w:rPr>
                <w:rFonts w:eastAsia="標楷體"/>
                <w:sz w:val="26"/>
              </w:rPr>
            </w:pPr>
            <w:r w:rsidRPr="003B6A52">
              <w:rPr>
                <w:rFonts w:eastAsia="標楷體"/>
                <w:sz w:val="26"/>
              </w:rPr>
              <w:t>矽成</w:t>
            </w:r>
          </w:p>
        </w:tc>
        <w:tc>
          <w:tcPr>
            <w:tcW w:w="6119" w:type="dxa"/>
            <w:vMerge w:val="restart"/>
            <w:vAlign w:val="center"/>
          </w:tcPr>
          <w:p w:rsidR="006240E2" w:rsidRDefault="00994596"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須承擔非關係企業客戶倒帳不付款等信用及收款風</w:t>
            </w:r>
            <w:r w:rsidRPr="00C40B06">
              <w:rPr>
                <w:rFonts w:eastAsia="標楷體"/>
                <w:sz w:val="26"/>
                <w:szCs w:val="26"/>
              </w:rPr>
              <w:lastRenderedPageBreak/>
              <w:t>險。</w:t>
            </w:r>
          </w:p>
        </w:tc>
      </w:tr>
      <w:tr w:rsidR="00FB1070" w:rsidRPr="00C40B06">
        <w:trPr>
          <w:trHeight w:val="221"/>
        </w:trPr>
        <w:tc>
          <w:tcPr>
            <w:tcW w:w="1639" w:type="dxa"/>
            <w:vAlign w:val="center"/>
          </w:tcPr>
          <w:p w:rsidR="00FB1070" w:rsidRPr="003B6A52" w:rsidRDefault="00FB1070" w:rsidP="00BD6D02">
            <w:pPr>
              <w:spacing w:beforeLines="50" w:before="120" w:afterLines="50" w:after="120"/>
              <w:jc w:val="both"/>
              <w:rPr>
                <w:rFonts w:eastAsia="標楷體"/>
                <w:sz w:val="26"/>
              </w:rPr>
            </w:pPr>
            <w:r>
              <w:rPr>
                <w:rFonts w:eastAsia="標楷體" w:hint="eastAsia"/>
                <w:sz w:val="26"/>
              </w:rPr>
              <w:lastRenderedPageBreak/>
              <w:t>ISSI-USA</w:t>
            </w:r>
          </w:p>
        </w:tc>
        <w:tc>
          <w:tcPr>
            <w:tcW w:w="6119"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994596" w:rsidRPr="00C40B06" w:rsidTr="00FB1070">
        <w:trPr>
          <w:trHeight w:val="637"/>
        </w:trPr>
        <w:tc>
          <w:tcPr>
            <w:tcW w:w="1639" w:type="dxa"/>
            <w:vAlign w:val="center"/>
          </w:tcPr>
          <w:p w:rsidR="006240E2" w:rsidRDefault="00994596" w:rsidP="00BD6D02">
            <w:pPr>
              <w:spacing w:beforeLines="50" w:before="120" w:afterLines="50" w:after="120"/>
              <w:jc w:val="both"/>
              <w:rPr>
                <w:rFonts w:eastAsia="標楷體"/>
                <w:sz w:val="26"/>
              </w:rPr>
            </w:pPr>
            <w:r w:rsidRPr="00C40B06">
              <w:rPr>
                <w:rFonts w:eastAsia="標楷體"/>
                <w:sz w:val="26"/>
                <w:szCs w:val="26"/>
              </w:rPr>
              <w:lastRenderedPageBreak/>
              <w:t>ISSI-</w:t>
            </w:r>
            <w:r>
              <w:rPr>
                <w:rFonts w:eastAsia="標楷體" w:hint="eastAsia"/>
                <w:sz w:val="26"/>
                <w:szCs w:val="26"/>
              </w:rPr>
              <w:t>Cayman</w:t>
            </w:r>
            <w:r w:rsidRPr="003B6A52" w:rsidDel="00D91B87">
              <w:rPr>
                <w:rFonts w:eastAsia="標楷體"/>
                <w:sz w:val="26"/>
              </w:rPr>
              <w:t xml:space="preserve"> </w:t>
            </w:r>
          </w:p>
        </w:tc>
        <w:tc>
          <w:tcPr>
            <w:tcW w:w="6119" w:type="dxa"/>
            <w:vMerge/>
            <w:vAlign w:val="center"/>
          </w:tcPr>
          <w:p w:rsidR="006240E2" w:rsidRDefault="006240E2" w:rsidP="00BD6D02">
            <w:pPr>
              <w:adjustRightInd w:val="0"/>
              <w:snapToGrid w:val="0"/>
              <w:spacing w:beforeLines="50" w:before="120" w:afterLines="50" w:after="120"/>
              <w:jc w:val="both"/>
              <w:rPr>
                <w:rFonts w:eastAsia="標楷體"/>
                <w:sz w:val="26"/>
                <w:szCs w:val="26"/>
              </w:rPr>
            </w:pPr>
          </w:p>
        </w:tc>
      </w:tr>
      <w:tr w:rsidR="001758BD" w:rsidRPr="00C40B06">
        <w:trPr>
          <w:trHeight w:val="70"/>
        </w:trPr>
        <w:tc>
          <w:tcPr>
            <w:tcW w:w="1639" w:type="dxa"/>
            <w:vAlign w:val="center"/>
          </w:tcPr>
          <w:p w:rsidR="006240E2" w:rsidRDefault="001758BD" w:rsidP="00BD6D02">
            <w:pPr>
              <w:adjustRightInd w:val="0"/>
              <w:snapToGrid w:val="0"/>
              <w:spacing w:beforeLines="50" w:before="120" w:afterLines="50" w:after="120"/>
              <w:jc w:val="both"/>
              <w:rPr>
                <w:rFonts w:eastAsia="標楷體"/>
                <w:sz w:val="26"/>
              </w:rPr>
            </w:pP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p>
        </w:tc>
        <w:tc>
          <w:tcPr>
            <w:tcW w:w="6119" w:type="dxa"/>
            <w:vAlign w:val="center"/>
          </w:tcPr>
          <w:p w:rsidR="006240E2" w:rsidRDefault="001758BD" w:rsidP="00BD6D02">
            <w:pPr>
              <w:adjustRightInd w:val="0"/>
              <w:snapToGrid w:val="0"/>
              <w:spacing w:beforeLines="50" w:before="120" w:afterLines="50" w:after="120"/>
              <w:jc w:val="both"/>
              <w:rPr>
                <w:rFonts w:eastAsia="標楷體"/>
                <w:sz w:val="26"/>
                <w:szCs w:val="26"/>
              </w:rPr>
            </w:pPr>
            <w:r w:rsidRPr="00C40B06">
              <w:rPr>
                <w:rFonts w:eastAsia="標楷體"/>
                <w:sz w:val="26"/>
                <w:szCs w:val="26"/>
              </w:rPr>
              <w:t>主要</w:t>
            </w:r>
            <w:r>
              <w:rPr>
                <w:rFonts w:eastAsia="標楷體" w:hint="eastAsia"/>
                <w:sz w:val="26"/>
                <w:szCs w:val="26"/>
              </w:rPr>
              <w:t>承接關係企業製造案件</w:t>
            </w:r>
            <w:r w:rsidRPr="00C40B06">
              <w:rPr>
                <w:rFonts w:eastAsia="標楷體"/>
                <w:sz w:val="26"/>
                <w:szCs w:val="26"/>
              </w:rPr>
              <w:t>，無信用及收款風險。</w:t>
            </w:r>
          </w:p>
        </w:tc>
      </w:tr>
    </w:tbl>
    <w:p w:rsidR="006240E2" w:rsidRDefault="0015260B" w:rsidP="00BD6D02">
      <w:pPr>
        <w:numPr>
          <w:ilvl w:val="0"/>
          <w:numId w:val="19"/>
        </w:numPr>
        <w:spacing w:beforeLines="50" w:before="120" w:afterLines="50" w:after="120" w:line="360" w:lineRule="auto"/>
        <w:jc w:val="both"/>
        <w:rPr>
          <w:rFonts w:eastAsia="標楷體"/>
          <w:sz w:val="26"/>
          <w:szCs w:val="26"/>
        </w:rPr>
      </w:pPr>
      <w:r w:rsidRPr="00EA393E">
        <w:rPr>
          <w:rFonts w:eastAsia="標楷體" w:hint="eastAsia"/>
          <w:sz w:val="26"/>
          <w:szCs w:val="26"/>
        </w:rPr>
        <w:t>茲將各受控交易參與人承擔風險彙總如下：</w:t>
      </w:r>
    </w:p>
    <w:tbl>
      <w:tblPr>
        <w:tblW w:w="4412" w:type="pct"/>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
      <w:tblGrid>
        <w:gridCol w:w="828"/>
        <w:gridCol w:w="1751"/>
        <w:gridCol w:w="1171"/>
        <w:gridCol w:w="1171"/>
        <w:gridCol w:w="1171"/>
        <w:gridCol w:w="1563"/>
      </w:tblGrid>
      <w:tr w:rsidR="007E449C" w:rsidRPr="00EA272E" w:rsidTr="00C246D6">
        <w:trPr>
          <w:cantSplit/>
          <w:trHeight w:val="397"/>
          <w:tblHeader/>
        </w:trPr>
        <w:tc>
          <w:tcPr>
            <w:tcW w:w="540"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color w:val="FFFFFF"/>
                <w:sz w:val="26"/>
                <w:szCs w:val="26"/>
              </w:rPr>
              <w:t>編號</w:t>
            </w:r>
          </w:p>
        </w:tc>
        <w:tc>
          <w:tcPr>
            <w:tcW w:w="1144" w:type="pct"/>
            <w:vMerge w:val="restart"/>
            <w:shd w:val="clear" w:color="auto" w:fill="4F81BD"/>
            <w:vAlign w:val="center"/>
          </w:tcPr>
          <w:p w:rsidR="007E449C" w:rsidRPr="00AC24CA" w:rsidRDefault="007E449C" w:rsidP="00D9217A">
            <w:pPr>
              <w:autoSpaceDE w:val="0"/>
              <w:autoSpaceDN w:val="0"/>
              <w:adjustRightInd w:val="0"/>
              <w:jc w:val="center"/>
              <w:rPr>
                <w:rFonts w:eastAsia="標楷體"/>
                <w:color w:val="FFFFFF"/>
                <w:sz w:val="26"/>
                <w:szCs w:val="26"/>
              </w:rPr>
            </w:pPr>
            <w:r w:rsidRPr="00AC24CA">
              <w:rPr>
                <w:rFonts w:eastAsia="標楷體" w:hint="eastAsia"/>
                <w:color w:val="FFFFFF"/>
                <w:sz w:val="26"/>
                <w:szCs w:val="26"/>
              </w:rPr>
              <w:t>承擔風險</w:t>
            </w:r>
          </w:p>
        </w:tc>
        <w:tc>
          <w:tcPr>
            <w:tcW w:w="3315" w:type="pct"/>
            <w:gridSpan w:val="4"/>
            <w:shd w:val="clear" w:color="auto" w:fill="4F81BD"/>
          </w:tcPr>
          <w:p w:rsidR="007E449C" w:rsidRPr="00AC24CA" w:rsidRDefault="007E449C" w:rsidP="00D9217A">
            <w:pPr>
              <w:autoSpaceDE w:val="0"/>
              <w:autoSpaceDN w:val="0"/>
              <w:adjustRightInd w:val="0"/>
              <w:jc w:val="center"/>
              <w:rPr>
                <w:rFonts w:eastAsia="標楷體" w:cs="DFKaiShu-SB-Estd-BF"/>
                <w:color w:val="FFFFFF"/>
                <w:sz w:val="26"/>
                <w:szCs w:val="26"/>
              </w:rPr>
            </w:pPr>
            <w:r w:rsidRPr="00AC24CA">
              <w:rPr>
                <w:rFonts w:eastAsia="標楷體" w:cs="DFKaiShu-SB-Estd-BF" w:hint="eastAsia"/>
                <w:color w:val="FFFFFF"/>
                <w:sz w:val="26"/>
                <w:szCs w:val="26"/>
              </w:rPr>
              <w:t>受控交易之各參與人承擔風險情形</w:t>
            </w:r>
          </w:p>
        </w:tc>
      </w:tr>
      <w:tr w:rsidR="007E449C" w:rsidRPr="00EA272E" w:rsidTr="00C246D6">
        <w:trPr>
          <w:cantSplit/>
          <w:trHeight w:val="318"/>
          <w:tblHeader/>
        </w:trPr>
        <w:tc>
          <w:tcPr>
            <w:tcW w:w="540" w:type="pct"/>
            <w:vMerge/>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1144" w:type="pct"/>
            <w:vMerge/>
            <w:shd w:val="clear" w:color="auto" w:fill="4F81BD"/>
            <w:vAlign w:val="center"/>
          </w:tcPr>
          <w:p w:rsidR="007E449C" w:rsidRPr="00AC24CA" w:rsidRDefault="007E449C" w:rsidP="00D9217A">
            <w:pPr>
              <w:autoSpaceDE w:val="0"/>
              <w:autoSpaceDN w:val="0"/>
              <w:adjustRightInd w:val="0"/>
              <w:spacing w:line="0" w:lineRule="atLeast"/>
              <w:ind w:leftChars="-45" w:left="-108" w:rightChars="-43" w:right="-103"/>
              <w:jc w:val="center"/>
              <w:rPr>
                <w:rFonts w:eastAsia="標楷體"/>
                <w:color w:val="FFFFFF"/>
                <w:sz w:val="26"/>
                <w:szCs w:val="26"/>
              </w:rPr>
            </w:pPr>
          </w:p>
        </w:tc>
        <w:tc>
          <w:tcPr>
            <w:tcW w:w="765" w:type="pct"/>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w w:val="90"/>
              </w:rPr>
            </w:pPr>
            <w:r w:rsidRPr="00EA393E">
              <w:rPr>
                <w:rFonts w:eastAsia="標楷體"/>
                <w:color w:val="FFFFFF"/>
              </w:rPr>
              <w:t>矽成</w:t>
            </w:r>
          </w:p>
        </w:tc>
        <w:tc>
          <w:tcPr>
            <w:tcW w:w="765" w:type="pct"/>
            <w:shd w:val="clear" w:color="auto" w:fill="4F81BD"/>
            <w:vAlign w:val="center"/>
          </w:tcPr>
          <w:p w:rsidR="007E449C" w:rsidRDefault="007E449C" w:rsidP="00DB3E3E">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ISSI-</w:t>
            </w:r>
          </w:p>
          <w:p w:rsidR="007E449C" w:rsidRPr="00EA393E" w:rsidRDefault="007E449C" w:rsidP="00DB3E3E">
            <w:pPr>
              <w:autoSpaceDE w:val="0"/>
              <w:autoSpaceDN w:val="0"/>
              <w:adjustRightInd w:val="0"/>
              <w:spacing w:line="0" w:lineRule="atLeast"/>
              <w:ind w:leftChars="-45" w:left="-108" w:rightChars="-43" w:right="-103"/>
              <w:jc w:val="center"/>
              <w:rPr>
                <w:rFonts w:eastAsia="標楷體"/>
                <w:color w:val="FFFFFF"/>
              </w:rPr>
            </w:pPr>
            <w:r>
              <w:rPr>
                <w:rFonts w:eastAsia="標楷體" w:hint="eastAsia"/>
                <w:color w:val="FFFFFF"/>
              </w:rPr>
              <w:t>USA</w:t>
            </w:r>
          </w:p>
        </w:tc>
        <w:tc>
          <w:tcPr>
            <w:tcW w:w="765" w:type="pct"/>
            <w:tcBorders>
              <w:bottom w:val="double" w:sz="4" w:space="0" w:color="auto"/>
            </w:tcBorders>
            <w:shd w:val="clear" w:color="auto" w:fill="4F81BD"/>
            <w:vAlign w:val="center"/>
          </w:tcPr>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ISSI-</w:t>
            </w:r>
          </w:p>
          <w:p w:rsidR="007E449C" w:rsidRPr="00EA393E" w:rsidRDefault="007E449C" w:rsidP="00D9217A">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Cayman</w:t>
            </w:r>
          </w:p>
        </w:tc>
        <w:tc>
          <w:tcPr>
            <w:tcW w:w="1021" w:type="pct"/>
            <w:tcBorders>
              <w:left w:val="single" w:sz="4" w:space="0" w:color="auto"/>
              <w:bottom w:val="double" w:sz="4" w:space="0" w:color="auto"/>
            </w:tcBorders>
            <w:shd w:val="clear" w:color="auto" w:fill="4F81BD"/>
            <w:vAlign w:val="center"/>
          </w:tcPr>
          <w:p w:rsidR="007E449C" w:rsidRPr="00EA393E" w:rsidRDefault="007E449C" w:rsidP="00EC4C73">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開</w:t>
            </w:r>
            <w:proofErr w:type="gramStart"/>
            <w:r w:rsidRPr="00EA393E">
              <w:rPr>
                <w:rFonts w:eastAsia="標楷體" w:hint="eastAsia"/>
                <w:color w:val="FFFFFF"/>
              </w:rPr>
              <w:t>曼</w:t>
            </w:r>
            <w:proofErr w:type="gramEnd"/>
            <w:r w:rsidRPr="00EA393E">
              <w:rPr>
                <w:rFonts w:eastAsia="標楷體" w:hint="eastAsia"/>
                <w:color w:val="FFFFFF"/>
              </w:rPr>
              <w:t>矽成台灣</w:t>
            </w:r>
          </w:p>
          <w:p w:rsidR="007E449C" w:rsidRPr="00EA393E" w:rsidRDefault="007E449C" w:rsidP="00EC4C73">
            <w:pPr>
              <w:autoSpaceDE w:val="0"/>
              <w:autoSpaceDN w:val="0"/>
              <w:adjustRightInd w:val="0"/>
              <w:spacing w:line="0" w:lineRule="atLeast"/>
              <w:ind w:leftChars="-45" w:left="-108" w:rightChars="-43" w:right="-103"/>
              <w:jc w:val="center"/>
              <w:rPr>
                <w:rFonts w:eastAsia="標楷體"/>
                <w:color w:val="FFFFFF"/>
              </w:rPr>
            </w:pPr>
            <w:r w:rsidRPr="00EA393E">
              <w:rPr>
                <w:rFonts w:eastAsia="標楷體" w:hint="eastAsia"/>
                <w:color w:val="FFFFFF"/>
              </w:rPr>
              <w:t>分公司</w:t>
            </w:r>
          </w:p>
        </w:tc>
      </w:tr>
      <w:tr w:rsidR="007E449C" w:rsidRPr="00FA522B" w:rsidTr="00C246D6">
        <w:trPr>
          <w:trHeight w:hRule="exact" w:val="809"/>
        </w:trPr>
        <w:tc>
          <w:tcPr>
            <w:tcW w:w="540" w:type="pct"/>
            <w:tcBorders>
              <w:top w:val="double" w:sz="4" w:space="0" w:color="000000"/>
            </w:tcBorders>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1</w:t>
            </w:r>
          </w:p>
        </w:tc>
        <w:tc>
          <w:tcPr>
            <w:tcW w:w="1144" w:type="pct"/>
            <w:tcBorders>
              <w:top w:val="double" w:sz="4" w:space="0" w:color="000000"/>
            </w:tcBorders>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研究與發展風險</w:t>
            </w:r>
          </w:p>
        </w:tc>
        <w:tc>
          <w:tcPr>
            <w:tcW w:w="765" w:type="pct"/>
            <w:tcBorders>
              <w:top w:val="double" w:sz="4" w:space="0" w:color="000000"/>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c>
          <w:tcPr>
            <w:tcW w:w="765" w:type="pct"/>
            <w:tcBorders>
              <w:top w:val="doub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tcBorders>
              <w:top w:val="double" w:sz="4" w:space="0" w:color="auto"/>
            </w:tcBorders>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top w:val="double" w:sz="4" w:space="0" w:color="000000"/>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FA522B" w:rsidTr="00C246D6">
        <w:trPr>
          <w:trHeight w:hRule="exact" w:val="568"/>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2</w:t>
            </w:r>
          </w:p>
        </w:tc>
        <w:tc>
          <w:tcPr>
            <w:tcW w:w="1144" w:type="pct"/>
            <w:vAlign w:val="center"/>
          </w:tcPr>
          <w:p w:rsidR="007E449C" w:rsidRPr="00AC24CA" w:rsidRDefault="007E449C" w:rsidP="00D9217A">
            <w:pPr>
              <w:autoSpaceDE w:val="0"/>
              <w:autoSpaceDN w:val="0"/>
              <w:adjustRightInd w:val="0"/>
              <w:spacing w:line="0" w:lineRule="atLeast"/>
              <w:ind w:left="-9"/>
              <w:jc w:val="both"/>
              <w:rPr>
                <w:rFonts w:eastAsia="標楷體" w:cs="DFKaiShu-SB-Estd-BF"/>
                <w:sz w:val="26"/>
                <w:szCs w:val="26"/>
              </w:rPr>
            </w:pPr>
            <w:r w:rsidRPr="00AC24CA">
              <w:rPr>
                <w:rFonts w:eastAsia="標楷體" w:cs="DFKaiShu-SB-Estd-BF" w:hint="eastAsia"/>
                <w:sz w:val="26"/>
                <w:szCs w:val="26"/>
              </w:rPr>
              <w:t>市場風險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637"/>
        </w:trPr>
        <w:tc>
          <w:tcPr>
            <w:tcW w:w="540" w:type="pct"/>
            <w:vAlign w:val="center"/>
          </w:tcPr>
          <w:p w:rsidR="007E449C" w:rsidRPr="00AC24CA" w:rsidRDefault="007E449C" w:rsidP="00D9217A">
            <w:pPr>
              <w:autoSpaceDE w:val="0"/>
              <w:autoSpaceDN w:val="0"/>
              <w:adjustRightInd w:val="0"/>
              <w:spacing w:line="0" w:lineRule="atLeast"/>
              <w:ind w:leftChars="-15" w:left="-36"/>
              <w:jc w:val="center"/>
              <w:rPr>
                <w:rFonts w:eastAsia="標楷體"/>
                <w:sz w:val="26"/>
                <w:szCs w:val="26"/>
              </w:rPr>
            </w:pPr>
            <w:r w:rsidRPr="00AC24CA">
              <w:rPr>
                <w:rFonts w:eastAsia="標楷體"/>
                <w:sz w:val="26"/>
                <w:szCs w:val="26"/>
              </w:rPr>
              <w:t>3</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存貨風險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759"/>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4</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產品責任風險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hRule="exact" w:val="510"/>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5</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財務風險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r>
      <w:tr w:rsidR="007E449C" w:rsidRPr="00FA522B" w:rsidTr="00C246D6">
        <w:trPr>
          <w:trHeight w:val="555"/>
        </w:trPr>
        <w:tc>
          <w:tcPr>
            <w:tcW w:w="540" w:type="pct"/>
            <w:vAlign w:val="center"/>
          </w:tcPr>
          <w:p w:rsidR="007E449C" w:rsidRPr="00AC24CA" w:rsidRDefault="007E449C" w:rsidP="00D9217A">
            <w:pPr>
              <w:autoSpaceDE w:val="0"/>
              <w:autoSpaceDN w:val="0"/>
              <w:adjustRightInd w:val="0"/>
              <w:jc w:val="center"/>
              <w:rPr>
                <w:rFonts w:eastAsia="標楷體"/>
                <w:sz w:val="26"/>
                <w:szCs w:val="26"/>
              </w:rPr>
            </w:pPr>
            <w:r w:rsidRPr="00AC24CA">
              <w:rPr>
                <w:rFonts w:eastAsia="標楷體"/>
                <w:sz w:val="26"/>
                <w:szCs w:val="26"/>
              </w:rPr>
              <w:t>6</w:t>
            </w:r>
          </w:p>
        </w:tc>
        <w:tc>
          <w:tcPr>
            <w:tcW w:w="1144" w:type="pct"/>
            <w:vAlign w:val="center"/>
          </w:tcPr>
          <w:p w:rsidR="007E449C" w:rsidRPr="00AC24CA" w:rsidRDefault="007E449C" w:rsidP="00D9217A">
            <w:pPr>
              <w:autoSpaceDE w:val="0"/>
              <w:autoSpaceDN w:val="0"/>
              <w:adjustRightInd w:val="0"/>
              <w:spacing w:line="0" w:lineRule="atLeast"/>
              <w:ind w:left="1"/>
              <w:jc w:val="both"/>
              <w:rPr>
                <w:rFonts w:eastAsia="標楷體" w:cs="DFKaiShu-SB-Estd-BF"/>
                <w:sz w:val="26"/>
                <w:szCs w:val="26"/>
              </w:rPr>
            </w:pPr>
            <w:r w:rsidRPr="00AC24CA">
              <w:rPr>
                <w:rFonts w:eastAsia="標楷體" w:cs="DFKaiShu-SB-Estd-BF" w:hint="eastAsia"/>
                <w:sz w:val="26"/>
                <w:szCs w:val="26"/>
              </w:rPr>
              <w:t>信用風險</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765" w:type="pct"/>
            <w:shd w:val="clear" w:color="auto" w:fill="auto"/>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hint="eastAsia"/>
                <w:sz w:val="26"/>
                <w:szCs w:val="26"/>
              </w:rPr>
              <w:t>○</w:t>
            </w:r>
          </w:p>
        </w:tc>
        <w:tc>
          <w:tcPr>
            <w:tcW w:w="1021" w:type="pct"/>
            <w:tcBorders>
              <w:left w:val="single" w:sz="4" w:space="0" w:color="auto"/>
            </w:tcBorders>
            <w:vAlign w:val="center"/>
          </w:tcPr>
          <w:p w:rsidR="007E449C" w:rsidRPr="00915532" w:rsidRDefault="007E449C" w:rsidP="00915532">
            <w:pPr>
              <w:autoSpaceDE w:val="0"/>
              <w:autoSpaceDN w:val="0"/>
              <w:adjustRightInd w:val="0"/>
              <w:jc w:val="center"/>
              <w:rPr>
                <w:rFonts w:ascii="新細明體" w:hAnsi="新細明體"/>
                <w:sz w:val="26"/>
                <w:szCs w:val="26"/>
              </w:rPr>
            </w:pPr>
            <w:r w:rsidRPr="00915532">
              <w:rPr>
                <w:rFonts w:ascii="新細明體" w:hAnsi="新細明體"/>
                <w:sz w:val="26"/>
                <w:szCs w:val="26"/>
              </w:rPr>
              <w:t>×</w:t>
            </w:r>
          </w:p>
        </w:tc>
      </w:tr>
      <w:tr w:rsidR="007E449C" w:rsidRPr="00EA272E" w:rsidTr="00C246D6">
        <w:trPr>
          <w:trHeight w:val="555"/>
        </w:trPr>
        <w:tc>
          <w:tcPr>
            <w:tcW w:w="5000" w:type="pct"/>
            <w:gridSpan w:val="6"/>
          </w:tcPr>
          <w:p w:rsidR="007E449C" w:rsidRPr="00AC24CA" w:rsidRDefault="007E449C" w:rsidP="00D9217A">
            <w:pPr>
              <w:autoSpaceDE w:val="0"/>
              <w:autoSpaceDN w:val="0"/>
              <w:adjustRightInd w:val="0"/>
              <w:jc w:val="center"/>
              <w:rPr>
                <w:rFonts w:eastAsia="標楷體"/>
                <w:color w:val="000000"/>
                <w:sz w:val="26"/>
                <w:szCs w:val="26"/>
              </w:rPr>
            </w:pPr>
            <w:proofErr w:type="gramStart"/>
            <w:r w:rsidRPr="00AC24CA">
              <w:rPr>
                <w:rFonts w:eastAsia="標楷體" w:hAnsi="標楷體"/>
                <w:color w:val="000000"/>
                <w:sz w:val="26"/>
                <w:szCs w:val="26"/>
              </w:rPr>
              <w:t>註</w:t>
            </w:r>
            <w:proofErr w:type="gramEnd"/>
            <w:r w:rsidRPr="00AC24CA">
              <w:rPr>
                <w:rFonts w:eastAsia="標楷體" w:hAnsi="標楷體"/>
                <w:color w:val="000000"/>
                <w:sz w:val="26"/>
                <w:szCs w:val="26"/>
              </w:rPr>
              <w:t>：依</w:t>
            </w:r>
            <w:r w:rsidRPr="00AC24CA">
              <w:rPr>
                <w:rFonts w:eastAsia="標楷體" w:hAnsi="標楷體" w:hint="eastAsia"/>
                <w:color w:val="000000"/>
                <w:sz w:val="26"/>
                <w:szCs w:val="26"/>
              </w:rPr>
              <w:t>下</w:t>
            </w:r>
            <w:r w:rsidRPr="00AC24CA">
              <w:rPr>
                <w:rFonts w:eastAsia="標楷體" w:hAnsi="標楷體"/>
                <w:color w:val="000000"/>
                <w:sz w:val="26"/>
                <w:szCs w:val="26"/>
              </w:rPr>
              <w:t>列符號註記</w:t>
            </w:r>
            <w:r w:rsidRPr="00AC24CA">
              <w:rPr>
                <w:rFonts w:eastAsia="標楷體" w:hAnsi="標楷體" w:hint="eastAsia"/>
                <w:color w:val="000000"/>
                <w:sz w:val="26"/>
                <w:szCs w:val="26"/>
              </w:rPr>
              <w:t>承擔風險</w:t>
            </w:r>
            <w:r w:rsidRPr="00AC24CA">
              <w:rPr>
                <w:rFonts w:eastAsia="標楷體" w:hAnsi="標楷體"/>
                <w:color w:val="000000"/>
                <w:sz w:val="26"/>
                <w:szCs w:val="26"/>
              </w:rPr>
              <w:t>情形</w:t>
            </w:r>
            <w:r w:rsidRPr="00AC24CA">
              <w:rPr>
                <w:rFonts w:eastAsia="標楷體"/>
                <w:color w:val="000000"/>
                <w:sz w:val="26"/>
                <w:szCs w:val="26"/>
              </w:rPr>
              <w:t xml:space="preserve"> </w:t>
            </w:r>
            <w:proofErr w:type="gramStart"/>
            <w:r w:rsidRPr="00AC24CA">
              <w:rPr>
                <w:rFonts w:eastAsia="標楷體"/>
                <w:color w:val="000000"/>
                <w:sz w:val="26"/>
                <w:szCs w:val="26"/>
              </w:rPr>
              <w:t>─</w:t>
            </w:r>
            <w:proofErr w:type="gramEnd"/>
          </w:p>
          <w:p w:rsidR="007E449C" w:rsidRPr="00AC24CA" w:rsidRDefault="007E449C" w:rsidP="00D9217A">
            <w:pPr>
              <w:autoSpaceDE w:val="0"/>
              <w:autoSpaceDN w:val="0"/>
              <w:adjustRightInd w:val="0"/>
              <w:jc w:val="center"/>
              <w:rPr>
                <w:rFonts w:eastAsia="標楷體" w:hAnsi="標楷體"/>
                <w:color w:val="000000"/>
                <w:sz w:val="26"/>
                <w:szCs w:val="26"/>
              </w:rPr>
            </w:pPr>
            <w:r w:rsidRPr="00AC24CA">
              <w:rPr>
                <w:rFonts w:eastAsia="標楷體" w:cs="DFKaiShu-SB-Estd-BF" w:hint="eastAsia"/>
                <w:color w:val="000000"/>
                <w:sz w:val="26"/>
                <w:szCs w:val="26"/>
              </w:rPr>
              <w:t>○</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主要</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hAnsi="標楷體" w:hint="eastAsia"/>
                <w:color w:val="000000"/>
                <w:sz w:val="26"/>
                <w:szCs w:val="26"/>
              </w:rPr>
              <w:t>承擔</w:t>
            </w:r>
            <w:r w:rsidRPr="00AC24CA">
              <w:rPr>
                <w:rFonts w:eastAsia="標楷體" w:hAnsi="標楷體"/>
                <w:color w:val="000000"/>
                <w:sz w:val="26"/>
                <w:szCs w:val="26"/>
              </w:rPr>
              <w:t>部分</w:t>
            </w:r>
            <w:r w:rsidRPr="00AC24CA">
              <w:rPr>
                <w:rFonts w:eastAsia="標楷體" w:hAnsi="標楷體" w:hint="eastAsia"/>
                <w:color w:val="000000"/>
                <w:sz w:val="26"/>
                <w:szCs w:val="26"/>
              </w:rPr>
              <w:t>風險</w:t>
            </w:r>
            <w:r w:rsidRPr="00AC24CA">
              <w:rPr>
                <w:rFonts w:eastAsia="標楷體" w:hAnsi="標楷體"/>
                <w:color w:val="000000"/>
                <w:sz w:val="26"/>
                <w:szCs w:val="26"/>
              </w:rPr>
              <w:t>；</w:t>
            </w:r>
            <w:r w:rsidRPr="00AC24CA">
              <w:rPr>
                <w:rFonts w:eastAsia="標楷體"/>
                <w:color w:val="000000"/>
                <w:sz w:val="26"/>
                <w:szCs w:val="26"/>
              </w:rPr>
              <w:t>×</w:t>
            </w:r>
            <w:r w:rsidRPr="00AC24CA">
              <w:rPr>
                <w:rFonts w:eastAsia="標楷體" w:hAnsi="標楷體"/>
                <w:color w:val="000000"/>
                <w:sz w:val="26"/>
                <w:szCs w:val="26"/>
              </w:rPr>
              <w:t>：未</w:t>
            </w:r>
            <w:r w:rsidRPr="00AC24CA">
              <w:rPr>
                <w:rFonts w:eastAsia="標楷體" w:hAnsi="標楷體" w:hint="eastAsia"/>
                <w:color w:val="000000"/>
                <w:sz w:val="26"/>
                <w:szCs w:val="26"/>
              </w:rPr>
              <w:t>承擔風險</w:t>
            </w:r>
          </w:p>
        </w:tc>
      </w:tr>
    </w:tbl>
    <w:p w:rsidR="006240E2" w:rsidRDefault="00567251" w:rsidP="00BD6D02">
      <w:pPr>
        <w:pStyle w:val="2"/>
        <w:numPr>
          <w:ilvl w:val="1"/>
          <w:numId w:val="17"/>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企業特色</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進行移轉訂價分析時，功能性及風險性</w:t>
      </w:r>
      <w:r w:rsidR="00D04639" w:rsidRPr="00EA272E">
        <w:rPr>
          <w:rFonts w:eastAsia="標楷體" w:hint="eastAsia"/>
          <w:bCs/>
          <w:iCs/>
          <w:sz w:val="26"/>
          <w:szCs w:val="26"/>
        </w:rPr>
        <w:t>之</w:t>
      </w:r>
      <w:r w:rsidRPr="00EA272E">
        <w:rPr>
          <w:rFonts w:eastAsia="標楷體"/>
          <w:bCs/>
          <w:iCs/>
          <w:sz w:val="26"/>
          <w:szCs w:val="26"/>
        </w:rPr>
        <w:t>分析可用來作為區分交易特性之基礎。雖然每</w:t>
      </w:r>
      <w:proofErr w:type="gramStart"/>
      <w:r w:rsidRPr="00EA272E">
        <w:rPr>
          <w:rFonts w:eastAsia="標楷體"/>
          <w:bCs/>
          <w:iCs/>
          <w:sz w:val="26"/>
          <w:szCs w:val="26"/>
        </w:rPr>
        <w:t>個</w:t>
      </w:r>
      <w:proofErr w:type="gramEnd"/>
      <w:r w:rsidRPr="00EA272E">
        <w:rPr>
          <w:rFonts w:eastAsia="標楷體"/>
          <w:bCs/>
          <w:iCs/>
          <w:sz w:val="26"/>
          <w:szCs w:val="26"/>
        </w:rPr>
        <w:t>企業體都是獨一無二的，但經過時間的演進，現已存在一套有助於區分交易特性之標準分類模式，廣為大多數已開發國家稅務機關所熟悉並接受。</w:t>
      </w:r>
      <w:r w:rsidR="00E03076" w:rsidRPr="00EA272E">
        <w:rPr>
          <w:rFonts w:eastAsia="標楷體" w:hint="eastAsia"/>
          <w:bCs/>
          <w:iCs/>
          <w:sz w:val="26"/>
          <w:szCs w:val="26"/>
        </w:rPr>
        <w:t>該</w:t>
      </w:r>
      <w:r w:rsidR="00E03076" w:rsidRPr="00EA272E">
        <w:rPr>
          <w:rFonts w:eastAsia="標楷體"/>
          <w:bCs/>
          <w:iCs/>
          <w:sz w:val="26"/>
          <w:szCs w:val="26"/>
        </w:rPr>
        <w:t>標準分類模式之重要性在於可協助建立比較種類，特定交易便可依標準分類模式作比較。</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lastRenderedPageBreak/>
        <w:t>最常見者有如將製造商分為：</w:t>
      </w:r>
      <w:r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委託製造商（</w:t>
      </w:r>
      <w:r w:rsidRPr="00EA272E">
        <w:rPr>
          <w:rFonts w:eastAsia="標楷體"/>
          <w:bCs/>
          <w:iCs/>
          <w:sz w:val="26"/>
          <w:szCs w:val="26"/>
        </w:rPr>
        <w:t>contract manufacturer</w:t>
      </w:r>
      <w:r w:rsidRPr="00EA272E">
        <w:rPr>
          <w:rFonts w:eastAsia="標楷體"/>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限定範圍製造商</w:t>
      </w:r>
      <w:r w:rsidR="00E9438C" w:rsidRPr="00EA272E">
        <w:rPr>
          <w:rFonts w:eastAsia="標楷體" w:hint="eastAsia"/>
          <w:bCs/>
          <w:iCs/>
          <w:sz w:val="26"/>
          <w:szCs w:val="26"/>
        </w:rPr>
        <w:t>（</w:t>
      </w:r>
      <w:r w:rsidRPr="00EA272E">
        <w:rPr>
          <w:rFonts w:eastAsia="標楷體"/>
          <w:bCs/>
          <w:iCs/>
          <w:sz w:val="26"/>
          <w:szCs w:val="26"/>
        </w:rPr>
        <w:t>limited manufacturer</w:t>
      </w:r>
      <w:r w:rsidR="00E9438C" w:rsidRPr="00EA272E">
        <w:rPr>
          <w:rFonts w:eastAsia="標楷體" w:hint="eastAsia"/>
          <w:bCs/>
          <w:iCs/>
          <w:sz w:val="26"/>
          <w:szCs w:val="26"/>
        </w:rPr>
        <w:t>）</w:t>
      </w:r>
      <w:r w:rsidRPr="00EA272E">
        <w:rPr>
          <w:rFonts w:eastAsia="標楷體"/>
          <w:bCs/>
          <w:iCs/>
          <w:sz w:val="26"/>
          <w:szCs w:val="26"/>
        </w:rPr>
        <w:t>及</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全方位製造商</w:t>
      </w:r>
      <w:r w:rsidR="00E9438C" w:rsidRPr="00EA272E">
        <w:rPr>
          <w:rFonts w:eastAsia="標楷體" w:hint="eastAsia"/>
          <w:bCs/>
          <w:iCs/>
          <w:sz w:val="26"/>
          <w:szCs w:val="26"/>
        </w:rPr>
        <w:t>（</w:t>
      </w:r>
      <w:r w:rsidRPr="00EA272E">
        <w:rPr>
          <w:rFonts w:eastAsia="標楷體"/>
          <w:bCs/>
          <w:iCs/>
          <w:sz w:val="26"/>
          <w:szCs w:val="26"/>
        </w:rPr>
        <w:t>full-fledged manufacturer</w:t>
      </w:r>
      <w:r w:rsidR="00E9438C" w:rsidRPr="00EA272E">
        <w:rPr>
          <w:rFonts w:eastAsia="標楷體" w:hint="eastAsia"/>
          <w:bCs/>
          <w:iCs/>
          <w:sz w:val="26"/>
          <w:szCs w:val="26"/>
        </w:rPr>
        <w:t>）</w:t>
      </w:r>
      <w:r w:rsidRPr="00EA272E">
        <w:rPr>
          <w:rFonts w:eastAsia="標楷體"/>
          <w:bCs/>
          <w:iCs/>
          <w:sz w:val="26"/>
          <w:szCs w:val="26"/>
        </w:rPr>
        <w:t>。</w:t>
      </w:r>
    </w:p>
    <w:p w:rsidR="006240E2" w:rsidRDefault="00567251"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銷售商則可分為：</w:t>
      </w:r>
      <w:r w:rsidR="00E9438C" w:rsidRPr="00EA272E">
        <w:rPr>
          <w:rFonts w:eastAsia="標楷體"/>
          <w:bCs/>
          <w:iCs/>
          <w:sz w:val="26"/>
          <w:szCs w:val="26"/>
        </w:rPr>
        <w:t>1</w:t>
      </w:r>
      <w:proofErr w:type="gramStart"/>
      <w:r w:rsidR="00E9438C" w:rsidRPr="00EA272E">
        <w:rPr>
          <w:rFonts w:eastAsia="標楷體" w:hint="eastAsia"/>
          <w:bCs/>
          <w:iCs/>
          <w:sz w:val="26"/>
          <w:szCs w:val="26"/>
        </w:rPr>
        <w:t>）</w:t>
      </w:r>
      <w:proofErr w:type="gramEnd"/>
      <w:r w:rsidRPr="00EA272E">
        <w:rPr>
          <w:rFonts w:eastAsia="標楷體"/>
          <w:bCs/>
          <w:iCs/>
          <w:sz w:val="26"/>
          <w:szCs w:val="26"/>
        </w:rPr>
        <w:t>佣金代理商</w:t>
      </w:r>
      <w:r w:rsidR="00E9438C" w:rsidRPr="00EA272E">
        <w:rPr>
          <w:rFonts w:eastAsia="標楷體" w:hint="eastAsia"/>
          <w:bCs/>
          <w:iCs/>
          <w:sz w:val="26"/>
          <w:szCs w:val="26"/>
        </w:rPr>
        <w:t>（</w:t>
      </w:r>
      <w:r w:rsidRPr="00EA272E">
        <w:rPr>
          <w:rFonts w:eastAsia="標楷體"/>
          <w:bCs/>
          <w:iCs/>
          <w:sz w:val="26"/>
          <w:szCs w:val="26"/>
        </w:rPr>
        <w:t>commission agent</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2</w:t>
      </w:r>
      <w:proofErr w:type="gramStart"/>
      <w:r w:rsidR="00E9438C" w:rsidRPr="00EA272E">
        <w:rPr>
          <w:rFonts w:eastAsia="標楷體" w:hint="eastAsia"/>
          <w:bCs/>
          <w:iCs/>
          <w:sz w:val="26"/>
          <w:szCs w:val="26"/>
        </w:rPr>
        <w:t>）</w:t>
      </w:r>
      <w:proofErr w:type="gramEnd"/>
      <w:r w:rsidRPr="00EA272E">
        <w:rPr>
          <w:rFonts w:eastAsia="標楷體"/>
          <w:bCs/>
          <w:iCs/>
          <w:sz w:val="26"/>
          <w:szCs w:val="26"/>
        </w:rPr>
        <w:t>有限功能配銷商</w:t>
      </w:r>
      <w:r w:rsidR="00E9438C" w:rsidRPr="00EA272E">
        <w:rPr>
          <w:rFonts w:eastAsia="標楷體" w:hint="eastAsia"/>
          <w:bCs/>
          <w:iCs/>
          <w:sz w:val="26"/>
          <w:szCs w:val="26"/>
        </w:rPr>
        <w:t>（</w:t>
      </w:r>
      <w:r w:rsidRPr="00EA272E">
        <w:rPr>
          <w:rFonts w:eastAsia="標楷體"/>
          <w:bCs/>
          <w:iCs/>
          <w:sz w:val="26"/>
          <w:szCs w:val="26"/>
        </w:rPr>
        <w:t>limited distributor</w:t>
      </w:r>
      <w:r w:rsidR="00E9438C" w:rsidRPr="00EA272E">
        <w:rPr>
          <w:rFonts w:eastAsia="標楷體" w:hint="eastAsia"/>
          <w:bCs/>
          <w:iCs/>
          <w:sz w:val="26"/>
          <w:szCs w:val="26"/>
        </w:rPr>
        <w:t>）</w:t>
      </w:r>
      <w:r w:rsidR="00E03076" w:rsidRPr="00EA272E">
        <w:rPr>
          <w:rFonts w:eastAsia="標楷體" w:hint="eastAsia"/>
          <w:bCs/>
          <w:iCs/>
          <w:sz w:val="26"/>
          <w:szCs w:val="26"/>
        </w:rPr>
        <w:t>、</w:t>
      </w:r>
      <w:r w:rsidRPr="00EA272E">
        <w:rPr>
          <w:rFonts w:eastAsia="標楷體"/>
          <w:bCs/>
          <w:iCs/>
          <w:sz w:val="26"/>
          <w:szCs w:val="26"/>
        </w:rPr>
        <w:t>3</w:t>
      </w:r>
      <w:proofErr w:type="gramStart"/>
      <w:r w:rsidR="00E9438C" w:rsidRPr="00EA272E">
        <w:rPr>
          <w:rFonts w:eastAsia="標楷體" w:hint="eastAsia"/>
          <w:bCs/>
          <w:iCs/>
          <w:sz w:val="26"/>
          <w:szCs w:val="26"/>
        </w:rPr>
        <w:t>）</w:t>
      </w:r>
      <w:proofErr w:type="gramEnd"/>
      <w:r w:rsidRPr="00EA272E">
        <w:rPr>
          <w:rFonts w:eastAsia="標楷體"/>
          <w:bCs/>
          <w:iCs/>
          <w:sz w:val="26"/>
          <w:szCs w:val="26"/>
        </w:rPr>
        <w:t>配銷商</w:t>
      </w:r>
      <w:r w:rsidR="00E9438C" w:rsidRPr="00EA272E">
        <w:rPr>
          <w:rFonts w:eastAsia="標楷體" w:hint="eastAsia"/>
          <w:bCs/>
          <w:iCs/>
          <w:sz w:val="26"/>
          <w:szCs w:val="26"/>
        </w:rPr>
        <w:t>（</w:t>
      </w:r>
      <w:r w:rsidRPr="00EA272E">
        <w:rPr>
          <w:rFonts w:eastAsia="標楷體"/>
          <w:bCs/>
          <w:iCs/>
          <w:sz w:val="26"/>
          <w:szCs w:val="26"/>
        </w:rPr>
        <w:t>distributor</w:t>
      </w:r>
      <w:r w:rsidR="00E9438C" w:rsidRPr="00EA272E">
        <w:rPr>
          <w:rFonts w:eastAsia="標楷體" w:hint="eastAsia"/>
          <w:bCs/>
          <w:iCs/>
          <w:sz w:val="26"/>
          <w:szCs w:val="26"/>
        </w:rPr>
        <w:t>）</w:t>
      </w:r>
      <w:r w:rsidRPr="00EA272E">
        <w:rPr>
          <w:rFonts w:eastAsia="標楷體"/>
          <w:bCs/>
          <w:iCs/>
          <w:sz w:val="26"/>
          <w:szCs w:val="26"/>
        </w:rPr>
        <w:t>與</w:t>
      </w:r>
      <w:r w:rsidRPr="00EA272E">
        <w:rPr>
          <w:rFonts w:eastAsia="標楷體"/>
          <w:bCs/>
          <w:iCs/>
          <w:sz w:val="26"/>
          <w:szCs w:val="26"/>
        </w:rPr>
        <w:t>4</w:t>
      </w:r>
      <w:proofErr w:type="gramStart"/>
      <w:r w:rsidRPr="00EA272E">
        <w:rPr>
          <w:rFonts w:eastAsia="標楷體"/>
          <w:bCs/>
          <w:iCs/>
          <w:sz w:val="26"/>
          <w:szCs w:val="26"/>
        </w:rPr>
        <w:t>）</w:t>
      </w:r>
      <w:proofErr w:type="gramEnd"/>
      <w:r w:rsidRPr="00EA272E">
        <w:rPr>
          <w:rFonts w:eastAsia="標楷體"/>
          <w:bCs/>
          <w:iCs/>
          <w:sz w:val="26"/>
          <w:szCs w:val="26"/>
        </w:rPr>
        <w:t>行銷商兼配銷商</w:t>
      </w:r>
      <w:r w:rsidR="00E9438C" w:rsidRPr="00EA272E">
        <w:rPr>
          <w:rFonts w:eastAsia="標楷體" w:hint="eastAsia"/>
          <w:bCs/>
          <w:iCs/>
          <w:sz w:val="26"/>
          <w:szCs w:val="26"/>
        </w:rPr>
        <w:t>（</w:t>
      </w:r>
      <w:r w:rsidRPr="00EA272E">
        <w:rPr>
          <w:rFonts w:eastAsia="標楷體"/>
          <w:bCs/>
          <w:iCs/>
          <w:sz w:val="26"/>
          <w:szCs w:val="26"/>
        </w:rPr>
        <w:t>marketer/distributor</w:t>
      </w:r>
      <w:r w:rsidR="00E9438C" w:rsidRPr="00EA272E">
        <w:rPr>
          <w:rFonts w:eastAsia="標楷體" w:hint="eastAsia"/>
          <w:bCs/>
          <w:iCs/>
          <w:sz w:val="26"/>
          <w:szCs w:val="26"/>
        </w:rPr>
        <w:t>）</w:t>
      </w:r>
      <w:r w:rsidRPr="00EA272E">
        <w:rPr>
          <w:rFonts w:eastAsia="標楷體"/>
          <w:bCs/>
          <w:iCs/>
          <w:sz w:val="26"/>
          <w:szCs w:val="26"/>
        </w:rPr>
        <w:t>。</w:t>
      </w:r>
    </w:p>
    <w:p w:rsidR="006240E2" w:rsidRDefault="007C2FDB"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除</w:t>
      </w:r>
      <w:r w:rsidR="00777FC7" w:rsidRPr="00EA272E">
        <w:rPr>
          <w:rFonts w:eastAsia="標楷體" w:hint="eastAsia"/>
          <w:bCs/>
          <w:iCs/>
          <w:sz w:val="26"/>
          <w:szCs w:val="26"/>
        </w:rPr>
        <w:t>製造</w:t>
      </w:r>
      <w:r w:rsidR="006D4D29" w:rsidRPr="00EA272E">
        <w:rPr>
          <w:rFonts w:eastAsia="標楷體" w:hint="eastAsia"/>
          <w:bCs/>
          <w:iCs/>
          <w:sz w:val="26"/>
          <w:szCs w:val="26"/>
        </w:rPr>
        <w:t>及</w:t>
      </w:r>
      <w:proofErr w:type="gramStart"/>
      <w:r w:rsidR="00777FC7" w:rsidRPr="00EA272E">
        <w:rPr>
          <w:rFonts w:eastAsia="標楷體" w:hint="eastAsia"/>
          <w:bCs/>
          <w:iCs/>
          <w:sz w:val="26"/>
          <w:szCs w:val="26"/>
        </w:rPr>
        <w:t>銷售</w:t>
      </w:r>
      <w:r w:rsidRPr="00EA272E">
        <w:rPr>
          <w:rFonts w:eastAsia="標楷體"/>
          <w:bCs/>
          <w:iCs/>
          <w:sz w:val="26"/>
          <w:szCs w:val="26"/>
        </w:rPr>
        <w:t>商外</w:t>
      </w:r>
      <w:proofErr w:type="gramEnd"/>
      <w:r w:rsidRPr="00EA272E">
        <w:rPr>
          <w:rFonts w:eastAsia="標楷體"/>
          <w:bCs/>
          <w:iCs/>
          <w:sz w:val="26"/>
          <w:szCs w:val="26"/>
        </w:rPr>
        <w:t>，由於企業之經營型態尚包括</w:t>
      </w:r>
      <w:r w:rsidR="00063F26">
        <w:rPr>
          <w:rFonts w:eastAsia="標楷體"/>
          <w:bCs/>
          <w:iCs/>
          <w:sz w:val="26"/>
          <w:szCs w:val="26"/>
        </w:rPr>
        <w:t>提供營運支援服務</w:t>
      </w:r>
      <w:r w:rsidRPr="00EA272E">
        <w:rPr>
          <w:rFonts w:eastAsia="標楷體"/>
          <w:bCs/>
          <w:iCs/>
          <w:sz w:val="26"/>
          <w:szCs w:val="26"/>
        </w:rPr>
        <w:t>予他人以獲取利益</w:t>
      </w:r>
      <w:r w:rsidR="00E03076" w:rsidRPr="00EA272E">
        <w:rPr>
          <w:rFonts w:eastAsia="標楷體" w:hint="eastAsia"/>
          <w:bCs/>
          <w:iCs/>
          <w:sz w:val="26"/>
          <w:szCs w:val="26"/>
        </w:rPr>
        <w:t>者</w:t>
      </w:r>
      <w:r w:rsidRPr="00EA272E">
        <w:rPr>
          <w:rFonts w:eastAsia="標楷體"/>
          <w:bCs/>
          <w:iCs/>
          <w:sz w:val="26"/>
          <w:szCs w:val="26"/>
        </w:rPr>
        <w:t>，故</w:t>
      </w:r>
      <w:r w:rsidR="00777FC7" w:rsidRPr="00EA272E">
        <w:rPr>
          <w:rFonts w:eastAsia="標楷體"/>
          <w:bCs/>
          <w:iCs/>
          <w:sz w:val="26"/>
          <w:szCs w:val="26"/>
        </w:rPr>
        <w:t>交易特性之分類模式</w:t>
      </w:r>
      <w:r w:rsidRPr="00EA272E">
        <w:rPr>
          <w:rFonts w:eastAsia="標楷體"/>
          <w:bCs/>
          <w:iCs/>
          <w:sz w:val="26"/>
          <w:szCs w:val="26"/>
        </w:rPr>
        <w:t>尚包括</w:t>
      </w:r>
      <w:r w:rsidR="000D62C2">
        <w:rPr>
          <w:rFonts w:eastAsia="標楷體"/>
          <w:bCs/>
          <w:iCs/>
          <w:sz w:val="26"/>
          <w:szCs w:val="26"/>
        </w:rPr>
        <w:t>服務提供者</w:t>
      </w:r>
      <w:r w:rsidRPr="00EA272E">
        <w:rPr>
          <w:rFonts w:eastAsia="標楷體"/>
          <w:bCs/>
          <w:iCs/>
          <w:sz w:val="26"/>
          <w:szCs w:val="26"/>
        </w:rPr>
        <w:t>。</w:t>
      </w:r>
    </w:p>
    <w:p w:rsidR="006240E2" w:rsidRDefault="00D845CB" w:rsidP="00BD6D02">
      <w:pPr>
        <w:spacing w:beforeLines="50" w:before="120" w:afterLines="50" w:after="120" w:line="360" w:lineRule="auto"/>
        <w:ind w:firstLineChars="200" w:firstLine="520"/>
        <w:jc w:val="both"/>
        <w:rPr>
          <w:rFonts w:eastAsia="標楷體"/>
          <w:bCs/>
          <w:iCs/>
          <w:sz w:val="26"/>
          <w:szCs w:val="26"/>
        </w:rPr>
      </w:pPr>
      <w:r w:rsidRPr="00EA272E">
        <w:rPr>
          <w:rFonts w:eastAsia="標楷體"/>
          <w:bCs/>
          <w:iCs/>
          <w:sz w:val="26"/>
          <w:szCs w:val="26"/>
        </w:rPr>
        <w:t>營業個體之獲利能力基本上與其功能</w:t>
      </w:r>
      <w:r w:rsidRPr="00EA272E">
        <w:rPr>
          <w:rFonts w:eastAsia="標楷體" w:hint="eastAsia"/>
          <w:bCs/>
          <w:iCs/>
          <w:sz w:val="26"/>
          <w:szCs w:val="26"/>
        </w:rPr>
        <w:t>、</w:t>
      </w:r>
      <w:r w:rsidRPr="00EA272E">
        <w:rPr>
          <w:rFonts w:eastAsia="標楷體"/>
          <w:bCs/>
          <w:iCs/>
          <w:sz w:val="26"/>
          <w:szCs w:val="26"/>
        </w:rPr>
        <w:t>風險及</w:t>
      </w:r>
      <w:r w:rsidRPr="00EA272E">
        <w:rPr>
          <w:rFonts w:eastAsia="標楷體" w:hint="eastAsia"/>
          <w:bCs/>
          <w:iCs/>
          <w:sz w:val="26"/>
          <w:szCs w:val="26"/>
        </w:rPr>
        <w:t>所</w:t>
      </w:r>
      <w:r w:rsidRPr="00EA272E">
        <w:rPr>
          <w:rFonts w:eastAsia="標楷體"/>
          <w:bCs/>
          <w:iCs/>
          <w:sz w:val="26"/>
          <w:szCs w:val="26"/>
        </w:rPr>
        <w:t>持有之無形資產有關。</w:t>
      </w:r>
      <w:r w:rsidR="007C2FDB" w:rsidRPr="00EA272E">
        <w:rPr>
          <w:rFonts w:eastAsia="標楷體"/>
          <w:bCs/>
          <w:iCs/>
          <w:sz w:val="26"/>
          <w:szCs w:val="26"/>
        </w:rPr>
        <w:t>由於製造</w:t>
      </w:r>
      <w:r w:rsidRPr="00EA272E">
        <w:rPr>
          <w:rFonts w:eastAsia="標楷體" w:hint="eastAsia"/>
          <w:bCs/>
          <w:iCs/>
          <w:sz w:val="26"/>
          <w:szCs w:val="26"/>
        </w:rPr>
        <w:t>商</w:t>
      </w:r>
      <w:r w:rsidR="007C2FDB" w:rsidRPr="00EA272E">
        <w:rPr>
          <w:rFonts w:eastAsia="標楷體"/>
          <w:bCs/>
          <w:iCs/>
          <w:sz w:val="26"/>
          <w:szCs w:val="26"/>
        </w:rPr>
        <w:t>及銷售商之分類較</w:t>
      </w:r>
      <w:proofErr w:type="gramStart"/>
      <w:r w:rsidR="007C2FDB" w:rsidRPr="00EA272E">
        <w:rPr>
          <w:rFonts w:eastAsia="標楷體"/>
          <w:bCs/>
          <w:iCs/>
          <w:sz w:val="26"/>
          <w:szCs w:val="26"/>
        </w:rPr>
        <w:t>多種，</w:t>
      </w:r>
      <w:proofErr w:type="gramEnd"/>
      <w:r w:rsidR="007C2FDB" w:rsidRPr="00EA272E">
        <w:rPr>
          <w:rFonts w:eastAsia="標楷體"/>
          <w:bCs/>
          <w:iCs/>
          <w:sz w:val="26"/>
          <w:szCs w:val="26"/>
        </w:rPr>
        <w:t>以下便針對各分類進行說明比較：</w:t>
      </w:r>
    </w:p>
    <w:p w:rsidR="006240E2" w:rsidRDefault="00567251"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製造商之分類</w:t>
      </w:r>
    </w:p>
    <w:p w:rsidR="006240E2" w:rsidRDefault="00567251" w:rsidP="00BD6D0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雖然細分之下定有差異，但經常為製造業所用</w:t>
      </w:r>
      <w:r w:rsidR="00E03076" w:rsidRPr="00EA272E">
        <w:rPr>
          <w:rFonts w:eastAsia="標楷體" w:hint="eastAsia"/>
          <w:bCs/>
          <w:iCs/>
          <w:sz w:val="26"/>
          <w:szCs w:val="26"/>
        </w:rPr>
        <w:t>於</w:t>
      </w:r>
      <w:r w:rsidRPr="00EA272E">
        <w:rPr>
          <w:rFonts w:eastAsia="標楷體"/>
          <w:bCs/>
          <w:iCs/>
          <w:sz w:val="26"/>
          <w:szCs w:val="26"/>
        </w:rPr>
        <w:t>區分其特性之三種標準分類模式</w:t>
      </w:r>
      <w:r w:rsidR="00346D23" w:rsidRPr="00EA272E">
        <w:rPr>
          <w:rFonts w:eastAsia="標楷體" w:hint="eastAsia"/>
          <w:bCs/>
          <w:iCs/>
          <w:sz w:val="26"/>
          <w:szCs w:val="26"/>
        </w:rPr>
        <w:t>為</w:t>
      </w:r>
      <w:r w:rsidR="0052715C">
        <w:rPr>
          <w:rFonts w:eastAsia="標楷體" w:hint="eastAsia"/>
          <w:bCs/>
          <w:iCs/>
          <w:sz w:val="26"/>
          <w:szCs w:val="26"/>
        </w:rPr>
        <w:t>：</w:t>
      </w:r>
      <w:r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Pr="00EA272E">
        <w:rPr>
          <w:rFonts w:eastAsia="標楷體"/>
          <w:bCs/>
          <w:iCs/>
          <w:sz w:val="26"/>
          <w:szCs w:val="26"/>
        </w:rPr>
        <w:t>委託製造商</w:t>
      </w:r>
      <w:r w:rsidR="00D845CB" w:rsidRPr="00EA272E">
        <w:rPr>
          <w:rFonts w:eastAsia="標楷體" w:hint="eastAsia"/>
          <w:bCs/>
          <w:iCs/>
          <w:sz w:val="26"/>
          <w:szCs w:val="26"/>
        </w:rPr>
        <w:t>、</w:t>
      </w:r>
      <w:r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Pr="00EA272E">
        <w:rPr>
          <w:rFonts w:eastAsia="標楷體"/>
          <w:bCs/>
          <w:iCs/>
          <w:sz w:val="26"/>
          <w:szCs w:val="26"/>
        </w:rPr>
        <w:t>限定範圍製造商及</w:t>
      </w:r>
      <w:r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Pr="00EA272E">
        <w:rPr>
          <w:rFonts w:eastAsia="標楷體"/>
          <w:bCs/>
          <w:iCs/>
          <w:sz w:val="26"/>
          <w:szCs w:val="26"/>
        </w:rPr>
        <w:t>全方位</w:t>
      </w:r>
      <w:r w:rsidR="00DF3661" w:rsidRPr="00EA272E">
        <w:rPr>
          <w:rFonts w:eastAsia="標楷體" w:hint="eastAsia"/>
          <w:bCs/>
          <w:iCs/>
          <w:sz w:val="26"/>
          <w:szCs w:val="26"/>
        </w:rPr>
        <w:t>製</w:t>
      </w:r>
      <w:r w:rsidRPr="00EA272E">
        <w:rPr>
          <w:rFonts w:eastAsia="標楷體"/>
          <w:bCs/>
          <w:iCs/>
          <w:sz w:val="26"/>
          <w:szCs w:val="26"/>
        </w:rPr>
        <w:t>造商。</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委託製造商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委託製造商又稱為合約製造商，</w:t>
      </w:r>
      <w:r w:rsidR="00346D23" w:rsidRPr="00EA272E">
        <w:rPr>
          <w:rFonts w:eastAsia="標楷體" w:hint="eastAsia"/>
          <w:sz w:val="26"/>
          <w:szCs w:val="26"/>
        </w:rPr>
        <w:t>係指</w:t>
      </w:r>
      <w:r w:rsidRPr="00EA272E">
        <w:rPr>
          <w:rFonts w:eastAsia="標楷體"/>
          <w:sz w:val="26"/>
          <w:szCs w:val="26"/>
        </w:rPr>
        <w:t>依既定指示進行產品製造或組裝。所使用之生產技術、產品規格、品質控制程序及生產排程通常為客戶所提供。因處理訂單所需之製造和組裝技巧並不要求特殊技術，</w:t>
      </w:r>
      <w:proofErr w:type="gramStart"/>
      <w:r w:rsidRPr="00EA272E">
        <w:rPr>
          <w:rFonts w:eastAsia="標楷體"/>
          <w:sz w:val="26"/>
          <w:szCs w:val="26"/>
        </w:rPr>
        <w:t>一般而言其賺得</w:t>
      </w:r>
      <w:proofErr w:type="gramEnd"/>
      <w:r w:rsidRPr="00EA272E">
        <w:rPr>
          <w:rFonts w:eastAsia="標楷體"/>
          <w:sz w:val="26"/>
          <w:szCs w:val="26"/>
        </w:rPr>
        <w:t>之利潤最少。</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限定範圍製造商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限定範圍製造商比委託製造商涉及更複雜及困難之生產活動，所以通常於生產過程中擁有更多自主性。</w:t>
      </w:r>
      <w:r w:rsidR="00DB3E3E" w:rsidRPr="00EA272E">
        <w:rPr>
          <w:rFonts w:eastAsia="標楷體"/>
          <w:sz w:val="26"/>
          <w:szCs w:val="26"/>
        </w:rPr>
        <w:t>但因其通常無法執行策略性功能，</w:t>
      </w:r>
      <w:r w:rsidR="00DB3E3E" w:rsidRPr="00EA272E">
        <w:rPr>
          <w:rFonts w:eastAsia="標楷體"/>
          <w:sz w:val="26"/>
          <w:szCs w:val="26"/>
        </w:rPr>
        <w:lastRenderedPageBreak/>
        <w:t>賺取之利潤介於相同產業及市場中之委託製造商</w:t>
      </w:r>
      <w:r w:rsidR="00DB3E3E" w:rsidRPr="00EA272E">
        <w:rPr>
          <w:rFonts w:eastAsia="標楷體" w:hint="eastAsia"/>
          <w:sz w:val="26"/>
          <w:szCs w:val="26"/>
        </w:rPr>
        <w:t>及</w:t>
      </w:r>
      <w:r w:rsidR="00DB3E3E" w:rsidRPr="00EA272E">
        <w:rPr>
          <w:rFonts w:eastAsia="標楷體"/>
          <w:sz w:val="26"/>
          <w:szCs w:val="26"/>
        </w:rPr>
        <w:t>全方位製造商之間。</w:t>
      </w:r>
    </w:p>
    <w:p w:rsidR="006240E2" w:rsidRDefault="00567251" w:rsidP="00BD6D02">
      <w:pPr>
        <w:numPr>
          <w:ilvl w:val="0"/>
          <w:numId w:val="2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全方位製造商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全方位製造商於製造產品上有實際運作之情形存在，且生產之產品絕大部分為自有產品。所謂實際運作包括為完成生產所需進行之製造和組裝，以及為了維護生產設備所需之管理活動。所謂全方位製造商，必須對下述策略性功能承擔部份責任：</w:t>
      </w:r>
      <w:r w:rsidRPr="00EA272E">
        <w:rPr>
          <w:rFonts w:eastAsia="標楷體"/>
          <w:sz w:val="26"/>
          <w:szCs w:val="26"/>
        </w:rPr>
        <w:t>1</w:t>
      </w:r>
      <w:proofErr w:type="gramStart"/>
      <w:r w:rsidR="00D845CB" w:rsidRPr="00EA272E">
        <w:rPr>
          <w:rFonts w:eastAsia="標楷體" w:hint="eastAsia"/>
          <w:sz w:val="26"/>
          <w:szCs w:val="26"/>
        </w:rPr>
        <w:t>）</w:t>
      </w:r>
      <w:proofErr w:type="gramEnd"/>
      <w:r w:rsidRPr="00EA272E">
        <w:rPr>
          <w:rFonts w:eastAsia="標楷體"/>
          <w:sz w:val="26"/>
          <w:szCs w:val="26"/>
        </w:rPr>
        <w:t>產品策略之決定</w:t>
      </w:r>
      <w:r w:rsidR="00D845CB" w:rsidRPr="00EA272E">
        <w:rPr>
          <w:rFonts w:eastAsia="標楷體" w:hint="eastAsia"/>
          <w:sz w:val="26"/>
          <w:szCs w:val="26"/>
        </w:rPr>
        <w:t>、</w:t>
      </w:r>
      <w:r w:rsidRPr="00EA272E">
        <w:rPr>
          <w:rFonts w:eastAsia="標楷體"/>
          <w:sz w:val="26"/>
          <w:szCs w:val="26"/>
        </w:rPr>
        <w:t>2</w:t>
      </w:r>
      <w:proofErr w:type="gramStart"/>
      <w:r w:rsidR="00D845CB" w:rsidRPr="00EA272E">
        <w:rPr>
          <w:rFonts w:eastAsia="標楷體" w:hint="eastAsia"/>
          <w:sz w:val="26"/>
          <w:szCs w:val="26"/>
        </w:rPr>
        <w:t>）</w:t>
      </w:r>
      <w:proofErr w:type="gramEnd"/>
      <w:r w:rsidRPr="00EA272E">
        <w:rPr>
          <w:rFonts w:eastAsia="標楷體"/>
          <w:sz w:val="26"/>
          <w:szCs w:val="26"/>
        </w:rPr>
        <w:t>研究及發展</w:t>
      </w:r>
      <w:r w:rsidR="00D845CB" w:rsidRPr="00EA272E">
        <w:rPr>
          <w:rFonts w:eastAsia="標楷體" w:hint="eastAsia"/>
          <w:sz w:val="26"/>
          <w:szCs w:val="26"/>
        </w:rPr>
        <w:t>、</w:t>
      </w:r>
      <w:r w:rsidRPr="00EA272E">
        <w:rPr>
          <w:rFonts w:eastAsia="標楷體"/>
          <w:sz w:val="26"/>
          <w:szCs w:val="26"/>
        </w:rPr>
        <w:t>3</w:t>
      </w:r>
      <w:proofErr w:type="gramStart"/>
      <w:r w:rsidR="00D845CB" w:rsidRPr="00EA272E">
        <w:rPr>
          <w:rFonts w:eastAsia="標楷體" w:hint="eastAsia"/>
          <w:sz w:val="26"/>
          <w:szCs w:val="26"/>
        </w:rPr>
        <w:t>）</w:t>
      </w:r>
      <w:proofErr w:type="gramEnd"/>
      <w:r w:rsidRPr="00EA272E">
        <w:rPr>
          <w:rFonts w:eastAsia="標楷體"/>
          <w:sz w:val="26"/>
          <w:szCs w:val="26"/>
        </w:rPr>
        <w:t>產品規格之發展</w:t>
      </w:r>
      <w:r w:rsidR="00D845CB" w:rsidRPr="00EA272E">
        <w:rPr>
          <w:rFonts w:eastAsia="標楷體" w:hint="eastAsia"/>
          <w:sz w:val="26"/>
          <w:szCs w:val="26"/>
        </w:rPr>
        <w:t>、</w:t>
      </w:r>
      <w:r w:rsidRPr="00EA272E">
        <w:rPr>
          <w:rFonts w:eastAsia="標楷體"/>
          <w:sz w:val="26"/>
          <w:szCs w:val="26"/>
        </w:rPr>
        <w:t>4</w:t>
      </w:r>
      <w:proofErr w:type="gramStart"/>
      <w:r w:rsidR="00D845CB" w:rsidRPr="00EA272E">
        <w:rPr>
          <w:rFonts w:eastAsia="標楷體" w:hint="eastAsia"/>
          <w:sz w:val="26"/>
          <w:szCs w:val="26"/>
        </w:rPr>
        <w:t>）</w:t>
      </w:r>
      <w:proofErr w:type="gramEnd"/>
      <w:r w:rsidRPr="00EA272E">
        <w:rPr>
          <w:rFonts w:eastAsia="標楷體"/>
          <w:sz w:val="26"/>
          <w:szCs w:val="26"/>
        </w:rPr>
        <w:t>採購管道之建立及</w:t>
      </w:r>
      <w:r w:rsidRPr="00EA272E">
        <w:rPr>
          <w:rFonts w:eastAsia="標楷體"/>
          <w:sz w:val="26"/>
          <w:szCs w:val="26"/>
        </w:rPr>
        <w:t>5</w:t>
      </w:r>
      <w:proofErr w:type="gramStart"/>
      <w:r w:rsidR="00D845CB" w:rsidRPr="00EA272E">
        <w:rPr>
          <w:rFonts w:eastAsia="標楷體" w:hint="eastAsia"/>
          <w:sz w:val="26"/>
          <w:szCs w:val="26"/>
        </w:rPr>
        <w:t>）</w:t>
      </w:r>
      <w:proofErr w:type="gramEnd"/>
      <w:r w:rsidRPr="00EA272E">
        <w:rPr>
          <w:rFonts w:eastAsia="標楷體"/>
          <w:sz w:val="26"/>
          <w:szCs w:val="26"/>
        </w:rPr>
        <w:t>存貨政策之建立。</w:t>
      </w:r>
    </w:p>
    <w:p w:rsidR="006240E2" w:rsidRDefault="00567251"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銷售商之分類</w:t>
      </w:r>
    </w:p>
    <w:p w:rsidR="006240E2" w:rsidRDefault="008E2C9E" w:rsidP="00BD6D02">
      <w:pPr>
        <w:spacing w:beforeLines="50" w:before="120" w:afterLines="50" w:after="120" w:line="360" w:lineRule="auto"/>
        <w:ind w:leftChars="200" w:left="480" w:firstLineChars="200" w:firstLine="520"/>
        <w:jc w:val="both"/>
        <w:rPr>
          <w:rFonts w:eastAsia="標楷體"/>
          <w:bCs/>
          <w:iCs/>
          <w:sz w:val="26"/>
          <w:szCs w:val="26"/>
        </w:rPr>
      </w:pPr>
      <w:r w:rsidRPr="00EA272E">
        <w:rPr>
          <w:rFonts w:eastAsia="標楷體"/>
          <w:bCs/>
          <w:iCs/>
          <w:sz w:val="26"/>
          <w:szCs w:val="26"/>
        </w:rPr>
        <w:t>經常為</w:t>
      </w:r>
      <w:r w:rsidRPr="00EA272E">
        <w:rPr>
          <w:rFonts w:eastAsia="標楷體" w:hint="eastAsia"/>
          <w:bCs/>
          <w:iCs/>
          <w:sz w:val="26"/>
          <w:szCs w:val="26"/>
        </w:rPr>
        <w:t>銷售</w:t>
      </w:r>
      <w:r w:rsidRPr="00EA272E">
        <w:rPr>
          <w:rFonts w:eastAsia="標楷體"/>
          <w:bCs/>
          <w:iCs/>
          <w:sz w:val="26"/>
          <w:szCs w:val="26"/>
        </w:rPr>
        <w:t>業所用為區分其特性之</w:t>
      </w:r>
      <w:r w:rsidRPr="00EA272E">
        <w:rPr>
          <w:rFonts w:eastAsia="標楷體" w:hint="eastAsia"/>
          <w:bCs/>
          <w:iCs/>
          <w:sz w:val="26"/>
          <w:szCs w:val="26"/>
        </w:rPr>
        <w:t>四</w:t>
      </w:r>
      <w:r w:rsidRPr="00EA272E">
        <w:rPr>
          <w:rFonts w:eastAsia="標楷體"/>
          <w:bCs/>
          <w:iCs/>
          <w:sz w:val="26"/>
          <w:szCs w:val="26"/>
        </w:rPr>
        <w:t>種標準分類模式</w:t>
      </w:r>
      <w:r w:rsidRPr="00EA272E">
        <w:rPr>
          <w:rFonts w:eastAsia="標楷體" w:hint="eastAsia"/>
          <w:bCs/>
          <w:iCs/>
          <w:sz w:val="26"/>
          <w:szCs w:val="26"/>
        </w:rPr>
        <w:t>為</w:t>
      </w:r>
      <w:r w:rsidR="00567251" w:rsidRPr="00EA272E">
        <w:rPr>
          <w:rFonts w:eastAsia="標楷體"/>
          <w:bCs/>
          <w:iCs/>
          <w:sz w:val="26"/>
          <w:szCs w:val="26"/>
        </w:rPr>
        <w:t>：</w:t>
      </w:r>
      <w:r w:rsidR="00567251" w:rsidRPr="00EA272E">
        <w:rPr>
          <w:rFonts w:eastAsia="標楷體"/>
          <w:bCs/>
          <w:iCs/>
          <w:sz w:val="26"/>
          <w:szCs w:val="26"/>
        </w:rPr>
        <w:t>1</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佣金代理商</w:t>
      </w:r>
      <w:r w:rsidR="00D845CB" w:rsidRPr="00EA272E">
        <w:rPr>
          <w:rFonts w:eastAsia="標楷體" w:hint="eastAsia"/>
          <w:bCs/>
          <w:iCs/>
          <w:sz w:val="26"/>
          <w:szCs w:val="26"/>
        </w:rPr>
        <w:t>、</w:t>
      </w:r>
      <w:r w:rsidR="00567251" w:rsidRPr="00EA272E">
        <w:rPr>
          <w:rFonts w:eastAsia="標楷體"/>
          <w:bCs/>
          <w:iCs/>
          <w:sz w:val="26"/>
          <w:szCs w:val="26"/>
        </w:rPr>
        <w:t>2</w:t>
      </w:r>
      <w:proofErr w:type="gramStart"/>
      <w:r w:rsidR="00D845CB" w:rsidRPr="00EA272E">
        <w:rPr>
          <w:rFonts w:eastAsia="標楷體" w:hint="eastAsia"/>
          <w:bCs/>
          <w:iCs/>
          <w:sz w:val="26"/>
          <w:szCs w:val="26"/>
        </w:rPr>
        <w:t>）</w:t>
      </w:r>
      <w:proofErr w:type="gramEnd"/>
      <w:r w:rsidR="00567251" w:rsidRPr="00EA272E">
        <w:rPr>
          <w:rFonts w:eastAsia="標楷體"/>
          <w:bCs/>
          <w:iCs/>
          <w:sz w:val="26"/>
          <w:szCs w:val="26"/>
        </w:rPr>
        <w:t>有限功能配銷商</w:t>
      </w:r>
      <w:r w:rsidR="00D845CB" w:rsidRPr="00EA272E">
        <w:rPr>
          <w:rFonts w:eastAsia="標楷體" w:hint="eastAsia"/>
          <w:bCs/>
          <w:iCs/>
          <w:sz w:val="26"/>
          <w:szCs w:val="26"/>
        </w:rPr>
        <w:t>、</w:t>
      </w:r>
      <w:r w:rsidR="00567251" w:rsidRPr="00EA272E">
        <w:rPr>
          <w:rFonts w:eastAsia="標楷體"/>
          <w:bCs/>
          <w:iCs/>
          <w:sz w:val="26"/>
          <w:szCs w:val="26"/>
        </w:rPr>
        <w:t>3</w:t>
      </w:r>
      <w:proofErr w:type="gramStart"/>
      <w:r w:rsidR="00D845CB" w:rsidRPr="00EA272E">
        <w:rPr>
          <w:rFonts w:eastAsia="標楷體" w:hint="eastAsia"/>
          <w:bCs/>
          <w:iCs/>
          <w:sz w:val="26"/>
          <w:szCs w:val="26"/>
        </w:rPr>
        <w:t>）</w:t>
      </w:r>
      <w:proofErr w:type="gramEnd"/>
      <w:r w:rsidR="00D845CB" w:rsidRPr="00EA272E">
        <w:rPr>
          <w:rFonts w:eastAsia="標楷體"/>
          <w:bCs/>
          <w:iCs/>
          <w:sz w:val="26"/>
          <w:szCs w:val="26"/>
        </w:rPr>
        <w:t>配銷商</w:t>
      </w:r>
      <w:r w:rsidR="00567251" w:rsidRPr="00EA272E">
        <w:rPr>
          <w:rFonts w:eastAsia="標楷體"/>
          <w:bCs/>
          <w:iCs/>
          <w:sz w:val="26"/>
          <w:szCs w:val="26"/>
        </w:rPr>
        <w:t>與</w:t>
      </w:r>
      <w:r w:rsidR="00567251" w:rsidRPr="00EA272E">
        <w:rPr>
          <w:rFonts w:eastAsia="標楷體"/>
          <w:bCs/>
          <w:iCs/>
          <w:sz w:val="26"/>
          <w:szCs w:val="26"/>
        </w:rPr>
        <w:t>4</w:t>
      </w:r>
      <w:proofErr w:type="gramStart"/>
      <w:r w:rsidR="00567251" w:rsidRPr="00EA272E">
        <w:rPr>
          <w:rFonts w:eastAsia="標楷體"/>
          <w:bCs/>
          <w:iCs/>
          <w:sz w:val="26"/>
          <w:szCs w:val="26"/>
        </w:rPr>
        <w:t>）</w:t>
      </w:r>
      <w:proofErr w:type="gramEnd"/>
      <w:r w:rsidR="00567251" w:rsidRPr="00EA272E">
        <w:rPr>
          <w:rFonts w:eastAsia="標楷體"/>
          <w:bCs/>
          <w:iCs/>
          <w:sz w:val="26"/>
          <w:szCs w:val="26"/>
        </w:rPr>
        <w:t>行銷商兼配銷商。這四種分類之獲利能力通常與其從事銷售活動之種類、所承擔之風險及所持有之無形資產有關。</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佣金代理商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佣金代理商通常即</w:t>
      </w:r>
      <w:r w:rsidR="008E2C9E" w:rsidRPr="00EA272E">
        <w:rPr>
          <w:rFonts w:eastAsia="標楷體" w:hint="eastAsia"/>
          <w:sz w:val="26"/>
          <w:szCs w:val="26"/>
        </w:rPr>
        <w:t>為</w:t>
      </w:r>
      <w:r w:rsidRPr="00EA272E">
        <w:rPr>
          <w:rFonts w:eastAsia="標楷體"/>
          <w:sz w:val="26"/>
          <w:szCs w:val="26"/>
        </w:rPr>
        <w:t>銷售代表，</w:t>
      </w:r>
      <w:r w:rsidR="008E2C9E" w:rsidRPr="00EA272E">
        <w:rPr>
          <w:rFonts w:eastAsia="標楷體" w:hint="eastAsia"/>
          <w:sz w:val="26"/>
          <w:szCs w:val="26"/>
        </w:rPr>
        <w:t>其</w:t>
      </w:r>
      <w:r w:rsidRPr="00EA272E">
        <w:rPr>
          <w:rFonts w:eastAsia="標楷體"/>
          <w:sz w:val="26"/>
          <w:szCs w:val="26"/>
        </w:rPr>
        <w:t>本身並不購買貨品轉供銷售，佣金收入是因代理製造商或是經銷商銷售產品而賺得。佣金代理商通常負責之銷售功能為找出潛在顧客、拜訪現有及潛在之顧客、推</w:t>
      </w:r>
      <w:proofErr w:type="gramStart"/>
      <w:r w:rsidRPr="00EA272E">
        <w:rPr>
          <w:rFonts w:eastAsia="標楷體"/>
          <w:sz w:val="26"/>
          <w:szCs w:val="26"/>
        </w:rPr>
        <w:t>介</w:t>
      </w:r>
      <w:proofErr w:type="gramEnd"/>
      <w:r w:rsidRPr="00EA272E">
        <w:rPr>
          <w:rFonts w:eastAsia="標楷體"/>
          <w:sz w:val="26"/>
          <w:szCs w:val="26"/>
        </w:rPr>
        <w:t>新產品、接受訂單、維持顧客關係及提供有限之技術服務。佣金代理商不太執行操作性之功能，一般也不參與策略及行銷性之活動。</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有限功能配銷商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有限功能配銷商一般而言對所銷售之產品擁有所有權，但其所承擔之存貨、信用及行銷責任有限，</w:t>
      </w:r>
      <w:proofErr w:type="gramStart"/>
      <w:r w:rsidRPr="00EA272E">
        <w:rPr>
          <w:rFonts w:eastAsia="標楷體"/>
          <w:sz w:val="26"/>
          <w:szCs w:val="26"/>
        </w:rPr>
        <w:t>一般而言均為由</w:t>
      </w:r>
      <w:proofErr w:type="gramEnd"/>
      <w:r w:rsidRPr="00EA272E">
        <w:rPr>
          <w:rFonts w:eastAsia="標楷體"/>
          <w:sz w:val="26"/>
          <w:szCs w:val="26"/>
        </w:rPr>
        <w:t>母公司控制行銷策略，其本身並不需承受向供應商購貨時所產生之外匯風險。</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配銷商擁有商品所有權，需承擔信用與存貨風險，但其行銷</w:t>
      </w:r>
      <w:r w:rsidR="00D845CB" w:rsidRPr="00EA272E">
        <w:rPr>
          <w:rFonts w:eastAsia="標楷體"/>
          <w:sz w:val="26"/>
          <w:szCs w:val="26"/>
        </w:rPr>
        <w:t>責任有限，且不一定承擔外匯風險。配銷商從事之活動大部分和下述之</w:t>
      </w:r>
      <w:r w:rsidRPr="00EA272E">
        <w:rPr>
          <w:rFonts w:eastAsia="標楷體"/>
          <w:sz w:val="26"/>
          <w:szCs w:val="26"/>
        </w:rPr>
        <w:t>4</w:t>
      </w:r>
      <w:r w:rsidR="00D845CB" w:rsidRPr="00EA272E">
        <w:rPr>
          <w:rFonts w:eastAsia="標楷體" w:hint="eastAsia"/>
          <w:sz w:val="26"/>
          <w:szCs w:val="26"/>
        </w:rPr>
        <w:t>、</w:t>
      </w:r>
      <w:r w:rsidRPr="00EA272E">
        <w:rPr>
          <w:rFonts w:eastAsia="標楷體"/>
          <w:sz w:val="26"/>
          <w:szCs w:val="26"/>
        </w:rPr>
        <w:t>行銷商兼配銷商相同，兩者之分野主要在於執行策略性行銷功能時所參與程度之不同。在許多產業中，</w:t>
      </w:r>
      <w:proofErr w:type="gramStart"/>
      <w:r w:rsidRPr="00EA272E">
        <w:rPr>
          <w:rFonts w:eastAsia="標楷體"/>
          <w:sz w:val="26"/>
          <w:szCs w:val="26"/>
        </w:rPr>
        <w:t>配銷商極少於</w:t>
      </w:r>
      <w:proofErr w:type="gramEnd"/>
      <w:r w:rsidRPr="00EA272E">
        <w:rPr>
          <w:rFonts w:eastAsia="標楷體"/>
          <w:sz w:val="26"/>
          <w:szCs w:val="26"/>
        </w:rPr>
        <w:t>行銷時承擔策略之決策責任，而只是聽命於製造商指示，分攤製造商之決策風險及產品需求波動風險。配銷商因極少承擔行銷性決策責任，是故迴避了包括市場風險在內之若干風險，不過其也不會累積任何行銷無形資產。</w:t>
      </w:r>
    </w:p>
    <w:p w:rsidR="006240E2" w:rsidRDefault="00567251" w:rsidP="00BD6D02">
      <w:pPr>
        <w:numPr>
          <w:ilvl w:val="0"/>
          <w:numId w:val="2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行銷商兼配銷商</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行銷商兼配銷商須承擔行銷決策及實際銷售之執行責任。所謂行銷功能包括：市場研究，如預測銷售額及</w:t>
      </w:r>
      <w:proofErr w:type="gramStart"/>
      <w:r w:rsidRPr="00EA272E">
        <w:rPr>
          <w:rFonts w:eastAsia="標楷體"/>
          <w:sz w:val="26"/>
          <w:szCs w:val="26"/>
        </w:rPr>
        <w:t>及</w:t>
      </w:r>
      <w:proofErr w:type="gramEnd"/>
      <w:r w:rsidRPr="00EA272E">
        <w:rPr>
          <w:rFonts w:eastAsia="標楷體"/>
          <w:sz w:val="26"/>
          <w:szCs w:val="26"/>
        </w:rPr>
        <w:t>建立顧客檔案；製作廣告文宣</w:t>
      </w:r>
      <w:r w:rsidR="00E84B35" w:rsidRPr="00EA272E">
        <w:rPr>
          <w:rFonts w:eastAsia="標楷體" w:hint="eastAsia"/>
          <w:sz w:val="26"/>
          <w:szCs w:val="26"/>
        </w:rPr>
        <w:t>、</w:t>
      </w:r>
      <w:r w:rsidRPr="00EA272E">
        <w:rPr>
          <w:rFonts w:eastAsia="標楷體"/>
          <w:sz w:val="26"/>
          <w:szCs w:val="26"/>
        </w:rPr>
        <w:t>展開造勢活動、聘雇廣告專業人員以及發展策略性行銷計劃。因為行銷商兼配銷商於行銷</w:t>
      </w:r>
      <w:r w:rsidR="003913C8" w:rsidRPr="00EA272E">
        <w:rPr>
          <w:rFonts w:eastAsia="標楷體" w:hint="eastAsia"/>
          <w:sz w:val="26"/>
          <w:szCs w:val="26"/>
        </w:rPr>
        <w:t>、</w:t>
      </w:r>
      <w:r w:rsidRPr="00EA272E">
        <w:rPr>
          <w:rFonts w:eastAsia="標楷體"/>
          <w:sz w:val="26"/>
          <w:szCs w:val="26"/>
        </w:rPr>
        <w:t>經銷及銷售上之實務運作類似獨立企業主，所以必須承擔如信用、存貨和市場等風險。但就因其承擔該類風險，所以也發展出行銷上之無形資產，如顧客關係</w:t>
      </w:r>
      <w:r w:rsidR="00E84B35" w:rsidRPr="00EA272E">
        <w:rPr>
          <w:rFonts w:eastAsia="標楷體" w:hint="eastAsia"/>
          <w:sz w:val="26"/>
          <w:szCs w:val="26"/>
        </w:rPr>
        <w:t>、</w:t>
      </w:r>
      <w:r w:rsidRPr="00EA272E">
        <w:rPr>
          <w:rFonts w:eastAsia="標楷體"/>
          <w:sz w:val="26"/>
          <w:szCs w:val="26"/>
        </w:rPr>
        <w:t>商標</w:t>
      </w:r>
      <w:r w:rsidRPr="00EA272E">
        <w:rPr>
          <w:rFonts w:eastAsia="標楷體"/>
          <w:sz w:val="26"/>
          <w:szCs w:val="26"/>
        </w:rPr>
        <w:t>/</w:t>
      </w:r>
      <w:r w:rsidRPr="00EA272E">
        <w:rPr>
          <w:rFonts w:eastAsia="標楷體"/>
          <w:sz w:val="26"/>
          <w:szCs w:val="26"/>
        </w:rPr>
        <w:t>知名度</w:t>
      </w:r>
      <w:r w:rsidR="00E84B35" w:rsidRPr="00EA272E">
        <w:rPr>
          <w:rFonts w:eastAsia="標楷體" w:hint="eastAsia"/>
          <w:sz w:val="26"/>
          <w:szCs w:val="26"/>
        </w:rPr>
        <w:t>、</w:t>
      </w:r>
      <w:r w:rsidRPr="00EA272E">
        <w:rPr>
          <w:rFonts w:eastAsia="標楷體"/>
          <w:sz w:val="26"/>
          <w:szCs w:val="26"/>
        </w:rPr>
        <w:t>獨立之經銷網</w:t>
      </w:r>
      <w:r w:rsidR="003913C8" w:rsidRPr="00EA272E">
        <w:rPr>
          <w:rFonts w:eastAsia="標楷體" w:hint="eastAsia"/>
          <w:sz w:val="26"/>
          <w:szCs w:val="26"/>
        </w:rPr>
        <w:t>絡</w:t>
      </w:r>
      <w:r w:rsidR="00E84B35" w:rsidRPr="00EA272E">
        <w:rPr>
          <w:rFonts w:eastAsia="標楷體" w:hint="eastAsia"/>
          <w:sz w:val="26"/>
          <w:szCs w:val="26"/>
        </w:rPr>
        <w:t>、</w:t>
      </w:r>
      <w:r w:rsidRPr="00EA272E">
        <w:rPr>
          <w:rFonts w:eastAsia="標楷體"/>
          <w:sz w:val="26"/>
          <w:szCs w:val="26"/>
        </w:rPr>
        <w:t>技術或客戶服務等專業知識。</w:t>
      </w:r>
    </w:p>
    <w:p w:rsidR="006240E2" w:rsidRDefault="00372B13" w:rsidP="00BD6D02">
      <w:pPr>
        <w:pStyle w:val="3"/>
        <w:numPr>
          <w:ilvl w:val="0"/>
          <w:numId w:val="22"/>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企業</w:t>
      </w:r>
      <w:r w:rsidR="00AB3B6F" w:rsidRPr="00EA272E">
        <w:rPr>
          <w:rFonts w:ascii="Times New Roman" w:eastAsia="標楷體" w:hAnsi="Times New Roman" w:hint="eastAsia"/>
          <w:sz w:val="32"/>
        </w:rPr>
        <w:t>定位</w:t>
      </w:r>
    </w:p>
    <w:p w:rsidR="006240E2" w:rsidRDefault="00882A88" w:rsidP="00BD6D02">
      <w:pPr>
        <w:spacing w:beforeLines="100" w:before="240" w:afterLines="50" w:after="120" w:line="360" w:lineRule="auto"/>
        <w:ind w:leftChars="200" w:left="480" w:firstLineChars="200" w:firstLine="520"/>
        <w:jc w:val="both"/>
        <w:rPr>
          <w:rFonts w:eastAsia="標楷體"/>
          <w:sz w:val="26"/>
          <w:szCs w:val="26"/>
        </w:rPr>
      </w:pPr>
      <w:r w:rsidRPr="00B551E0">
        <w:rPr>
          <w:rFonts w:eastAsia="標楷體" w:hint="eastAsia"/>
          <w:sz w:val="26"/>
          <w:szCs w:val="26"/>
        </w:rPr>
        <w:t>依據上列</w:t>
      </w:r>
      <w:r w:rsidR="00D549DD" w:rsidRPr="00B551E0">
        <w:rPr>
          <w:rFonts w:eastAsia="標楷體" w:hint="eastAsia"/>
          <w:sz w:val="26"/>
          <w:szCs w:val="26"/>
        </w:rPr>
        <w:t>矽成</w:t>
      </w:r>
      <w:r w:rsidR="00E9438C" w:rsidRPr="00B551E0">
        <w:rPr>
          <w:rFonts w:eastAsia="標楷體"/>
          <w:sz w:val="26"/>
          <w:szCs w:val="26"/>
        </w:rPr>
        <w:t>及</w:t>
      </w:r>
      <w:r w:rsidRPr="00B551E0">
        <w:rPr>
          <w:rFonts w:eastAsia="標楷體" w:hint="eastAsia"/>
          <w:sz w:val="26"/>
          <w:szCs w:val="26"/>
        </w:rPr>
        <w:t>各受控交易參與人之功能與風險分析，</w:t>
      </w:r>
      <w:r w:rsidR="00E9438C" w:rsidRPr="00B551E0">
        <w:rPr>
          <w:rFonts w:eastAsia="標楷體" w:hint="eastAsia"/>
          <w:sz w:val="26"/>
          <w:szCs w:val="26"/>
        </w:rPr>
        <w:t>茲</w:t>
      </w:r>
      <w:r w:rsidRPr="00B551E0">
        <w:rPr>
          <w:rFonts w:eastAsia="標楷體" w:hint="eastAsia"/>
          <w:sz w:val="26"/>
          <w:szCs w:val="26"/>
        </w:rPr>
        <w:t>將</w:t>
      </w:r>
      <w:r w:rsidR="00D845CB" w:rsidRPr="00B551E0">
        <w:rPr>
          <w:rFonts w:eastAsia="標楷體" w:hint="eastAsia"/>
          <w:sz w:val="26"/>
          <w:szCs w:val="26"/>
        </w:rPr>
        <w:t>該等之</w:t>
      </w:r>
      <w:r w:rsidRPr="00EA272E">
        <w:rPr>
          <w:rFonts w:eastAsia="標楷體" w:hint="eastAsia"/>
          <w:sz w:val="26"/>
          <w:szCs w:val="26"/>
        </w:rPr>
        <w:t>企業角色定位說明如下：</w:t>
      </w:r>
    </w:p>
    <w:p w:rsidR="006240E2" w:rsidRDefault="00610322" w:rsidP="00BD6D02">
      <w:pPr>
        <w:numPr>
          <w:ilvl w:val="0"/>
          <w:numId w:val="25"/>
        </w:numPr>
        <w:tabs>
          <w:tab w:val="left" w:pos="960"/>
          <w:tab w:val="left" w:pos="1134"/>
        </w:tabs>
        <w:spacing w:beforeLines="50" w:before="120" w:afterLines="50" w:after="120" w:line="360" w:lineRule="auto"/>
        <w:ind w:leftChars="200" w:left="962" w:hanging="482"/>
        <w:jc w:val="both"/>
        <w:rPr>
          <w:rFonts w:eastAsia="標楷體"/>
          <w:b/>
          <w:color w:val="000000" w:themeColor="text1"/>
          <w:sz w:val="28"/>
          <w:szCs w:val="26"/>
        </w:rPr>
      </w:pPr>
      <w:r w:rsidRPr="00610322">
        <w:rPr>
          <w:rFonts w:eastAsia="標楷體" w:hint="eastAsia"/>
          <w:b/>
          <w:color w:val="000000" w:themeColor="text1"/>
          <w:sz w:val="28"/>
          <w:szCs w:val="26"/>
        </w:rPr>
        <w:t>矽成</w:t>
      </w:r>
    </w:p>
    <w:p w:rsidR="006240E2" w:rsidRDefault="00541B06"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矽成研發銷售晶片，</w:t>
      </w:r>
      <w:r>
        <w:rPr>
          <w:rFonts w:eastAsia="標楷體" w:hint="eastAsia"/>
          <w:sz w:val="26"/>
          <w:szCs w:val="26"/>
        </w:rPr>
        <w:t>原</w:t>
      </w:r>
      <w:r w:rsidRPr="00C40B06">
        <w:rPr>
          <w:rFonts w:eastAsia="標楷體"/>
          <w:sz w:val="26"/>
          <w:szCs w:val="26"/>
        </w:rPr>
        <w:t>為「</w:t>
      </w:r>
      <w:r w:rsidRPr="00C40B06">
        <w:rPr>
          <w:rFonts w:eastAsia="標楷體"/>
          <w:sz w:val="26"/>
          <w:szCs w:val="26"/>
        </w:rPr>
        <w:t>Fabless</w:t>
      </w:r>
      <w:r w:rsidRPr="00C40B06">
        <w:rPr>
          <w:rFonts w:eastAsia="標楷體"/>
          <w:sz w:val="26"/>
          <w:szCs w:val="26"/>
        </w:rPr>
        <w:t>」無晶圓廠，</w:t>
      </w:r>
      <w:r>
        <w:rPr>
          <w:rFonts w:eastAsia="標楷體" w:hint="eastAsia"/>
          <w:sz w:val="26"/>
          <w:szCs w:val="26"/>
        </w:rPr>
        <w:t>惟民國</w:t>
      </w:r>
      <w:r>
        <w:rPr>
          <w:rFonts w:eastAsia="標楷體" w:hint="eastAsia"/>
          <w:sz w:val="26"/>
          <w:szCs w:val="26"/>
        </w:rPr>
        <w:t>102</w:t>
      </w:r>
      <w:r>
        <w:rPr>
          <w:rFonts w:eastAsia="標楷體" w:hint="eastAsia"/>
          <w:sz w:val="26"/>
          <w:szCs w:val="26"/>
        </w:rPr>
        <w:t>年</w:t>
      </w:r>
      <w:r>
        <w:rPr>
          <w:rFonts w:eastAsia="標楷體" w:hint="eastAsia"/>
          <w:sz w:val="26"/>
          <w:szCs w:val="26"/>
        </w:rPr>
        <w:t>4</w:t>
      </w:r>
      <w:r>
        <w:rPr>
          <w:rFonts w:eastAsia="標楷體" w:hint="eastAsia"/>
          <w:sz w:val="26"/>
          <w:szCs w:val="26"/>
        </w:rPr>
        <w:t>月</w:t>
      </w:r>
      <w:r>
        <w:rPr>
          <w:rFonts w:eastAsia="標楷體" w:hint="eastAsia"/>
          <w:sz w:val="26"/>
          <w:szCs w:val="26"/>
        </w:rPr>
        <w:t>1</w:t>
      </w:r>
      <w:r>
        <w:rPr>
          <w:rFonts w:eastAsia="標楷體" w:hint="eastAsia"/>
          <w:sz w:val="26"/>
          <w:szCs w:val="26"/>
        </w:rPr>
        <w:t>日後功能轉變，</w:t>
      </w:r>
      <w:r w:rsidRPr="00C40B06">
        <w:rPr>
          <w:rFonts w:eastAsia="標楷體"/>
          <w:sz w:val="26"/>
          <w:szCs w:val="26"/>
        </w:rPr>
        <w:t>矽</w:t>
      </w:r>
      <w:r w:rsidRPr="00B5710C">
        <w:rPr>
          <w:rFonts w:eastAsia="標楷體"/>
          <w:sz w:val="26"/>
          <w:szCs w:val="26"/>
        </w:rPr>
        <w:t>成</w:t>
      </w:r>
      <w:r w:rsidRPr="00B5710C">
        <w:rPr>
          <w:rFonts w:eastAsia="標楷體" w:hint="eastAsia"/>
          <w:sz w:val="26"/>
          <w:szCs w:val="26"/>
        </w:rPr>
        <w:t>其</w:t>
      </w:r>
      <w:r>
        <w:rPr>
          <w:rFonts w:eastAsia="標楷體" w:hint="eastAsia"/>
          <w:sz w:val="26"/>
          <w:szCs w:val="26"/>
        </w:rPr>
        <w:t>轉型為執行銷售功能之經銷商角色，執行</w:t>
      </w:r>
      <w:r w:rsidRPr="00EA272E">
        <w:rPr>
          <w:rFonts w:eastAsia="標楷體"/>
          <w:sz w:val="26"/>
          <w:szCs w:val="26"/>
        </w:rPr>
        <w:t>行銷決策及實際銷售</w:t>
      </w:r>
      <w:r>
        <w:rPr>
          <w:rFonts w:eastAsia="標楷體" w:hint="eastAsia"/>
          <w:sz w:val="26"/>
          <w:szCs w:val="26"/>
        </w:rPr>
        <w:t>等任務，其雖</w:t>
      </w:r>
      <w:r>
        <w:rPr>
          <w:rFonts w:eastAsia="標楷體"/>
          <w:sz w:val="26"/>
          <w:szCs w:val="26"/>
        </w:rPr>
        <w:t>擁有商品所有權，需承擔信用與存</w:t>
      </w:r>
      <w:r>
        <w:rPr>
          <w:rFonts w:eastAsia="標楷體"/>
          <w:sz w:val="26"/>
          <w:szCs w:val="26"/>
        </w:rPr>
        <w:lastRenderedPageBreak/>
        <w:t>貨風險</w:t>
      </w:r>
      <w:r>
        <w:rPr>
          <w:rFonts w:eastAsia="標楷體" w:hint="eastAsia"/>
          <w:sz w:val="26"/>
          <w:szCs w:val="26"/>
        </w:rPr>
        <w:t>，考量其不負責產品之品質控管</w:t>
      </w:r>
      <w:r w:rsidRPr="00EA272E">
        <w:rPr>
          <w:rFonts w:eastAsia="標楷體"/>
          <w:sz w:val="26"/>
          <w:szCs w:val="26"/>
        </w:rPr>
        <w:t>功能</w:t>
      </w:r>
      <w:r>
        <w:rPr>
          <w:rFonts w:eastAsia="標楷體" w:hint="eastAsia"/>
          <w:sz w:val="26"/>
          <w:szCs w:val="26"/>
        </w:rPr>
        <w:t>及其</w:t>
      </w:r>
      <w:r w:rsidRPr="00824580">
        <w:rPr>
          <w:rFonts w:eastAsia="標楷體" w:hint="eastAsia"/>
          <w:sz w:val="26"/>
          <w:szCs w:val="26"/>
        </w:rPr>
        <w:t>所屬之產業、</w:t>
      </w:r>
      <w:r w:rsidRPr="00824580">
        <w:rPr>
          <w:rFonts w:eastAsia="標楷體"/>
          <w:sz w:val="26"/>
          <w:szCs w:val="26"/>
        </w:rPr>
        <w:t>執</w:t>
      </w:r>
      <w:r w:rsidRPr="007B18BA">
        <w:rPr>
          <w:rFonts w:eastAsia="標楷體"/>
          <w:sz w:val="26"/>
          <w:szCs w:val="26"/>
        </w:rPr>
        <w:t>行之功能及承擔之風險有限，</w:t>
      </w:r>
      <w:r w:rsidRPr="007B18BA">
        <w:rPr>
          <w:rFonts w:eastAsia="標楷體" w:hint="eastAsia"/>
          <w:sz w:val="26"/>
          <w:szCs w:val="26"/>
        </w:rPr>
        <w:t>本所認為其企業</w:t>
      </w:r>
      <w:r w:rsidR="00E56D7D" w:rsidRPr="00B5710C">
        <w:rPr>
          <w:rFonts w:eastAsia="標楷體"/>
          <w:sz w:val="26"/>
          <w:szCs w:val="26"/>
        </w:rPr>
        <w:t>個體</w:t>
      </w:r>
      <w:r w:rsidRPr="007B18BA">
        <w:rPr>
          <w:rFonts w:eastAsia="標楷體"/>
          <w:sz w:val="26"/>
          <w:szCs w:val="26"/>
        </w:rPr>
        <w:t>角色</w:t>
      </w:r>
      <w:r w:rsidRPr="007B18BA">
        <w:rPr>
          <w:rFonts w:eastAsia="標楷體" w:hint="eastAsia"/>
          <w:sz w:val="26"/>
          <w:szCs w:val="26"/>
        </w:rPr>
        <w:t>應</w:t>
      </w: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r w:rsidRPr="00B5710C">
        <w:rPr>
          <w:rFonts w:eastAsia="標楷體"/>
          <w:sz w:val="26"/>
          <w:szCs w:val="26"/>
        </w:rPr>
        <w:t>。</w:t>
      </w:r>
    </w:p>
    <w:p w:rsidR="006240E2" w:rsidRDefault="001867D7" w:rsidP="00BD6D02">
      <w:pPr>
        <w:spacing w:beforeLines="50" w:before="120" w:afterLines="50" w:after="120" w:line="360" w:lineRule="auto"/>
        <w:ind w:leftChars="300" w:left="720" w:firstLineChars="200" w:firstLine="520"/>
        <w:jc w:val="both"/>
        <w:rPr>
          <w:rFonts w:eastAsia="標楷體"/>
          <w:sz w:val="26"/>
          <w:szCs w:val="26"/>
        </w:rPr>
      </w:pPr>
      <w:r w:rsidRPr="00B5710C">
        <w:rPr>
          <w:rFonts w:eastAsia="標楷體" w:hint="eastAsia"/>
          <w:sz w:val="26"/>
          <w:szCs w:val="26"/>
        </w:rPr>
        <w:t>其</w:t>
      </w:r>
      <w:r w:rsidRPr="00B5710C">
        <w:rPr>
          <w:rFonts w:eastAsia="標楷體"/>
          <w:sz w:val="26"/>
          <w:szCs w:val="26"/>
        </w:rPr>
        <w:t>提供</w:t>
      </w:r>
      <w:r w:rsidR="00875170">
        <w:rPr>
          <w:rFonts w:eastAsia="標楷體" w:hint="eastAsia"/>
          <w:sz w:val="26"/>
          <w:szCs w:val="26"/>
        </w:rPr>
        <w:t>關係企業</w:t>
      </w:r>
      <w:r w:rsidR="006B7A61">
        <w:rPr>
          <w:rFonts w:eastAsia="標楷體" w:hint="eastAsia"/>
          <w:sz w:val="26"/>
          <w:szCs w:val="26"/>
        </w:rPr>
        <w:t>營運</w:t>
      </w:r>
      <w:r w:rsidRPr="00B5710C">
        <w:rPr>
          <w:rFonts w:eastAsia="標楷體" w:hint="eastAsia"/>
          <w:sz w:val="26"/>
          <w:szCs w:val="26"/>
        </w:rPr>
        <w:t>支援</w:t>
      </w:r>
      <w:r w:rsidRPr="00B5710C">
        <w:rPr>
          <w:rFonts w:eastAsia="標楷體"/>
          <w:sz w:val="26"/>
          <w:szCs w:val="26"/>
        </w:rPr>
        <w:t>服務</w:t>
      </w:r>
      <w:r w:rsidRPr="00B5710C">
        <w:rPr>
          <w:rFonts w:eastAsia="標楷體" w:hint="eastAsia"/>
          <w:sz w:val="26"/>
          <w:szCs w:val="26"/>
        </w:rPr>
        <w:t>時</w:t>
      </w:r>
      <w:r w:rsidRPr="00B5710C">
        <w:rPr>
          <w:rFonts w:eastAsia="標楷體"/>
          <w:spacing w:val="-2"/>
          <w:sz w:val="26"/>
          <w:szCs w:val="26"/>
        </w:rPr>
        <w:t>，於該交易中之</w:t>
      </w:r>
      <w:r w:rsidRPr="00B5710C">
        <w:rPr>
          <w:rFonts w:eastAsia="標楷體"/>
          <w:sz w:val="26"/>
          <w:szCs w:val="26"/>
        </w:rPr>
        <w:t>企業個體</w:t>
      </w:r>
      <w:r w:rsidRPr="00B5710C">
        <w:rPr>
          <w:rFonts w:eastAsia="標楷體"/>
          <w:spacing w:val="-2"/>
          <w:sz w:val="26"/>
          <w:szCs w:val="26"/>
        </w:rPr>
        <w:t>角色為『服務提供者』。</w:t>
      </w:r>
    </w:p>
    <w:p w:rsidR="006240E2" w:rsidRDefault="00541B06" w:rsidP="00BD6D02">
      <w:pPr>
        <w:numPr>
          <w:ilvl w:val="0"/>
          <w:numId w:val="25"/>
        </w:numPr>
        <w:tabs>
          <w:tab w:val="left" w:pos="1134"/>
        </w:tabs>
        <w:spacing w:beforeLines="50" w:before="120" w:afterLines="50" w:after="120" w:line="360" w:lineRule="auto"/>
        <w:ind w:leftChars="250" w:left="1080"/>
        <w:jc w:val="both"/>
        <w:rPr>
          <w:rFonts w:eastAsia="標楷體"/>
          <w:b/>
          <w:sz w:val="28"/>
          <w:szCs w:val="26"/>
        </w:rPr>
      </w:pPr>
      <w:r>
        <w:rPr>
          <w:rFonts w:eastAsia="標楷體" w:hint="eastAsia"/>
          <w:b/>
          <w:sz w:val="28"/>
          <w:szCs w:val="26"/>
        </w:rPr>
        <w:t>ISSI-USA</w:t>
      </w:r>
    </w:p>
    <w:p w:rsidR="006240E2" w:rsidRDefault="00541B06" w:rsidP="00BD6D02">
      <w:pPr>
        <w:spacing w:beforeLines="50" w:before="120" w:afterLines="50" w:after="120" w:line="360" w:lineRule="auto"/>
        <w:ind w:leftChars="300" w:left="720" w:firstLineChars="200" w:firstLine="520"/>
        <w:jc w:val="both"/>
        <w:rPr>
          <w:rFonts w:eastAsia="標楷體"/>
          <w:b/>
          <w:sz w:val="28"/>
          <w:szCs w:val="26"/>
        </w:rPr>
      </w:pPr>
      <w:r w:rsidRPr="003335CD">
        <w:rPr>
          <w:rFonts w:eastAsia="標楷體"/>
          <w:sz w:val="26"/>
          <w:szCs w:val="26"/>
        </w:rPr>
        <w:t>ISSI-USA</w:t>
      </w:r>
      <w:r w:rsidRPr="003335CD">
        <w:rPr>
          <w:rFonts w:eastAsia="標楷體"/>
          <w:sz w:val="26"/>
          <w:szCs w:val="26"/>
        </w:rPr>
        <w:t>為集團</w:t>
      </w:r>
      <w:r w:rsidRPr="003335CD">
        <w:rPr>
          <w:rFonts w:eastAsia="標楷體" w:hint="eastAsia"/>
          <w:sz w:val="26"/>
          <w:szCs w:val="26"/>
        </w:rPr>
        <w:t>母公司</w:t>
      </w:r>
      <w:r w:rsidRPr="00C40B06">
        <w:rPr>
          <w:rFonts w:eastAsia="標楷體"/>
          <w:sz w:val="26"/>
          <w:szCs w:val="26"/>
        </w:rPr>
        <w:t>，需統籌預估集團銷量，擬定銷售策略，積極推廣銷售集團產品。</w:t>
      </w:r>
      <w:r>
        <w:rPr>
          <w:rFonts w:eastAsia="標楷體" w:hint="eastAsia"/>
          <w:sz w:val="26"/>
          <w:szCs w:val="26"/>
        </w:rPr>
        <w:t>營業活動包含</w:t>
      </w:r>
      <w:r w:rsidRPr="005A4533">
        <w:rPr>
          <w:rFonts w:eastAsia="標楷體" w:hint="eastAsia"/>
          <w:sz w:val="26"/>
          <w:szCs w:val="26"/>
        </w:rPr>
        <w:t>研究、開發、設計、生產、測試及銷售</w:t>
      </w:r>
      <w:r>
        <w:rPr>
          <w:rFonts w:eastAsia="標楷體" w:hint="eastAsia"/>
          <w:sz w:val="26"/>
          <w:szCs w:val="26"/>
        </w:rPr>
        <w:t>，故</w:t>
      </w:r>
      <w:r w:rsidRPr="005A4533">
        <w:rPr>
          <w:rFonts w:eastAsia="標楷體" w:hint="eastAsia"/>
          <w:sz w:val="26"/>
          <w:szCs w:val="26"/>
        </w:rPr>
        <w:t>其</w:t>
      </w:r>
      <w:r w:rsidR="00E56D7D" w:rsidRPr="00B5710C">
        <w:rPr>
          <w:rFonts w:eastAsia="標楷體"/>
          <w:sz w:val="26"/>
          <w:szCs w:val="26"/>
        </w:rPr>
        <w:t>企業個體</w:t>
      </w:r>
      <w:r w:rsidR="00E56D7D" w:rsidRPr="00B5710C">
        <w:rPr>
          <w:rFonts w:eastAsia="標楷體"/>
          <w:spacing w:val="-2"/>
          <w:sz w:val="26"/>
          <w:szCs w:val="26"/>
        </w:rPr>
        <w:t>角色</w:t>
      </w:r>
      <w:r w:rsidRPr="005A4533">
        <w:rPr>
          <w:rFonts w:eastAsia="標楷體" w:hint="eastAsia"/>
          <w:sz w:val="26"/>
          <w:szCs w:val="26"/>
        </w:rPr>
        <w:t>應</w:t>
      </w:r>
      <w:r w:rsidR="00E56D7D">
        <w:rPr>
          <w:rFonts w:eastAsia="標楷體" w:hint="eastAsia"/>
          <w:sz w:val="26"/>
          <w:szCs w:val="26"/>
        </w:rPr>
        <w:t>為</w:t>
      </w:r>
      <w:r w:rsidRPr="005A4533">
        <w:rPr>
          <w:rFonts w:eastAsia="標楷體" w:hint="eastAsia"/>
          <w:sz w:val="26"/>
          <w:szCs w:val="26"/>
        </w:rPr>
        <w:t>「全方位製造商」</w:t>
      </w:r>
      <w:r>
        <w:rPr>
          <w:rFonts w:eastAsia="標楷體" w:hint="eastAsia"/>
          <w:sz w:val="26"/>
          <w:szCs w:val="26"/>
        </w:rPr>
        <w:t>。</w:t>
      </w:r>
    </w:p>
    <w:p w:rsidR="006240E2" w:rsidRDefault="00F8355C" w:rsidP="00BD6D02">
      <w:pPr>
        <w:numPr>
          <w:ilvl w:val="0"/>
          <w:numId w:val="25"/>
        </w:numPr>
        <w:tabs>
          <w:tab w:val="left" w:pos="1134"/>
        </w:tabs>
        <w:spacing w:beforeLines="50" w:before="120" w:afterLines="50" w:after="120" w:line="360" w:lineRule="auto"/>
        <w:ind w:leftChars="250" w:left="1080"/>
        <w:jc w:val="both"/>
        <w:rPr>
          <w:rFonts w:eastAsia="標楷體"/>
          <w:b/>
          <w:sz w:val="28"/>
          <w:szCs w:val="26"/>
        </w:rPr>
      </w:pPr>
      <w:r w:rsidRPr="00C40B06">
        <w:rPr>
          <w:rFonts w:eastAsia="標楷體"/>
          <w:b/>
          <w:sz w:val="28"/>
          <w:szCs w:val="26"/>
        </w:rPr>
        <w:t>ISSI-</w:t>
      </w:r>
      <w:r w:rsidR="00EC323A">
        <w:rPr>
          <w:rFonts w:eastAsia="標楷體" w:hint="eastAsia"/>
          <w:b/>
          <w:sz w:val="28"/>
          <w:szCs w:val="26"/>
        </w:rPr>
        <w:t>Cayman</w:t>
      </w:r>
    </w:p>
    <w:p w:rsidR="006240E2" w:rsidRDefault="00F8355C" w:rsidP="00BD6D02">
      <w:pPr>
        <w:spacing w:beforeLines="50" w:before="120" w:afterLines="50" w:after="120" w:line="360" w:lineRule="auto"/>
        <w:ind w:leftChars="300" w:left="720" w:firstLineChars="200" w:firstLine="520"/>
        <w:jc w:val="both"/>
        <w:rPr>
          <w:rFonts w:eastAsia="標楷體"/>
          <w:sz w:val="26"/>
          <w:szCs w:val="26"/>
        </w:rPr>
      </w:pPr>
      <w:r w:rsidRPr="00C40B06">
        <w:rPr>
          <w:rFonts w:eastAsia="標楷體"/>
          <w:sz w:val="26"/>
          <w:szCs w:val="26"/>
        </w:rPr>
        <w:t>ISSI-</w:t>
      </w:r>
      <w:r w:rsidR="00EC323A">
        <w:rPr>
          <w:rFonts w:eastAsia="標楷體" w:hint="eastAsia"/>
          <w:sz w:val="26"/>
          <w:szCs w:val="26"/>
        </w:rPr>
        <w:t>C</w:t>
      </w:r>
      <w:r w:rsidR="0045161A">
        <w:rPr>
          <w:rFonts w:eastAsia="標楷體" w:hint="eastAsia"/>
          <w:sz w:val="26"/>
          <w:szCs w:val="26"/>
        </w:rPr>
        <w:t>ayman</w:t>
      </w:r>
      <w:r w:rsidRPr="00DF2513">
        <w:rPr>
          <w:rFonts w:eastAsia="標楷體"/>
          <w:sz w:val="26"/>
          <w:szCs w:val="26"/>
        </w:rPr>
        <w:t>負責推廣銷售集團產品</w:t>
      </w:r>
      <w:r>
        <w:rPr>
          <w:rFonts w:eastAsia="標楷體" w:hint="eastAsia"/>
          <w:sz w:val="26"/>
          <w:szCs w:val="26"/>
        </w:rPr>
        <w:t>予客戶</w:t>
      </w:r>
      <w:r w:rsidRPr="00DF2513">
        <w:rPr>
          <w:rFonts w:eastAsia="標楷體"/>
          <w:sz w:val="26"/>
          <w:szCs w:val="26"/>
        </w:rPr>
        <w:t>，遵循集團之行銷決策執行行銷策略、產品訂價及銷售，故企業</w:t>
      </w:r>
      <w:r w:rsidR="00E56D7D">
        <w:rPr>
          <w:rFonts w:eastAsia="標楷體" w:hint="eastAsia"/>
          <w:sz w:val="26"/>
          <w:szCs w:val="26"/>
        </w:rPr>
        <w:t>個體</w:t>
      </w:r>
      <w:r w:rsidRPr="00DF2513">
        <w:rPr>
          <w:rFonts w:eastAsia="標楷體"/>
          <w:sz w:val="26"/>
          <w:szCs w:val="26"/>
        </w:rPr>
        <w:t>角色</w:t>
      </w:r>
      <w:r w:rsidR="00E56D7D">
        <w:rPr>
          <w:rFonts w:eastAsia="標楷體" w:hint="eastAsia"/>
          <w:sz w:val="26"/>
          <w:szCs w:val="26"/>
        </w:rPr>
        <w:t>應</w:t>
      </w:r>
      <w:r w:rsidRPr="00DF2513">
        <w:rPr>
          <w:rFonts w:eastAsia="標楷體"/>
          <w:sz w:val="26"/>
          <w:szCs w:val="26"/>
        </w:rPr>
        <w:t>為</w:t>
      </w:r>
      <w:r w:rsidRPr="00C40B06">
        <w:rPr>
          <w:rFonts w:eastAsia="標楷體"/>
          <w:sz w:val="26"/>
          <w:szCs w:val="26"/>
        </w:rPr>
        <w:t>「</w:t>
      </w:r>
      <w:r w:rsidRPr="00DF2513">
        <w:rPr>
          <w:rFonts w:eastAsia="標楷體"/>
          <w:sz w:val="26"/>
          <w:szCs w:val="26"/>
        </w:rPr>
        <w:t>配銷商</w:t>
      </w:r>
      <w:r w:rsidRPr="00C40B06">
        <w:rPr>
          <w:rFonts w:eastAsia="標楷體"/>
          <w:sz w:val="26"/>
          <w:szCs w:val="26"/>
        </w:rPr>
        <w:t>」</w:t>
      </w:r>
      <w:r w:rsidRPr="00DF2513">
        <w:rPr>
          <w:rFonts w:eastAsia="標楷體"/>
          <w:sz w:val="26"/>
          <w:szCs w:val="26"/>
        </w:rPr>
        <w:t>。</w:t>
      </w:r>
    </w:p>
    <w:p w:rsidR="006240E2" w:rsidRDefault="000A6165" w:rsidP="00BD6D02">
      <w:pPr>
        <w:numPr>
          <w:ilvl w:val="0"/>
          <w:numId w:val="25"/>
        </w:numPr>
        <w:tabs>
          <w:tab w:val="left" w:pos="960"/>
          <w:tab w:val="left" w:pos="1134"/>
        </w:tabs>
        <w:spacing w:beforeLines="50" w:before="120" w:afterLines="50" w:after="120" w:line="360" w:lineRule="auto"/>
        <w:ind w:leftChars="250" w:left="1082" w:hanging="482"/>
        <w:jc w:val="both"/>
        <w:rPr>
          <w:rFonts w:eastAsia="標楷體"/>
          <w:b/>
          <w:sz w:val="28"/>
          <w:szCs w:val="26"/>
        </w:rPr>
      </w:pPr>
      <w:r>
        <w:rPr>
          <w:rFonts w:eastAsia="標楷體" w:hint="eastAsia"/>
          <w:b/>
          <w:sz w:val="28"/>
          <w:szCs w:val="26"/>
        </w:rPr>
        <w:t>開</w:t>
      </w:r>
      <w:proofErr w:type="gramStart"/>
      <w:r>
        <w:rPr>
          <w:rFonts w:eastAsia="標楷體" w:hint="eastAsia"/>
          <w:b/>
          <w:sz w:val="28"/>
          <w:szCs w:val="26"/>
        </w:rPr>
        <w:t>曼</w:t>
      </w:r>
      <w:proofErr w:type="gramEnd"/>
      <w:r w:rsidRPr="00A46972">
        <w:rPr>
          <w:rFonts w:eastAsia="標楷體" w:hint="eastAsia"/>
          <w:b/>
          <w:sz w:val="28"/>
          <w:szCs w:val="26"/>
        </w:rPr>
        <w:t>矽成</w:t>
      </w:r>
      <w:r>
        <w:rPr>
          <w:rFonts w:eastAsia="標楷體" w:hint="eastAsia"/>
          <w:b/>
          <w:sz w:val="28"/>
          <w:szCs w:val="26"/>
        </w:rPr>
        <w:t>台灣分公司</w:t>
      </w:r>
    </w:p>
    <w:p w:rsidR="00CD738A" w:rsidRDefault="0002793D" w:rsidP="00BD6D02">
      <w:pPr>
        <w:spacing w:beforeLines="50" w:before="120" w:afterLines="50" w:after="120" w:line="360" w:lineRule="auto"/>
        <w:ind w:leftChars="300" w:left="720" w:firstLineChars="200" w:firstLine="520"/>
        <w:jc w:val="both"/>
        <w:rPr>
          <w:rFonts w:eastAsia="標楷體"/>
          <w:sz w:val="26"/>
          <w:szCs w:val="26"/>
        </w:rPr>
      </w:pPr>
      <w:r w:rsidRPr="007B18BA">
        <w:rPr>
          <w:rFonts w:eastAsia="標楷體" w:hint="eastAsia"/>
          <w:sz w:val="26"/>
          <w:szCs w:val="26"/>
        </w:rPr>
        <w:t>開</w:t>
      </w:r>
      <w:proofErr w:type="gramStart"/>
      <w:r w:rsidRPr="007B18BA">
        <w:rPr>
          <w:rFonts w:eastAsia="標楷體" w:hint="eastAsia"/>
          <w:sz w:val="26"/>
          <w:szCs w:val="26"/>
        </w:rPr>
        <w:t>曼</w:t>
      </w:r>
      <w:proofErr w:type="gramEnd"/>
      <w:r w:rsidRPr="007B18BA">
        <w:rPr>
          <w:rFonts w:eastAsia="標楷體" w:hint="eastAsia"/>
          <w:sz w:val="26"/>
          <w:szCs w:val="26"/>
        </w:rPr>
        <w:t>矽成台灣分公司之業務主要係將</w:t>
      </w:r>
      <w:r w:rsidRPr="007B18BA">
        <w:rPr>
          <w:rFonts w:eastAsia="標楷體" w:hint="eastAsia"/>
          <w:sz w:val="26"/>
          <w:szCs w:val="26"/>
        </w:rPr>
        <w:t>ISSI-USA</w:t>
      </w:r>
      <w:r w:rsidRPr="007B18BA">
        <w:rPr>
          <w:rFonts w:eastAsia="標楷體" w:hint="eastAsia"/>
          <w:sz w:val="26"/>
          <w:szCs w:val="26"/>
        </w:rPr>
        <w:t>、</w:t>
      </w:r>
      <w:r w:rsidRPr="007B18BA">
        <w:rPr>
          <w:rFonts w:eastAsia="標楷體" w:hint="eastAsia"/>
          <w:sz w:val="26"/>
          <w:szCs w:val="26"/>
        </w:rPr>
        <w:t>ISSI-</w:t>
      </w:r>
      <w:r w:rsidR="00EC323A">
        <w:rPr>
          <w:rFonts w:eastAsia="標楷體" w:hint="eastAsia"/>
          <w:sz w:val="26"/>
          <w:szCs w:val="26"/>
        </w:rPr>
        <w:t>Cayman</w:t>
      </w:r>
      <w:r w:rsidRPr="007B18BA">
        <w:rPr>
          <w:rFonts w:eastAsia="標楷體" w:hint="eastAsia"/>
          <w:sz w:val="26"/>
          <w:szCs w:val="26"/>
        </w:rPr>
        <w:t>及</w:t>
      </w:r>
      <w:proofErr w:type="gramStart"/>
      <w:r w:rsidRPr="007B18BA">
        <w:rPr>
          <w:rFonts w:eastAsia="標楷體" w:hint="eastAsia"/>
          <w:sz w:val="26"/>
          <w:szCs w:val="26"/>
        </w:rPr>
        <w:t>矽成委其</w:t>
      </w:r>
      <w:proofErr w:type="gramEnd"/>
      <w:r w:rsidRPr="007B18BA">
        <w:rPr>
          <w:rFonts w:eastAsia="標楷體" w:hint="eastAsia"/>
          <w:sz w:val="26"/>
          <w:szCs w:val="26"/>
        </w:rPr>
        <w:t>統籌之晶片委由晶圓廠製造，並購買製造晶圓所需部分材料交予晶圓廠，最後將製成品銷售予</w:t>
      </w:r>
      <w:r w:rsidRPr="007B18BA">
        <w:rPr>
          <w:rFonts w:eastAsia="標楷體" w:hint="eastAsia"/>
          <w:sz w:val="26"/>
          <w:szCs w:val="26"/>
        </w:rPr>
        <w:t>ISSI-USA</w:t>
      </w:r>
      <w:r w:rsidRPr="007B18BA">
        <w:rPr>
          <w:rFonts w:eastAsia="標楷體" w:hint="eastAsia"/>
          <w:sz w:val="26"/>
          <w:szCs w:val="26"/>
        </w:rPr>
        <w:t>、</w:t>
      </w:r>
      <w:r w:rsidRPr="007B18BA">
        <w:rPr>
          <w:rFonts w:eastAsia="標楷體" w:hint="eastAsia"/>
          <w:sz w:val="26"/>
          <w:szCs w:val="26"/>
        </w:rPr>
        <w:t>ISSI-</w:t>
      </w:r>
      <w:r w:rsidR="00EC323A">
        <w:rPr>
          <w:rFonts w:eastAsia="標楷體" w:hint="eastAsia"/>
          <w:sz w:val="26"/>
          <w:szCs w:val="26"/>
        </w:rPr>
        <w:t>Cayman</w:t>
      </w:r>
      <w:r w:rsidRPr="007B18BA">
        <w:rPr>
          <w:rFonts w:eastAsia="標楷體" w:hint="eastAsia"/>
          <w:sz w:val="26"/>
          <w:szCs w:val="26"/>
        </w:rPr>
        <w:t>及矽成。</w:t>
      </w:r>
      <w:r w:rsidRPr="007B18BA">
        <w:rPr>
          <w:rFonts w:eastAsia="標楷體"/>
          <w:sz w:val="26"/>
          <w:szCs w:val="26"/>
        </w:rPr>
        <w:t>考量</w:t>
      </w:r>
      <w:r w:rsidRPr="007B18BA">
        <w:rPr>
          <w:rFonts w:eastAsia="標楷體" w:hint="eastAsia"/>
          <w:sz w:val="26"/>
          <w:szCs w:val="26"/>
        </w:rPr>
        <w:t>開</w:t>
      </w:r>
      <w:proofErr w:type="gramStart"/>
      <w:r w:rsidRPr="007B18BA">
        <w:rPr>
          <w:rFonts w:eastAsia="標楷體" w:hint="eastAsia"/>
          <w:sz w:val="26"/>
          <w:szCs w:val="26"/>
        </w:rPr>
        <w:t>曼</w:t>
      </w:r>
      <w:proofErr w:type="gramEnd"/>
      <w:r w:rsidRPr="007B18BA">
        <w:rPr>
          <w:rFonts w:eastAsia="標楷體" w:hint="eastAsia"/>
          <w:sz w:val="26"/>
          <w:szCs w:val="26"/>
        </w:rPr>
        <w:t>矽成台灣分公司</w:t>
      </w:r>
      <w:r w:rsidRPr="007B18BA">
        <w:rPr>
          <w:rFonts w:eastAsia="標楷體"/>
          <w:sz w:val="26"/>
          <w:szCs w:val="26"/>
        </w:rPr>
        <w:t>執行之功能及承擔之風險有限，</w:t>
      </w:r>
      <w:r w:rsidRPr="007B18BA">
        <w:rPr>
          <w:rFonts w:eastAsia="標楷體" w:hint="eastAsia"/>
          <w:sz w:val="26"/>
          <w:szCs w:val="26"/>
        </w:rPr>
        <w:t>本所認為其企業</w:t>
      </w:r>
      <w:r w:rsidR="00E56D7D">
        <w:rPr>
          <w:rFonts w:eastAsia="標楷體" w:hint="eastAsia"/>
          <w:sz w:val="26"/>
          <w:szCs w:val="26"/>
        </w:rPr>
        <w:t>個體</w:t>
      </w:r>
      <w:r w:rsidRPr="007B18BA">
        <w:rPr>
          <w:rFonts w:eastAsia="標楷體"/>
          <w:sz w:val="26"/>
          <w:szCs w:val="26"/>
        </w:rPr>
        <w:t>角色</w:t>
      </w:r>
      <w:r w:rsidRPr="007B18BA">
        <w:rPr>
          <w:rFonts w:eastAsia="標楷體" w:hint="eastAsia"/>
          <w:sz w:val="26"/>
          <w:szCs w:val="26"/>
        </w:rPr>
        <w:t>應為</w:t>
      </w:r>
      <w:r w:rsidRPr="007B18BA">
        <w:rPr>
          <w:rFonts w:eastAsia="標楷體"/>
          <w:sz w:val="26"/>
          <w:szCs w:val="26"/>
        </w:rPr>
        <w:t>「</w:t>
      </w:r>
      <w:r w:rsidRPr="007B18BA">
        <w:rPr>
          <w:rFonts w:eastAsia="標楷體" w:hint="eastAsia"/>
          <w:sz w:val="26"/>
          <w:szCs w:val="26"/>
        </w:rPr>
        <w:t>委託製造商</w:t>
      </w:r>
      <w:r w:rsidRPr="007B18BA">
        <w:rPr>
          <w:rFonts w:eastAsia="標楷體"/>
          <w:sz w:val="26"/>
          <w:szCs w:val="26"/>
        </w:rPr>
        <w:t>」</w:t>
      </w:r>
      <w:r w:rsidRPr="007B18BA">
        <w:rPr>
          <w:rFonts w:eastAsia="標楷體" w:hint="eastAsia"/>
          <w:sz w:val="26"/>
          <w:szCs w:val="26"/>
        </w:rPr>
        <w:t>。</w:t>
      </w:r>
    </w:p>
    <w:p w:rsidR="00CD738A" w:rsidRDefault="00CD738A" w:rsidP="00CE7E1F">
      <w:pPr>
        <w:tabs>
          <w:tab w:val="left" w:pos="960"/>
          <w:tab w:val="left" w:pos="1134"/>
        </w:tabs>
        <w:spacing w:beforeLines="50" w:before="120" w:afterLines="50" w:after="120" w:line="360" w:lineRule="auto"/>
        <w:jc w:val="both"/>
        <w:rPr>
          <w:rFonts w:eastAsia="標楷體"/>
          <w:sz w:val="26"/>
          <w:szCs w:val="26"/>
        </w:rPr>
      </w:pPr>
    </w:p>
    <w:p w:rsidR="008B11B2" w:rsidRDefault="008B11B2" w:rsidP="00BD6D02">
      <w:pPr>
        <w:spacing w:beforeLines="50" w:before="120" w:afterLines="50" w:after="120" w:line="360" w:lineRule="auto"/>
        <w:ind w:leftChars="300" w:left="720" w:firstLineChars="200" w:firstLine="520"/>
        <w:jc w:val="both"/>
        <w:rPr>
          <w:rFonts w:eastAsia="標楷體"/>
          <w:sz w:val="26"/>
          <w:szCs w:val="26"/>
        </w:rPr>
      </w:pPr>
      <w:r>
        <w:rPr>
          <w:rFonts w:eastAsia="標楷體"/>
          <w:sz w:val="26"/>
          <w:szCs w:val="26"/>
        </w:rPr>
        <w:br w:type="page"/>
      </w:r>
    </w:p>
    <w:p w:rsidR="006240E2" w:rsidRDefault="006240E2" w:rsidP="00BD6D02">
      <w:pPr>
        <w:spacing w:beforeLines="50" w:before="120" w:afterLines="50" w:after="120" w:line="360" w:lineRule="auto"/>
        <w:ind w:leftChars="300" w:left="720" w:firstLineChars="200" w:firstLine="520"/>
        <w:jc w:val="both"/>
        <w:rPr>
          <w:rFonts w:eastAsia="標楷體"/>
          <w:sz w:val="26"/>
          <w:szCs w:val="26"/>
        </w:rPr>
      </w:pPr>
    </w:p>
    <w:p w:rsidR="005A4533" w:rsidRPr="005A4533" w:rsidRDefault="005A4533" w:rsidP="006829BE">
      <w:pPr>
        <w:ind w:left="960"/>
        <w:sectPr w:rsidR="005A4533" w:rsidRPr="005A4533" w:rsidSect="006B4840">
          <w:type w:val="oddPage"/>
          <w:pgSz w:w="11906" w:h="16838" w:code="9"/>
          <w:pgMar w:top="2160" w:right="1440" w:bottom="1814" w:left="1440" w:header="851" w:footer="567" w:gutter="567"/>
          <w:cols w:space="425"/>
          <w:docGrid w:linePitch="360"/>
        </w:sectPr>
      </w:pPr>
    </w:p>
    <w:bookmarkStart w:id="51" w:name="_Toc253154513"/>
    <w:bookmarkStart w:id="52" w:name="_Toc253154581"/>
    <w:bookmarkStart w:id="53" w:name="_Toc272326012"/>
    <w:bookmarkStart w:id="54" w:name="_Toc272326640"/>
    <w:bookmarkStart w:id="55" w:name="_Toc272326819"/>
    <w:bookmarkStart w:id="56" w:name="_Toc275960652"/>
    <w:p w:rsidR="00995F8B" w:rsidRPr="00EA272E" w:rsidRDefault="00CE7E1F" w:rsidP="00995F8B">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5168" behindDoc="0" locked="0" layoutInCell="1" allowOverlap="1" wp14:anchorId="45CC8194" wp14:editId="5193E641">
                <wp:simplePos x="0" y="0"/>
                <wp:positionH relativeFrom="column">
                  <wp:posOffset>4662170</wp:posOffset>
                </wp:positionH>
                <wp:positionV relativeFrom="paragraph">
                  <wp:posOffset>0</wp:posOffset>
                </wp:positionV>
                <wp:extent cx="720090" cy="720090"/>
                <wp:effectExtent l="13970" t="9525" r="8890" b="13335"/>
                <wp:wrapNone/>
                <wp:docPr id="12"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8C6F22" w:rsidRDefault="00822279"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5" o:spid="_x0000_s1155" type="#_x0000_t202" style="position:absolute;left:0;text-align:left;margin-left:367.1pt;margin-top:0;width:56.7pt;height:5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">
                <v:textbox>
                  <w:txbxContent>
                    <w:p w:rsidR="00822279" w:rsidRPr="008C6F22" w:rsidRDefault="00822279" w:rsidP="00AB3B6F">
                      <w:pPr>
                        <w:jc w:val="center"/>
                        <w:rPr>
                          <w:rFonts w:ascii="微軟正黑體" w:eastAsia="微軟正黑體" w:hAnsi="微軟正黑體"/>
                          <w:sz w:val="28"/>
                        </w:rPr>
                      </w:pPr>
                      <w:r w:rsidRPr="008C6F22">
                        <w:rPr>
                          <w:rFonts w:ascii="微軟正黑體" w:eastAsia="微軟正黑體" w:hAnsi="微軟正黑體" w:hint="eastAsia"/>
                          <w:b/>
                          <w:sz w:val="56"/>
                          <w:szCs w:val="52"/>
                        </w:rPr>
                        <w:t>Ⅴ</w:t>
                      </w:r>
                    </w:p>
                  </w:txbxContent>
                </v:textbox>
              </v:shape>
            </w:pict>
          </mc:Fallback>
        </mc:AlternateContent>
      </w:r>
      <w:bookmarkEnd w:id="51"/>
      <w:bookmarkEnd w:id="52"/>
      <w:bookmarkEnd w:id="53"/>
      <w:bookmarkEnd w:id="54"/>
      <w:bookmarkEnd w:id="55"/>
      <w:bookmarkEnd w:id="56"/>
    </w:p>
    <w:p w:rsidR="00995F8B" w:rsidRPr="00EA272E" w:rsidRDefault="00995F8B" w:rsidP="00AB3B6F">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995F8B">
      <w:pPr>
        <w:pStyle w:val="1"/>
        <w:spacing w:before="100" w:beforeAutospacing="1" w:after="100" w:afterAutospacing="1" w:line="360" w:lineRule="auto"/>
        <w:ind w:left="0" w:firstLine="0"/>
        <w:jc w:val="right"/>
        <w:rPr>
          <w:rFonts w:ascii="Times New Roman" w:eastAsia="標楷體" w:hAnsi="Times New Roman"/>
          <w:sz w:val="56"/>
          <w:szCs w:val="56"/>
        </w:rPr>
      </w:pPr>
      <w:bookmarkStart w:id="57" w:name="_Toc355775828"/>
      <w:r w:rsidRPr="00EA272E">
        <w:rPr>
          <w:rFonts w:ascii="Times New Roman" w:eastAsia="標楷體" w:hAnsi="Times New Roman"/>
          <w:sz w:val="56"/>
          <w:szCs w:val="56"/>
        </w:rPr>
        <w:t>常規交易原則辦理</w:t>
      </w:r>
      <w:r w:rsidR="00650274" w:rsidRPr="00EA272E">
        <w:rPr>
          <w:rFonts w:ascii="Times New Roman" w:eastAsia="標楷體" w:hAnsi="Times New Roman" w:hint="eastAsia"/>
          <w:sz w:val="56"/>
          <w:szCs w:val="56"/>
        </w:rPr>
        <w:t>之</w:t>
      </w:r>
      <w:r w:rsidRPr="00EA272E">
        <w:rPr>
          <w:rFonts w:ascii="Times New Roman" w:eastAsia="標楷體" w:hAnsi="Times New Roman"/>
          <w:sz w:val="56"/>
          <w:szCs w:val="56"/>
        </w:rPr>
        <w:t>情形</w:t>
      </w:r>
      <w:bookmarkEnd w:id="57"/>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我國財政部參考</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則及主要國家移轉訂價法規，訂定移轉訂價查核準則，規定營利事業於辦理所得稅結算申報及</w:t>
      </w:r>
      <w:proofErr w:type="gramStart"/>
      <w:r w:rsidRPr="00EA272E">
        <w:rPr>
          <w:rFonts w:eastAsia="標楷體"/>
          <w:sz w:val="26"/>
          <w:szCs w:val="26"/>
        </w:rPr>
        <w:t>稽</w:t>
      </w:r>
      <w:proofErr w:type="gramEnd"/>
      <w:r w:rsidRPr="00EA272E">
        <w:rPr>
          <w:rFonts w:eastAsia="標楷體"/>
          <w:sz w:val="26"/>
          <w:szCs w:val="26"/>
        </w:rPr>
        <w:t>徵機關進行不合常規移轉訂價查核時，</w:t>
      </w:r>
      <w:proofErr w:type="gramStart"/>
      <w:r w:rsidRPr="00EA272E">
        <w:rPr>
          <w:rFonts w:eastAsia="標楷體"/>
          <w:sz w:val="26"/>
          <w:szCs w:val="26"/>
        </w:rPr>
        <w:t>均應依</w:t>
      </w:r>
      <w:proofErr w:type="gramEnd"/>
      <w:r w:rsidRPr="00EA272E">
        <w:rPr>
          <w:rFonts w:eastAsia="標楷體"/>
          <w:sz w:val="26"/>
          <w:szCs w:val="26"/>
        </w:rPr>
        <w:t>本準則規定評估受控交易之結果是否符合常規。</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w:t>
      </w:r>
      <w:r w:rsidR="00C216A8" w:rsidRPr="00EA272E">
        <w:rPr>
          <w:rFonts w:eastAsia="標楷體" w:hint="eastAsia"/>
          <w:sz w:val="26"/>
          <w:szCs w:val="26"/>
        </w:rPr>
        <w:t>規定</w:t>
      </w:r>
      <w:r w:rsidRPr="00EA272E">
        <w:rPr>
          <w:rFonts w:eastAsia="標楷體"/>
          <w:sz w:val="26"/>
          <w:szCs w:val="26"/>
        </w:rPr>
        <w:t>，</w:t>
      </w:r>
      <w:r w:rsidR="00936C11" w:rsidRPr="00EA272E">
        <w:rPr>
          <w:rFonts w:eastAsia="標楷體"/>
          <w:sz w:val="26"/>
          <w:szCs w:val="26"/>
        </w:rPr>
        <w:t>營利事業與</w:t>
      </w:r>
      <w:proofErr w:type="gramStart"/>
      <w:r w:rsidR="00936C11" w:rsidRPr="00EA272E">
        <w:rPr>
          <w:rFonts w:eastAsia="標楷體"/>
          <w:sz w:val="26"/>
          <w:szCs w:val="26"/>
        </w:rPr>
        <w:t>稽</w:t>
      </w:r>
      <w:proofErr w:type="gramEnd"/>
      <w:r w:rsidR="00936C11" w:rsidRPr="00EA272E">
        <w:rPr>
          <w:rFonts w:eastAsia="標楷體"/>
          <w:sz w:val="26"/>
          <w:szCs w:val="26"/>
        </w:rPr>
        <w:t>徵機關</w:t>
      </w:r>
      <w:r w:rsidR="000F1DF4" w:rsidRPr="00EA272E">
        <w:rPr>
          <w:rFonts w:eastAsia="標楷體"/>
          <w:sz w:val="26"/>
          <w:szCs w:val="26"/>
        </w:rPr>
        <w:t>評估受控交易之結果是否符合常規，或決定受控交易之常規交易結果時，依下列原則辦理</w:t>
      </w:r>
      <w:r w:rsidR="00AB3B6F" w:rsidRPr="00EA272E">
        <w:rPr>
          <w:rFonts w:eastAsia="標楷體" w:hint="eastAsia"/>
          <w:sz w:val="26"/>
          <w:szCs w:val="26"/>
        </w:rPr>
        <w:t>：</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可比較原則</w:t>
      </w:r>
    </w:p>
    <w:p w:rsidR="006240E2" w:rsidRDefault="00313C0B"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非關係人於可比較情況下從事可比較未受控交易之結果為常規交易結果，</w:t>
      </w:r>
      <w:r w:rsidR="004C5F41" w:rsidRPr="00EA272E">
        <w:rPr>
          <w:rFonts w:eastAsia="標楷體" w:hint="eastAsia"/>
          <w:sz w:val="26"/>
          <w:szCs w:val="26"/>
        </w:rPr>
        <w:t>並應</w:t>
      </w:r>
      <w:r w:rsidRPr="00EA272E">
        <w:rPr>
          <w:rFonts w:eastAsia="標楷體"/>
          <w:sz w:val="26"/>
          <w:szCs w:val="26"/>
        </w:rPr>
        <w:t>以</w:t>
      </w:r>
      <w:r w:rsidR="004C5F41" w:rsidRPr="00EA272E">
        <w:rPr>
          <w:rFonts w:eastAsia="標楷體" w:hint="eastAsia"/>
          <w:sz w:val="26"/>
          <w:szCs w:val="26"/>
        </w:rPr>
        <w:t>其</w:t>
      </w:r>
      <w:r w:rsidRPr="00EA272E">
        <w:rPr>
          <w:rFonts w:eastAsia="標楷體"/>
          <w:sz w:val="26"/>
          <w:szCs w:val="26"/>
        </w:rPr>
        <w:t>評定受控交易之結果是否符合常規。</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7D5FF1">
        <w:rPr>
          <w:rFonts w:eastAsia="標楷體" w:hint="eastAsia"/>
          <w:sz w:val="26"/>
          <w:szCs w:val="26"/>
        </w:rPr>
        <w:t>依據可比較原則，</w:t>
      </w:r>
      <w:r w:rsidRPr="007D5FF1">
        <w:rPr>
          <w:rFonts w:eastAsia="標楷體"/>
          <w:sz w:val="26"/>
          <w:szCs w:val="26"/>
        </w:rPr>
        <w:t>為評定</w:t>
      </w:r>
      <w:r w:rsidR="00D549DD" w:rsidRPr="007D5FF1">
        <w:rPr>
          <w:rFonts w:eastAsia="標楷體" w:hint="eastAsia"/>
          <w:sz w:val="26"/>
          <w:szCs w:val="26"/>
        </w:rPr>
        <w:t>矽成</w:t>
      </w:r>
      <w:r w:rsidRPr="007D5FF1">
        <w:rPr>
          <w:rFonts w:eastAsia="標楷體"/>
          <w:sz w:val="26"/>
          <w:szCs w:val="26"/>
        </w:rPr>
        <w:t>受控交易</w:t>
      </w:r>
      <w:r w:rsidRPr="007D5FF1">
        <w:rPr>
          <w:rFonts w:eastAsia="標楷體" w:hint="eastAsia"/>
          <w:sz w:val="26"/>
          <w:szCs w:val="26"/>
        </w:rPr>
        <w:t>與未受控交易</w:t>
      </w:r>
      <w:r w:rsidRPr="007D5FF1">
        <w:rPr>
          <w:rFonts w:eastAsia="標楷體"/>
          <w:sz w:val="26"/>
          <w:szCs w:val="26"/>
        </w:rPr>
        <w:t>之結果是否符合常規</w:t>
      </w:r>
      <w:r w:rsidRPr="007D5FF1">
        <w:rPr>
          <w:rFonts w:eastAsia="標楷體" w:hint="eastAsia"/>
          <w:sz w:val="26"/>
          <w:szCs w:val="26"/>
        </w:rPr>
        <w:t>，首先須對</w:t>
      </w:r>
      <w:r w:rsidR="00D549DD" w:rsidRPr="007D5FF1">
        <w:rPr>
          <w:rFonts w:eastAsia="標楷體" w:hint="eastAsia"/>
          <w:sz w:val="26"/>
          <w:szCs w:val="26"/>
        </w:rPr>
        <w:t>矽成</w:t>
      </w:r>
      <w:r w:rsidRPr="007D5FF1">
        <w:rPr>
          <w:rFonts w:eastAsia="標楷體"/>
          <w:sz w:val="26"/>
          <w:szCs w:val="26"/>
        </w:rPr>
        <w:t>受控交易</w:t>
      </w:r>
      <w:r w:rsidRPr="007D5FF1">
        <w:rPr>
          <w:rFonts w:eastAsia="標楷體" w:hint="eastAsia"/>
          <w:sz w:val="26"/>
          <w:szCs w:val="26"/>
        </w:rPr>
        <w:t>之</w:t>
      </w:r>
      <w:r w:rsidRPr="007D5FF1">
        <w:rPr>
          <w:rFonts w:eastAsia="標楷體"/>
          <w:sz w:val="26"/>
          <w:szCs w:val="26"/>
        </w:rPr>
        <w:t>型態及數量</w:t>
      </w:r>
      <w:r w:rsidRPr="007D5FF1">
        <w:rPr>
          <w:rFonts w:eastAsia="標楷體" w:hint="eastAsia"/>
          <w:sz w:val="26"/>
          <w:szCs w:val="26"/>
        </w:rPr>
        <w:t>有所瞭解</w:t>
      </w:r>
      <w:r w:rsidRPr="007D5FF1">
        <w:rPr>
          <w:rFonts w:eastAsia="標楷體"/>
          <w:sz w:val="26"/>
          <w:szCs w:val="26"/>
        </w:rPr>
        <w:t>，</w:t>
      </w:r>
      <w:r w:rsidRPr="007D5FF1">
        <w:rPr>
          <w:rFonts w:eastAsia="標楷體" w:hint="eastAsia"/>
          <w:sz w:val="26"/>
          <w:szCs w:val="26"/>
        </w:rPr>
        <w:t>故</w:t>
      </w:r>
      <w:r w:rsidRPr="007D5FF1">
        <w:rPr>
          <w:rFonts w:eastAsia="標楷體"/>
          <w:sz w:val="26"/>
          <w:szCs w:val="26"/>
        </w:rPr>
        <w:t>本所</w:t>
      </w:r>
      <w:r w:rsidRPr="007D5FF1">
        <w:rPr>
          <w:rFonts w:eastAsia="標楷體" w:hint="eastAsia"/>
          <w:sz w:val="26"/>
          <w:szCs w:val="26"/>
        </w:rPr>
        <w:t>與</w:t>
      </w:r>
      <w:r w:rsidR="00D549DD" w:rsidRPr="007D5FF1">
        <w:rPr>
          <w:rFonts w:eastAsia="標楷體" w:hint="eastAsia"/>
          <w:sz w:val="26"/>
          <w:szCs w:val="26"/>
        </w:rPr>
        <w:t>矽成</w:t>
      </w:r>
      <w:r w:rsidRPr="007D5FF1">
        <w:rPr>
          <w:rFonts w:eastAsia="標楷體"/>
          <w:sz w:val="26"/>
          <w:szCs w:val="26"/>
        </w:rPr>
        <w:t>人員</w:t>
      </w:r>
      <w:r w:rsidRPr="007D5FF1">
        <w:rPr>
          <w:rFonts w:eastAsia="標楷體" w:hint="eastAsia"/>
          <w:sz w:val="26"/>
          <w:szCs w:val="26"/>
        </w:rPr>
        <w:t>進行</w:t>
      </w:r>
      <w:r w:rsidRPr="00EA272E">
        <w:rPr>
          <w:rFonts w:eastAsia="標楷體" w:hint="eastAsia"/>
          <w:sz w:val="26"/>
          <w:szCs w:val="26"/>
        </w:rPr>
        <w:t>訪談，並從下列項目</w:t>
      </w:r>
      <w:r w:rsidRPr="00EA272E">
        <w:rPr>
          <w:rFonts w:eastAsia="標楷體"/>
          <w:sz w:val="26"/>
          <w:szCs w:val="26"/>
        </w:rPr>
        <w:t>蒐集</w:t>
      </w:r>
      <w:r w:rsidRPr="00EA272E">
        <w:rPr>
          <w:rFonts w:eastAsia="標楷體" w:hint="eastAsia"/>
          <w:sz w:val="26"/>
          <w:szCs w:val="26"/>
        </w:rPr>
        <w:t>相關受控交易</w:t>
      </w:r>
      <w:r w:rsidRPr="00EA272E">
        <w:rPr>
          <w:rFonts w:eastAsia="標楷體"/>
          <w:sz w:val="26"/>
          <w:szCs w:val="26"/>
        </w:rPr>
        <w:t>資訊：</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b/>
          <w:sz w:val="28"/>
          <w:szCs w:val="26"/>
        </w:rPr>
        <w:t>公司綜</w:t>
      </w:r>
      <w:proofErr w:type="gramStart"/>
      <w:r w:rsidRPr="007D5FF1">
        <w:rPr>
          <w:rFonts w:eastAsia="標楷體"/>
          <w:b/>
          <w:sz w:val="28"/>
          <w:szCs w:val="26"/>
        </w:rPr>
        <w:t>覽</w:t>
      </w:r>
      <w:proofErr w:type="gramEnd"/>
    </w:p>
    <w:p w:rsidR="006240E2" w:rsidRDefault="004C5F41"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sz w:val="26"/>
          <w:szCs w:val="26"/>
        </w:rPr>
        <w:t>蒐集</w:t>
      </w:r>
      <w:r w:rsidR="00D549DD" w:rsidRPr="007D5FF1">
        <w:rPr>
          <w:rFonts w:eastAsia="標楷體" w:hint="eastAsia"/>
          <w:sz w:val="26"/>
          <w:szCs w:val="26"/>
        </w:rPr>
        <w:t>矽成</w:t>
      </w:r>
      <w:r w:rsidRPr="007D5FF1">
        <w:rPr>
          <w:rFonts w:eastAsia="標楷體"/>
          <w:sz w:val="26"/>
          <w:szCs w:val="26"/>
        </w:rPr>
        <w:t>之營業型態、歷史沿革</w:t>
      </w:r>
      <w:r w:rsidRPr="007D5FF1">
        <w:rPr>
          <w:rFonts w:eastAsia="標楷體" w:hint="eastAsia"/>
          <w:sz w:val="26"/>
          <w:szCs w:val="26"/>
        </w:rPr>
        <w:t>及</w:t>
      </w:r>
      <w:r w:rsidRPr="007D5FF1">
        <w:rPr>
          <w:rFonts w:eastAsia="標楷體"/>
          <w:sz w:val="26"/>
          <w:szCs w:val="26"/>
        </w:rPr>
        <w:t>經營策略等</w:t>
      </w:r>
      <w:r w:rsidRPr="007D5FF1">
        <w:rPr>
          <w:rFonts w:eastAsia="標楷體" w:hint="eastAsia"/>
          <w:sz w:val="26"/>
          <w:szCs w:val="26"/>
        </w:rPr>
        <w:t>相關資訊</w:t>
      </w:r>
      <w:r w:rsidRPr="007D5FF1">
        <w:rPr>
          <w:rFonts w:eastAsia="標楷體"/>
          <w:sz w:val="26"/>
          <w:szCs w:val="26"/>
        </w:rPr>
        <w:t>。本所於蒐集資料時，除蒐集</w:t>
      </w:r>
      <w:r w:rsidR="00D549DD" w:rsidRPr="007D5FF1">
        <w:rPr>
          <w:rFonts w:eastAsia="標楷體" w:hint="eastAsia"/>
          <w:sz w:val="26"/>
          <w:szCs w:val="26"/>
        </w:rPr>
        <w:t>矽成</w:t>
      </w:r>
      <w:r w:rsidRPr="007D5FF1">
        <w:rPr>
          <w:rFonts w:eastAsia="標楷體"/>
          <w:sz w:val="26"/>
          <w:szCs w:val="26"/>
        </w:rPr>
        <w:t>之資料，同時蒐集其關係企業之</w:t>
      </w:r>
      <w:r w:rsidRPr="007D5FF1">
        <w:rPr>
          <w:rFonts w:eastAsia="標楷體" w:hint="eastAsia"/>
          <w:sz w:val="26"/>
          <w:szCs w:val="26"/>
        </w:rPr>
        <w:t>相關</w:t>
      </w:r>
      <w:r w:rsidRPr="007D5FF1">
        <w:rPr>
          <w:rFonts w:eastAsia="標楷體"/>
          <w:sz w:val="26"/>
          <w:szCs w:val="26"/>
        </w:rPr>
        <w:t>資</w:t>
      </w:r>
      <w:r w:rsidRPr="007D5FF1">
        <w:rPr>
          <w:rFonts w:eastAsia="標楷體" w:hint="eastAsia"/>
          <w:sz w:val="26"/>
          <w:szCs w:val="26"/>
        </w:rPr>
        <w:t>訊</w:t>
      </w:r>
      <w:r w:rsidRPr="007D5FF1">
        <w:rPr>
          <w:rFonts w:eastAsia="標楷體"/>
          <w:sz w:val="26"/>
          <w:szCs w:val="26"/>
        </w:rPr>
        <w:t>，以對受控交易中各參與人執行之功能及承擔之風險進行分析。</w:t>
      </w:r>
    </w:p>
    <w:p w:rsidR="006240E2" w:rsidRDefault="006240E2" w:rsidP="00BD6D02">
      <w:pPr>
        <w:spacing w:beforeLines="50" w:before="120" w:afterLines="50" w:after="120" w:line="360" w:lineRule="auto"/>
        <w:ind w:leftChars="200" w:left="480" w:firstLineChars="200" w:firstLine="520"/>
        <w:jc w:val="both"/>
        <w:rPr>
          <w:rFonts w:eastAsia="標楷體"/>
          <w:sz w:val="26"/>
          <w:szCs w:val="26"/>
        </w:rPr>
      </w:pP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b/>
          <w:sz w:val="28"/>
          <w:szCs w:val="26"/>
        </w:rPr>
        <w:lastRenderedPageBreak/>
        <w:t>財務及法務事項</w:t>
      </w:r>
    </w:p>
    <w:p w:rsidR="006240E2" w:rsidRDefault="004C5F41"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sz w:val="26"/>
          <w:szCs w:val="26"/>
        </w:rPr>
        <w:t>包括</w:t>
      </w:r>
      <w:r w:rsidR="00D549DD" w:rsidRPr="007D5FF1">
        <w:rPr>
          <w:rFonts w:eastAsia="標楷體" w:hint="eastAsia"/>
          <w:sz w:val="26"/>
          <w:szCs w:val="26"/>
        </w:rPr>
        <w:t>矽成</w:t>
      </w:r>
      <w:r w:rsidRPr="007D5FF1">
        <w:rPr>
          <w:rFonts w:eastAsia="標楷體"/>
          <w:sz w:val="26"/>
          <w:szCs w:val="26"/>
        </w:rPr>
        <w:t>資本之來源、目前所採用移轉訂價之方式、與各關係企業</w:t>
      </w:r>
      <w:r w:rsidRPr="00EA272E">
        <w:rPr>
          <w:rFonts w:eastAsia="標楷體"/>
          <w:sz w:val="26"/>
          <w:szCs w:val="26"/>
        </w:rPr>
        <w:t>間合約之管理情形、會計制度及方法、各部門收入及費用之分攤方法、預算編列、計價及催收程序、給予關係企業及非關係企業之付款條件及與各關係企業間之資金借貸情形。</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市場行銷</w:t>
      </w:r>
    </w:p>
    <w:p w:rsidR="006240E2" w:rsidRDefault="00D549DD"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hint="eastAsia"/>
          <w:sz w:val="26"/>
          <w:szCs w:val="26"/>
        </w:rPr>
        <w:t>矽成</w:t>
      </w:r>
      <w:r w:rsidR="004C5F41" w:rsidRPr="007D5FF1">
        <w:rPr>
          <w:rFonts w:eastAsia="標楷體"/>
          <w:sz w:val="26"/>
          <w:szCs w:val="26"/>
        </w:rPr>
        <w:t>所處市場之特性、產品利基、配銷管道、產業概況、競爭者、市場佔有率、行銷策略、促銷活動、有無任何因行銷活動產生之無形資產，及若存有該類無形資產，其對</w:t>
      </w:r>
      <w:r w:rsidRPr="007D5FF1">
        <w:rPr>
          <w:rFonts w:eastAsia="標楷體" w:hint="eastAsia"/>
          <w:sz w:val="26"/>
          <w:szCs w:val="26"/>
        </w:rPr>
        <w:t>矽成</w:t>
      </w:r>
      <w:r w:rsidR="004C5F41" w:rsidRPr="007D5FF1">
        <w:rPr>
          <w:rFonts w:eastAsia="標楷體"/>
          <w:sz w:val="26"/>
          <w:szCs w:val="26"/>
        </w:rPr>
        <w:t>營運之重要性。此外開發新顧客</w:t>
      </w:r>
      <w:r w:rsidR="004C5F41" w:rsidRPr="00EA272E">
        <w:rPr>
          <w:rFonts w:eastAsia="標楷體"/>
          <w:sz w:val="26"/>
          <w:szCs w:val="26"/>
        </w:rPr>
        <w:t>及保有舊客戶之方式也在詢問之列。</w:t>
      </w:r>
    </w:p>
    <w:p w:rsidR="006240E2" w:rsidRDefault="004C5F41"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EA272E">
        <w:rPr>
          <w:rFonts w:eastAsia="標楷體"/>
          <w:b/>
          <w:sz w:val="28"/>
          <w:szCs w:val="26"/>
        </w:rPr>
        <w:t>品管、專業技術及風險</w:t>
      </w:r>
    </w:p>
    <w:p w:rsidR="006240E2" w:rsidRDefault="00D549DD" w:rsidP="00BD6D02">
      <w:pPr>
        <w:spacing w:beforeLines="50" w:before="120" w:afterLines="50" w:after="120" w:line="360" w:lineRule="auto"/>
        <w:ind w:leftChars="200" w:left="480" w:firstLineChars="200" w:firstLine="520"/>
        <w:jc w:val="both"/>
        <w:rPr>
          <w:rFonts w:eastAsia="標楷體"/>
          <w:sz w:val="26"/>
          <w:szCs w:val="26"/>
        </w:rPr>
      </w:pPr>
      <w:r w:rsidRPr="007D5FF1">
        <w:rPr>
          <w:rFonts w:eastAsia="標楷體" w:hint="eastAsia"/>
          <w:sz w:val="26"/>
          <w:szCs w:val="26"/>
        </w:rPr>
        <w:t>矽成</w:t>
      </w:r>
      <w:r w:rsidR="004C5F41" w:rsidRPr="007D5FF1">
        <w:rPr>
          <w:rFonts w:eastAsia="標楷體"/>
          <w:sz w:val="26"/>
          <w:szCs w:val="26"/>
        </w:rPr>
        <w:t>有否接受來自關係企業提供之技術服務及酬勞，是否自擁或擁有來自關係企業任何技術性之無形資產，又是否本身從事任何產品研發設計，承擔產品保證責任。此外並考量</w:t>
      </w:r>
      <w:r w:rsidRPr="007D5FF1">
        <w:rPr>
          <w:rFonts w:eastAsia="標楷體" w:hint="eastAsia"/>
          <w:sz w:val="26"/>
          <w:szCs w:val="26"/>
        </w:rPr>
        <w:t>矽成</w:t>
      </w:r>
      <w:r w:rsidR="004C5F41" w:rsidRPr="007D5FF1">
        <w:rPr>
          <w:rFonts w:eastAsia="標楷體"/>
          <w:sz w:val="26"/>
          <w:szCs w:val="26"/>
        </w:rPr>
        <w:t>所承擔之外匯及信用等風險。</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與各關係企業間之關係圖。</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與各關係企業間簽訂之合約。</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A114ED">
        <w:rPr>
          <w:rFonts w:eastAsia="標楷體" w:hint="eastAsia"/>
          <w:b/>
          <w:sz w:val="28"/>
          <w:szCs w:val="26"/>
        </w:rPr>
        <w:t>10</w:t>
      </w:r>
      <w:r w:rsidR="007E449C">
        <w:rPr>
          <w:rFonts w:eastAsia="標楷體" w:hint="eastAsia"/>
          <w:b/>
          <w:sz w:val="28"/>
          <w:szCs w:val="26"/>
        </w:rPr>
        <w:t>3</w:t>
      </w:r>
      <w:r w:rsidR="005F6F74" w:rsidRPr="007D5FF1">
        <w:rPr>
          <w:rFonts w:eastAsia="標楷體" w:hint="eastAsia"/>
          <w:b/>
          <w:sz w:val="28"/>
          <w:szCs w:val="26"/>
        </w:rPr>
        <w:t>～</w:t>
      </w:r>
      <w:r w:rsidR="007D5FF1" w:rsidRPr="007D5FF1">
        <w:rPr>
          <w:rFonts w:eastAsia="標楷體" w:hint="eastAsia"/>
          <w:b/>
          <w:sz w:val="28"/>
          <w:szCs w:val="26"/>
        </w:rPr>
        <w:t>10</w:t>
      </w:r>
      <w:r w:rsidR="007E449C">
        <w:rPr>
          <w:rFonts w:eastAsia="標楷體" w:hint="eastAsia"/>
          <w:b/>
          <w:sz w:val="28"/>
          <w:szCs w:val="26"/>
        </w:rPr>
        <w:t>5</w:t>
      </w:r>
      <w:r w:rsidR="00717380">
        <w:rPr>
          <w:rFonts w:eastAsia="標楷體" w:hint="eastAsia"/>
          <w:b/>
          <w:sz w:val="28"/>
          <w:szCs w:val="26"/>
        </w:rPr>
        <w:t>會計</w:t>
      </w:r>
      <w:r w:rsidR="004C5F41" w:rsidRPr="007D5FF1">
        <w:rPr>
          <w:rFonts w:eastAsia="標楷體" w:hint="eastAsia"/>
          <w:b/>
          <w:sz w:val="28"/>
          <w:szCs w:val="26"/>
        </w:rPr>
        <w:t>年度</w:t>
      </w:r>
      <w:r w:rsidR="004C5F41" w:rsidRPr="007D5FF1">
        <w:rPr>
          <w:rFonts w:eastAsia="標楷體"/>
          <w:b/>
          <w:sz w:val="28"/>
          <w:szCs w:val="26"/>
        </w:rPr>
        <w:t>之財務資料。</w:t>
      </w:r>
    </w:p>
    <w:p w:rsidR="006240E2" w:rsidRDefault="00D549DD" w:rsidP="00BD6D02">
      <w:pPr>
        <w:numPr>
          <w:ilvl w:val="0"/>
          <w:numId w:val="28"/>
        </w:numPr>
        <w:tabs>
          <w:tab w:val="left" w:pos="960"/>
          <w:tab w:val="left" w:pos="1134"/>
        </w:tabs>
        <w:spacing w:beforeLines="50" w:before="120" w:afterLines="50" w:after="120" w:line="360" w:lineRule="auto"/>
        <w:ind w:leftChars="200" w:left="960"/>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所有行銷文宣及資料。</w:t>
      </w:r>
    </w:p>
    <w:p w:rsidR="006240E2" w:rsidRDefault="00D549DD" w:rsidP="00BD6D0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D5FF1">
        <w:rPr>
          <w:rFonts w:eastAsia="標楷體" w:hint="eastAsia"/>
          <w:b/>
          <w:sz w:val="28"/>
          <w:szCs w:val="26"/>
        </w:rPr>
        <w:t>矽成</w:t>
      </w:r>
      <w:r w:rsidR="004C5F41" w:rsidRPr="007D5FF1">
        <w:rPr>
          <w:rFonts w:eastAsia="標楷體"/>
          <w:b/>
          <w:sz w:val="28"/>
          <w:szCs w:val="26"/>
        </w:rPr>
        <w:t>網站</w:t>
      </w:r>
      <w:proofErr w:type="gramStart"/>
      <w:r w:rsidR="0007726F">
        <w:rPr>
          <w:rFonts w:eastAsia="標楷體" w:hint="eastAsia"/>
          <w:b/>
          <w:sz w:val="28"/>
          <w:szCs w:val="26"/>
        </w:rPr>
        <w:t>（</w:t>
      </w:r>
      <w:proofErr w:type="gramEnd"/>
      <w:r w:rsidR="0007726F" w:rsidRPr="007D5FF1">
        <w:rPr>
          <w:rFonts w:eastAsia="標楷體"/>
          <w:b/>
          <w:sz w:val="28"/>
        </w:rPr>
        <w:t>http://www.icsi.com.tw</w:t>
      </w:r>
      <w:proofErr w:type="gramStart"/>
      <w:r w:rsidR="0007726F">
        <w:rPr>
          <w:rFonts w:eastAsia="標楷體" w:hint="eastAsia"/>
          <w:b/>
          <w:sz w:val="28"/>
          <w:szCs w:val="26"/>
        </w:rPr>
        <w:t>）</w:t>
      </w:r>
      <w:proofErr w:type="gramEnd"/>
      <w:r w:rsidR="004C5F41" w:rsidRPr="007D5FF1">
        <w:rPr>
          <w:rFonts w:eastAsia="標楷體"/>
          <w:b/>
          <w:sz w:val="28"/>
          <w:szCs w:val="26"/>
        </w:rPr>
        <w:t>。</w:t>
      </w:r>
    </w:p>
    <w:p w:rsidR="006240E2" w:rsidRDefault="007D5FF1" w:rsidP="00BD6D02">
      <w:pPr>
        <w:numPr>
          <w:ilvl w:val="0"/>
          <w:numId w:val="28"/>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7D5FF1">
        <w:rPr>
          <w:rFonts w:eastAsia="標楷體"/>
          <w:b/>
          <w:sz w:val="28"/>
          <w:szCs w:val="26"/>
        </w:rPr>
        <w:t>ISSI-USA</w:t>
      </w:r>
      <w:r w:rsidRPr="007D5FF1">
        <w:rPr>
          <w:rFonts w:eastAsia="標楷體"/>
          <w:b/>
          <w:sz w:val="28"/>
          <w:szCs w:val="26"/>
        </w:rPr>
        <w:t>之網站</w:t>
      </w:r>
      <w:proofErr w:type="gramStart"/>
      <w:r w:rsidRPr="007D5FF1">
        <w:rPr>
          <w:rFonts w:eastAsia="標楷體"/>
          <w:b/>
          <w:sz w:val="28"/>
          <w:szCs w:val="26"/>
        </w:rPr>
        <w:t>（</w:t>
      </w:r>
      <w:proofErr w:type="gramEnd"/>
      <w:r w:rsidRPr="007D5FF1">
        <w:rPr>
          <w:rFonts w:eastAsia="標楷體"/>
          <w:b/>
          <w:sz w:val="28"/>
          <w:szCs w:val="26"/>
        </w:rPr>
        <w:t>http://www.issi.com</w:t>
      </w:r>
      <w:proofErr w:type="gramStart"/>
      <w:r w:rsidRPr="007D5FF1">
        <w:rPr>
          <w:rFonts w:eastAsia="標楷體"/>
          <w:b/>
          <w:sz w:val="28"/>
          <w:szCs w:val="26"/>
        </w:rPr>
        <w:t>）</w:t>
      </w:r>
      <w:proofErr w:type="gramEnd"/>
      <w:r w:rsidRPr="007D5FF1">
        <w:rPr>
          <w:rFonts w:eastAsia="標楷體" w:hint="eastAsia"/>
          <w:b/>
          <w:sz w:val="28"/>
          <w:szCs w:val="26"/>
        </w:rPr>
        <w:t>。</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採用</w:t>
      </w:r>
      <w:proofErr w:type="gramStart"/>
      <w:r w:rsidRPr="00EA272E">
        <w:rPr>
          <w:rFonts w:ascii="Times New Roman" w:eastAsia="標楷體" w:hAnsi="Times New Roman"/>
          <w:sz w:val="36"/>
          <w:szCs w:val="40"/>
        </w:rPr>
        <w:t>最</w:t>
      </w:r>
      <w:proofErr w:type="gramEnd"/>
      <w:r w:rsidRPr="00EA272E">
        <w:rPr>
          <w:rFonts w:ascii="Times New Roman" w:eastAsia="標楷體" w:hAnsi="Times New Roman"/>
          <w:sz w:val="36"/>
          <w:szCs w:val="40"/>
        </w:rPr>
        <w:t>適常規交易方法</w:t>
      </w:r>
    </w:p>
    <w:p w:rsidR="006240E2" w:rsidRDefault="00567251" w:rsidP="00BD6D02">
      <w:pPr>
        <w:spacing w:beforeLines="50" w:before="120" w:afterLines="50" w:after="120" w:line="360" w:lineRule="auto"/>
        <w:ind w:firstLineChars="200" w:firstLine="520"/>
        <w:jc w:val="both"/>
        <w:rPr>
          <w:rFonts w:eastAsia="標楷體"/>
          <w:sz w:val="26"/>
          <w:szCs w:val="26"/>
        </w:rPr>
      </w:pPr>
      <w:proofErr w:type="gramStart"/>
      <w:r w:rsidRPr="00EA272E">
        <w:rPr>
          <w:rFonts w:eastAsia="標楷體"/>
          <w:sz w:val="26"/>
          <w:szCs w:val="26"/>
        </w:rPr>
        <w:t>按受控</w:t>
      </w:r>
      <w:proofErr w:type="gramEnd"/>
      <w:r w:rsidRPr="00EA272E">
        <w:rPr>
          <w:rFonts w:eastAsia="標楷體"/>
          <w:sz w:val="26"/>
          <w:szCs w:val="26"/>
        </w:rPr>
        <w:t>交易</w:t>
      </w:r>
      <w:r w:rsidR="000F1DF4" w:rsidRPr="00EA272E">
        <w:rPr>
          <w:rFonts w:eastAsia="標楷體" w:hint="eastAsia"/>
          <w:sz w:val="26"/>
          <w:szCs w:val="26"/>
        </w:rPr>
        <w:t>類</w:t>
      </w:r>
      <w:r w:rsidRPr="00EA272E">
        <w:rPr>
          <w:rFonts w:eastAsia="標楷體"/>
          <w:sz w:val="26"/>
          <w:szCs w:val="26"/>
        </w:rPr>
        <w:t>型，依移轉訂價查核準則規定，採用</w:t>
      </w:r>
      <w:proofErr w:type="gramStart"/>
      <w:r w:rsidRPr="00EA272E">
        <w:rPr>
          <w:rFonts w:eastAsia="標楷體"/>
          <w:sz w:val="26"/>
          <w:szCs w:val="26"/>
        </w:rPr>
        <w:t>最</w:t>
      </w:r>
      <w:proofErr w:type="gramEnd"/>
      <w:r w:rsidRPr="00EA272E">
        <w:rPr>
          <w:rFonts w:eastAsia="標楷體"/>
          <w:sz w:val="26"/>
          <w:szCs w:val="26"/>
        </w:rPr>
        <w:t>適</w:t>
      </w:r>
      <w:r w:rsidR="00313C0B" w:rsidRPr="00EA272E">
        <w:rPr>
          <w:rFonts w:eastAsia="標楷體" w:hint="eastAsia"/>
          <w:sz w:val="26"/>
          <w:szCs w:val="26"/>
        </w:rPr>
        <w:t>之</w:t>
      </w:r>
      <w:r w:rsidRPr="00EA272E">
        <w:rPr>
          <w:rFonts w:eastAsia="標楷體"/>
          <w:sz w:val="26"/>
          <w:szCs w:val="26"/>
        </w:rPr>
        <w:t>常規交易方法，</w:t>
      </w:r>
      <w:r w:rsidR="00313C0B" w:rsidRPr="00EA272E">
        <w:rPr>
          <w:rFonts w:eastAsia="標楷體" w:hint="eastAsia"/>
          <w:sz w:val="26"/>
          <w:szCs w:val="26"/>
        </w:rPr>
        <w:t>以決定其</w:t>
      </w:r>
      <w:r w:rsidRPr="00EA272E">
        <w:rPr>
          <w:rFonts w:eastAsia="標楷體"/>
          <w:sz w:val="26"/>
          <w:szCs w:val="26"/>
        </w:rPr>
        <w:t>常規交易結果。</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4306A1">
        <w:rPr>
          <w:rFonts w:eastAsia="標楷體"/>
          <w:sz w:val="26"/>
          <w:szCs w:val="26"/>
        </w:rPr>
        <w:t>確認</w:t>
      </w:r>
      <w:r w:rsidR="00D549DD" w:rsidRPr="004306A1">
        <w:rPr>
          <w:rFonts w:eastAsia="標楷體" w:hint="eastAsia"/>
          <w:sz w:val="26"/>
          <w:szCs w:val="26"/>
        </w:rPr>
        <w:t>矽成</w:t>
      </w:r>
      <w:r w:rsidRPr="004306A1">
        <w:rPr>
          <w:rFonts w:eastAsia="標楷體"/>
          <w:sz w:val="26"/>
          <w:szCs w:val="26"/>
        </w:rPr>
        <w:t>之受控交易參與人所執行之功能及承擔之風險後，始能選出與其可</w:t>
      </w:r>
      <w:r w:rsidR="0023446E">
        <w:rPr>
          <w:rFonts w:eastAsia="標楷體" w:hint="eastAsia"/>
          <w:sz w:val="26"/>
          <w:szCs w:val="26"/>
        </w:rPr>
        <w:t>茲</w:t>
      </w:r>
      <w:r w:rsidRPr="004306A1">
        <w:rPr>
          <w:rFonts w:eastAsia="標楷體"/>
          <w:sz w:val="26"/>
          <w:szCs w:val="26"/>
        </w:rPr>
        <w:t>比較之對象。於選出可比較對象後，再來便須決定要適用何種方法，才能將受控交易與未受控交易加以比較，以決定受控交易之結果為符合常規交易之結果。依移轉訂價查核準則第</w:t>
      </w:r>
      <w:r w:rsidRPr="004306A1">
        <w:rPr>
          <w:rFonts w:eastAsia="標楷體"/>
          <w:sz w:val="26"/>
          <w:szCs w:val="26"/>
        </w:rPr>
        <w:t>7</w:t>
      </w:r>
      <w:r w:rsidRPr="004306A1">
        <w:rPr>
          <w:rFonts w:eastAsia="標楷體"/>
          <w:sz w:val="26"/>
          <w:szCs w:val="26"/>
        </w:rPr>
        <w:t>條第</w:t>
      </w:r>
      <w:r w:rsidRPr="004306A1">
        <w:rPr>
          <w:rFonts w:eastAsia="標楷體"/>
          <w:sz w:val="26"/>
          <w:szCs w:val="26"/>
        </w:rPr>
        <w:t>2</w:t>
      </w:r>
      <w:r w:rsidRPr="004306A1">
        <w:rPr>
          <w:rFonts w:eastAsia="標楷體"/>
          <w:sz w:val="26"/>
          <w:szCs w:val="26"/>
        </w:rPr>
        <w:t>款規定，所採用之</w:t>
      </w:r>
      <w:proofErr w:type="gramStart"/>
      <w:r w:rsidRPr="004306A1">
        <w:rPr>
          <w:rFonts w:eastAsia="標楷體"/>
          <w:sz w:val="26"/>
          <w:szCs w:val="26"/>
        </w:rPr>
        <w:t>最</w:t>
      </w:r>
      <w:proofErr w:type="gramEnd"/>
      <w:r w:rsidRPr="004306A1">
        <w:rPr>
          <w:rFonts w:eastAsia="標楷體"/>
          <w:sz w:val="26"/>
          <w:szCs w:val="26"/>
        </w:rPr>
        <w:t>適常規交易方法</w:t>
      </w:r>
      <w:proofErr w:type="gramStart"/>
      <w:r w:rsidRPr="004306A1">
        <w:rPr>
          <w:rFonts w:eastAsia="標楷體"/>
          <w:sz w:val="26"/>
          <w:szCs w:val="26"/>
        </w:rPr>
        <w:t>應按受控</w:t>
      </w:r>
      <w:proofErr w:type="gramEnd"/>
      <w:r w:rsidRPr="004306A1">
        <w:rPr>
          <w:rFonts w:eastAsia="標楷體"/>
          <w:sz w:val="26"/>
          <w:szCs w:val="26"/>
        </w:rPr>
        <w:t>交易之類型而定。</w:t>
      </w:r>
      <w:r w:rsidR="00D549DD" w:rsidRPr="004306A1">
        <w:rPr>
          <w:rFonts w:eastAsia="標楷體" w:hint="eastAsia"/>
          <w:sz w:val="26"/>
          <w:szCs w:val="26"/>
        </w:rPr>
        <w:t>矽成</w:t>
      </w:r>
      <w:r w:rsidRPr="004306A1">
        <w:rPr>
          <w:rFonts w:eastAsia="標楷體"/>
          <w:sz w:val="26"/>
          <w:szCs w:val="26"/>
        </w:rPr>
        <w:t>與各關係企業間之受控交易型態已於本報告第參章中做出分析。</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4306A1">
        <w:rPr>
          <w:rFonts w:eastAsia="標楷體"/>
          <w:sz w:val="26"/>
          <w:szCs w:val="26"/>
        </w:rPr>
        <w:t>各種型態之受控交易所應適用之常規交易方法，移轉訂價查核準則於第</w:t>
      </w:r>
      <w:r w:rsidRPr="004306A1">
        <w:rPr>
          <w:rFonts w:eastAsia="標楷體"/>
          <w:sz w:val="26"/>
          <w:szCs w:val="26"/>
        </w:rPr>
        <w:t>10</w:t>
      </w:r>
      <w:r w:rsidRPr="004306A1">
        <w:rPr>
          <w:rFonts w:eastAsia="標楷體"/>
          <w:sz w:val="26"/>
          <w:szCs w:val="26"/>
        </w:rPr>
        <w:t>條至第</w:t>
      </w:r>
      <w:r w:rsidRPr="004306A1">
        <w:rPr>
          <w:rFonts w:eastAsia="標楷體"/>
          <w:sz w:val="26"/>
          <w:szCs w:val="26"/>
        </w:rPr>
        <w:t>13</w:t>
      </w:r>
      <w:r w:rsidRPr="004306A1">
        <w:rPr>
          <w:rFonts w:eastAsia="標楷體"/>
          <w:sz w:val="26"/>
          <w:szCs w:val="26"/>
        </w:rPr>
        <w:t>條有明確規定。本所遵循規定</w:t>
      </w:r>
      <w:r w:rsidR="00D549DD" w:rsidRPr="004306A1">
        <w:rPr>
          <w:rFonts w:eastAsia="標楷體" w:hint="eastAsia"/>
          <w:sz w:val="26"/>
          <w:szCs w:val="26"/>
        </w:rPr>
        <w:t>矽成</w:t>
      </w:r>
      <w:r w:rsidRPr="004306A1">
        <w:rPr>
          <w:rFonts w:eastAsia="標楷體"/>
          <w:sz w:val="26"/>
          <w:szCs w:val="26"/>
        </w:rPr>
        <w:t>與其關係企業間</w:t>
      </w:r>
      <w:r w:rsidRPr="004306A1">
        <w:rPr>
          <w:rFonts w:eastAsia="標楷體" w:hint="eastAsia"/>
          <w:sz w:val="26"/>
          <w:szCs w:val="26"/>
        </w:rPr>
        <w:t>之</w:t>
      </w:r>
      <w:r w:rsidRPr="004306A1">
        <w:rPr>
          <w:rFonts w:eastAsia="標楷體"/>
          <w:sz w:val="26"/>
          <w:szCs w:val="26"/>
        </w:rPr>
        <w:t>受控交易</w:t>
      </w:r>
      <w:r w:rsidRPr="00EA272E">
        <w:rPr>
          <w:rFonts w:eastAsia="標楷體"/>
          <w:sz w:val="26"/>
          <w:szCs w:val="26"/>
        </w:rPr>
        <w:t>選擇</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，選擇</w:t>
      </w:r>
      <w:r w:rsidRPr="00EA272E">
        <w:rPr>
          <w:rFonts w:eastAsia="標楷體"/>
          <w:sz w:val="26"/>
          <w:szCs w:val="26"/>
        </w:rPr>
        <w:t>之過程詳述於本報告第柒章。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按個別交易評價</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3</w:t>
      </w:r>
      <w:r w:rsidRPr="00EA272E">
        <w:rPr>
          <w:rFonts w:eastAsia="標楷體"/>
          <w:sz w:val="26"/>
          <w:szCs w:val="26"/>
        </w:rPr>
        <w:t>款規定應按個別交易評價，以個別交易為基礎，各自適用常規交易方法。</w:t>
      </w:r>
      <w:r w:rsidR="00567251" w:rsidRPr="00EA272E">
        <w:rPr>
          <w:rFonts w:eastAsia="標楷體"/>
          <w:sz w:val="26"/>
          <w:szCs w:val="26"/>
        </w:rPr>
        <w:t>但</w:t>
      </w:r>
      <w:r w:rsidRPr="00EA272E">
        <w:rPr>
          <w:rFonts w:eastAsia="標楷體" w:hint="eastAsia"/>
          <w:sz w:val="26"/>
          <w:szCs w:val="26"/>
        </w:rPr>
        <w:t>若</w:t>
      </w:r>
      <w:r w:rsidR="00567251" w:rsidRPr="00EA272E">
        <w:rPr>
          <w:rFonts w:eastAsia="標楷體"/>
          <w:sz w:val="26"/>
          <w:szCs w:val="26"/>
        </w:rPr>
        <w:t>個別</w:t>
      </w:r>
      <w:proofErr w:type="gramStart"/>
      <w:r w:rsidR="00567251" w:rsidRPr="00EA272E">
        <w:rPr>
          <w:rFonts w:eastAsia="標楷體"/>
          <w:sz w:val="26"/>
          <w:szCs w:val="26"/>
        </w:rPr>
        <w:t>交易間有關聯</w:t>
      </w:r>
      <w:proofErr w:type="gramEnd"/>
      <w:r w:rsidR="00567251" w:rsidRPr="00EA272E">
        <w:rPr>
          <w:rFonts w:eastAsia="標楷體"/>
          <w:sz w:val="26"/>
          <w:szCs w:val="26"/>
        </w:rPr>
        <w:t>性或連續性</w:t>
      </w:r>
      <w:r w:rsidR="00313C0B" w:rsidRPr="00EA272E">
        <w:rPr>
          <w:rFonts w:eastAsia="標楷體" w:hint="eastAsia"/>
          <w:sz w:val="26"/>
          <w:szCs w:val="26"/>
        </w:rPr>
        <w:t>者</w:t>
      </w:r>
      <w:r w:rsidR="00567251" w:rsidRPr="00EA272E">
        <w:rPr>
          <w:rFonts w:eastAsia="標楷體"/>
          <w:sz w:val="26"/>
          <w:szCs w:val="26"/>
        </w:rPr>
        <w:t>，</w:t>
      </w:r>
      <w:r w:rsidR="00313C0B" w:rsidRPr="00EA272E">
        <w:rPr>
          <w:rFonts w:eastAsia="標楷體" w:hint="eastAsia"/>
          <w:sz w:val="26"/>
          <w:szCs w:val="26"/>
        </w:rPr>
        <w:t>應合併</w:t>
      </w:r>
      <w:r w:rsidR="00567251" w:rsidRPr="00EA272E">
        <w:rPr>
          <w:rFonts w:eastAsia="標楷體"/>
          <w:sz w:val="26"/>
          <w:szCs w:val="26"/>
        </w:rPr>
        <w:t>相關交易適用常規交易方法，以</w:t>
      </w:r>
      <w:r w:rsidR="00313C0B" w:rsidRPr="00EA272E">
        <w:rPr>
          <w:rFonts w:eastAsia="標楷體" w:hint="eastAsia"/>
          <w:sz w:val="26"/>
          <w:szCs w:val="26"/>
        </w:rPr>
        <w:t>決</w:t>
      </w:r>
      <w:r w:rsidR="00567251" w:rsidRPr="00EA272E">
        <w:rPr>
          <w:rFonts w:eastAsia="標楷體"/>
          <w:sz w:val="26"/>
          <w:szCs w:val="26"/>
        </w:rPr>
        <w:t>定</w:t>
      </w:r>
      <w:r w:rsidR="00313C0B" w:rsidRPr="00EA272E">
        <w:rPr>
          <w:rFonts w:eastAsia="標楷體" w:hint="eastAsia"/>
          <w:sz w:val="26"/>
          <w:szCs w:val="26"/>
        </w:rPr>
        <w:t>其</w:t>
      </w:r>
      <w:r w:rsidR="00567251" w:rsidRPr="00EA272E">
        <w:rPr>
          <w:rFonts w:eastAsia="標楷體"/>
          <w:sz w:val="26"/>
          <w:szCs w:val="26"/>
        </w:rPr>
        <w:t>常規交易結果。</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853193">
        <w:rPr>
          <w:rFonts w:eastAsia="標楷體"/>
          <w:sz w:val="26"/>
          <w:szCs w:val="26"/>
        </w:rPr>
        <w:t>本報告中</w:t>
      </w:r>
      <w:r w:rsidR="00D549DD" w:rsidRPr="00853193">
        <w:rPr>
          <w:rFonts w:eastAsia="標楷體" w:hint="eastAsia"/>
          <w:sz w:val="26"/>
          <w:szCs w:val="26"/>
        </w:rPr>
        <w:t>矽成</w:t>
      </w:r>
      <w:r w:rsidRPr="00853193">
        <w:rPr>
          <w:rFonts w:eastAsia="標楷體" w:hint="eastAsia"/>
          <w:sz w:val="26"/>
          <w:szCs w:val="26"/>
        </w:rPr>
        <w:t>與關係企業之受控交易則按個別交易評價。</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使用</w:t>
      </w:r>
      <w:r w:rsidR="00936C11" w:rsidRPr="00EA272E">
        <w:rPr>
          <w:rFonts w:ascii="Times New Roman" w:eastAsia="標楷體" w:hAnsi="Times New Roman" w:hint="eastAsia"/>
          <w:sz w:val="36"/>
          <w:szCs w:val="40"/>
        </w:rPr>
        <w:t>交易</w:t>
      </w:r>
      <w:r w:rsidRPr="00EA272E">
        <w:rPr>
          <w:rFonts w:ascii="Times New Roman" w:eastAsia="標楷體" w:hAnsi="Times New Roman"/>
          <w:sz w:val="36"/>
          <w:szCs w:val="40"/>
        </w:rPr>
        <w:t>當年度資料</w:t>
      </w:r>
    </w:p>
    <w:p w:rsidR="006240E2" w:rsidRDefault="00936C1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決定常規交易結果時，以營利事業從事受控交易當年度之資料及同一年度非關係人從事可比較未受控交易之資料為基礎。但有下列情形之</w:t>
      </w:r>
      <w:proofErr w:type="gramStart"/>
      <w:r w:rsidRPr="00EA272E">
        <w:rPr>
          <w:rFonts w:eastAsia="標楷體"/>
          <w:sz w:val="26"/>
          <w:szCs w:val="26"/>
        </w:rPr>
        <w:t>一</w:t>
      </w:r>
      <w:proofErr w:type="gramEnd"/>
      <w:r w:rsidRPr="00EA272E">
        <w:rPr>
          <w:rFonts w:eastAsia="標楷體"/>
          <w:sz w:val="26"/>
          <w:szCs w:val="26"/>
        </w:rPr>
        <w:t>者，得以涵蓋當年度及以前年度之連續多年度交易資料為基礎：</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lastRenderedPageBreak/>
        <w:t>營利事業所屬產業受商業循環影響。</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交易之有形資產、無形資產及服務受生命週期影響。</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營利事業採用市場占有率策略。</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採用以利潤為基礎之方法決定常規交易結果。</w:t>
      </w:r>
    </w:p>
    <w:p w:rsidR="006240E2" w:rsidRDefault="00936C11" w:rsidP="00BD6D02">
      <w:pPr>
        <w:numPr>
          <w:ilvl w:val="0"/>
          <w:numId w:val="27"/>
        </w:numPr>
        <w:tabs>
          <w:tab w:val="left" w:pos="1134"/>
        </w:tabs>
        <w:spacing w:beforeLines="50" w:before="120" w:afterLines="50" w:after="120" w:line="360" w:lineRule="auto"/>
        <w:ind w:leftChars="250" w:left="1080"/>
        <w:jc w:val="both"/>
        <w:rPr>
          <w:rFonts w:eastAsia="標楷體"/>
          <w:sz w:val="26"/>
          <w:szCs w:val="26"/>
        </w:rPr>
      </w:pPr>
      <w:r w:rsidRPr="00EA272E">
        <w:rPr>
          <w:rFonts w:eastAsia="標楷體"/>
          <w:sz w:val="26"/>
          <w:szCs w:val="26"/>
        </w:rPr>
        <w:t>其他經財政部核定之情形。</w:t>
      </w:r>
    </w:p>
    <w:p w:rsidR="006240E2" w:rsidRDefault="007F099E"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如為營利事業於辦理交易當年度營利事業所得稅結算申報時未能取得之資料者，營利事業得以可比較未受控交易之連續前三年度平均數代替之；營利事業有</w:t>
      </w:r>
      <w:r w:rsidRPr="00EA272E">
        <w:rPr>
          <w:rFonts w:eastAsia="標楷體" w:hint="eastAsia"/>
          <w:sz w:val="26"/>
          <w:szCs w:val="26"/>
        </w:rPr>
        <w:t>上列</w:t>
      </w:r>
      <w:r w:rsidRPr="00EA272E">
        <w:rPr>
          <w:rFonts w:eastAsia="標楷體"/>
          <w:sz w:val="26"/>
          <w:szCs w:val="26"/>
        </w:rPr>
        <w:t>規定情形之</w:t>
      </w:r>
      <w:proofErr w:type="gramStart"/>
      <w:r w:rsidRPr="00EA272E">
        <w:rPr>
          <w:rFonts w:eastAsia="標楷體"/>
          <w:sz w:val="26"/>
          <w:szCs w:val="26"/>
        </w:rPr>
        <w:t>一</w:t>
      </w:r>
      <w:proofErr w:type="gramEnd"/>
      <w:r w:rsidRPr="00EA272E">
        <w:rPr>
          <w:rFonts w:eastAsia="標楷體"/>
          <w:sz w:val="26"/>
          <w:szCs w:val="26"/>
        </w:rPr>
        <w:t>者，得以</w:t>
      </w:r>
      <w:proofErr w:type="gramStart"/>
      <w:r w:rsidRPr="00EA272E">
        <w:rPr>
          <w:rFonts w:eastAsia="標楷體"/>
          <w:sz w:val="26"/>
          <w:szCs w:val="26"/>
        </w:rPr>
        <w:t>不</w:t>
      </w:r>
      <w:proofErr w:type="gramEnd"/>
      <w:r w:rsidRPr="00EA272E">
        <w:rPr>
          <w:rFonts w:eastAsia="標楷體"/>
          <w:sz w:val="26"/>
          <w:szCs w:val="26"/>
        </w:rPr>
        <w:t>涵蓋當年度資料之連續多年度可比較未受控交易資料為基礎。</w:t>
      </w:r>
    </w:p>
    <w:p w:rsidR="006240E2" w:rsidRDefault="00FB220A" w:rsidP="00BD6D02">
      <w:pPr>
        <w:spacing w:beforeLines="50" w:before="120" w:afterLines="50" w:after="120" w:line="360" w:lineRule="auto"/>
        <w:ind w:firstLineChars="200" w:firstLine="520"/>
        <w:jc w:val="both"/>
        <w:rPr>
          <w:rFonts w:eastAsia="標楷體"/>
          <w:sz w:val="26"/>
          <w:szCs w:val="26"/>
        </w:rPr>
      </w:pPr>
      <w:r w:rsidRPr="00C40B06">
        <w:rPr>
          <w:rFonts w:eastAsia="標楷體"/>
          <w:sz w:val="26"/>
          <w:szCs w:val="26"/>
        </w:rPr>
        <w:t>由本報告第柒章得知，評估矽成各受控交易</w:t>
      </w:r>
      <w:r w:rsidR="0023446E">
        <w:rPr>
          <w:rFonts w:eastAsia="標楷體" w:hint="eastAsia"/>
          <w:sz w:val="26"/>
          <w:szCs w:val="26"/>
        </w:rPr>
        <w:t>所採用之</w:t>
      </w:r>
      <w:proofErr w:type="gramStart"/>
      <w:r w:rsidR="0023446E">
        <w:rPr>
          <w:rFonts w:eastAsia="標楷體" w:hint="eastAsia"/>
          <w:sz w:val="26"/>
          <w:szCs w:val="26"/>
        </w:rPr>
        <w:t>最</w:t>
      </w:r>
      <w:proofErr w:type="gramEnd"/>
      <w:r w:rsidR="0023446E">
        <w:rPr>
          <w:rFonts w:eastAsia="標楷體" w:hint="eastAsia"/>
          <w:sz w:val="26"/>
          <w:szCs w:val="26"/>
        </w:rPr>
        <w:t>適常規交易</w:t>
      </w:r>
      <w:r w:rsidRPr="00C40B06">
        <w:rPr>
          <w:rFonts w:eastAsia="標楷體"/>
          <w:sz w:val="26"/>
          <w:szCs w:val="26"/>
        </w:rPr>
        <w:t>方法為可比較利潤法。因以可比較利潤法評估時，符合上列</w:t>
      </w:r>
      <w:r w:rsidRPr="00C40B06">
        <w:rPr>
          <w:rFonts w:eastAsia="標楷體"/>
          <w:sz w:val="26"/>
          <w:szCs w:val="26"/>
        </w:rPr>
        <w:t>4</w:t>
      </w:r>
      <w:proofErr w:type="gramStart"/>
      <w:r w:rsidRPr="00C40B06">
        <w:rPr>
          <w:rFonts w:eastAsia="標楷體"/>
          <w:sz w:val="26"/>
          <w:szCs w:val="26"/>
        </w:rPr>
        <w:t>）</w:t>
      </w:r>
      <w:proofErr w:type="gramEnd"/>
      <w:r w:rsidRPr="00C40B06">
        <w:rPr>
          <w:rFonts w:eastAsia="標楷體"/>
          <w:sz w:val="26"/>
          <w:szCs w:val="26"/>
        </w:rPr>
        <w:t>中所述『以利潤為基礎之方法決定常規交易結果』，得以涵蓋當年度及以前年度之連續多年度交易資料為基礎情況，故本所以連續多年度交易資料為基礎。</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採用常規交易範圍</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所稱常規交易範圍，指二個或二個以上之可比較未受控交易，</w:t>
      </w:r>
      <w:r w:rsidR="00313C0B" w:rsidRPr="00EA272E">
        <w:rPr>
          <w:rFonts w:eastAsia="標楷體" w:hint="eastAsia"/>
          <w:sz w:val="26"/>
          <w:szCs w:val="26"/>
        </w:rPr>
        <w:t>適</w:t>
      </w:r>
      <w:r w:rsidRPr="00EA272E">
        <w:rPr>
          <w:rFonts w:eastAsia="標楷體"/>
          <w:sz w:val="26"/>
          <w:szCs w:val="26"/>
        </w:rPr>
        <w:t>用相同之常規交易方法所產生常規交易結果</w:t>
      </w:r>
      <w:r w:rsidR="00313C0B" w:rsidRPr="00EA272E">
        <w:rPr>
          <w:rFonts w:eastAsia="標楷體" w:hint="eastAsia"/>
          <w:sz w:val="26"/>
          <w:szCs w:val="26"/>
        </w:rPr>
        <w:t>之</w:t>
      </w:r>
      <w:r w:rsidRPr="00EA272E">
        <w:rPr>
          <w:rFonts w:eastAsia="標楷體"/>
          <w:sz w:val="26"/>
          <w:szCs w:val="26"/>
        </w:rPr>
        <w:t>範圍。可比較未受控交易</w:t>
      </w:r>
      <w:r w:rsidR="00313C0B" w:rsidRPr="00EA272E">
        <w:rPr>
          <w:rFonts w:eastAsia="標楷體" w:hint="eastAsia"/>
          <w:sz w:val="26"/>
          <w:szCs w:val="26"/>
        </w:rPr>
        <w:t>之</w:t>
      </w:r>
      <w:r w:rsidRPr="00EA272E">
        <w:rPr>
          <w:rFonts w:eastAsia="標楷體"/>
          <w:sz w:val="26"/>
          <w:szCs w:val="26"/>
        </w:rPr>
        <w:t>資料</w:t>
      </w:r>
      <w:r w:rsidR="00313C0B" w:rsidRPr="00EA272E">
        <w:rPr>
          <w:rFonts w:eastAsia="標楷體" w:hint="eastAsia"/>
          <w:sz w:val="26"/>
          <w:szCs w:val="26"/>
        </w:rPr>
        <w:t>如未</w:t>
      </w:r>
      <w:proofErr w:type="gramStart"/>
      <w:r w:rsidR="00313C0B" w:rsidRPr="00EA272E">
        <w:rPr>
          <w:rFonts w:eastAsia="標楷體" w:hint="eastAsia"/>
          <w:sz w:val="26"/>
          <w:szCs w:val="26"/>
        </w:rPr>
        <w:t>臻</w:t>
      </w:r>
      <w:proofErr w:type="gramEnd"/>
      <w:r w:rsidR="00313C0B" w:rsidRPr="00EA272E">
        <w:rPr>
          <w:rFonts w:eastAsia="標楷體" w:hint="eastAsia"/>
          <w:sz w:val="26"/>
          <w:szCs w:val="26"/>
        </w:rPr>
        <w:t>完整</w:t>
      </w:r>
      <w:r w:rsidRPr="00EA272E">
        <w:rPr>
          <w:rFonts w:eastAsia="標楷體"/>
          <w:sz w:val="26"/>
          <w:szCs w:val="26"/>
        </w:rPr>
        <w:t>，致無法確認其與受控交易間之差異，或無法進行調整以消除該</w:t>
      </w:r>
      <w:r w:rsidR="00313C0B" w:rsidRPr="00EA272E">
        <w:rPr>
          <w:rFonts w:eastAsia="標楷體" w:hint="eastAsia"/>
          <w:sz w:val="26"/>
          <w:szCs w:val="26"/>
        </w:rPr>
        <w:t>等</w:t>
      </w:r>
      <w:r w:rsidRPr="00EA272E">
        <w:rPr>
          <w:rFonts w:eastAsia="標楷體"/>
          <w:sz w:val="26"/>
          <w:szCs w:val="26"/>
        </w:rPr>
        <w:t>差異對交易結果所產生之影響</w:t>
      </w:r>
      <w:r w:rsidR="00313C0B" w:rsidRPr="00EA272E">
        <w:rPr>
          <w:rFonts w:eastAsia="標楷體" w:hint="eastAsia"/>
          <w:sz w:val="26"/>
          <w:szCs w:val="26"/>
        </w:rPr>
        <w:t>者</w:t>
      </w:r>
      <w:r w:rsidRPr="00EA272E">
        <w:rPr>
          <w:rFonts w:eastAsia="標楷體"/>
          <w:sz w:val="26"/>
          <w:szCs w:val="26"/>
        </w:rPr>
        <w:t>，以可比較未受控交易結果之第二十五百分位數（即下四分位數）至第七十五百分位數（即上四分位數）之</w:t>
      </w:r>
      <w:r w:rsidR="00023B84" w:rsidRPr="00EA272E">
        <w:rPr>
          <w:rFonts w:eastAsia="標楷體"/>
          <w:sz w:val="26"/>
          <w:szCs w:val="26"/>
        </w:rPr>
        <w:t>範圍</w:t>
      </w:r>
      <w:r w:rsidRPr="00EA272E">
        <w:rPr>
          <w:rFonts w:eastAsia="標楷體"/>
          <w:sz w:val="26"/>
          <w:szCs w:val="26"/>
        </w:rPr>
        <w:t>為常規交易範圍。</w:t>
      </w:r>
    </w:p>
    <w:p w:rsidR="006240E2" w:rsidRDefault="00346D23"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若為依移轉訂價查核準則第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4</w:t>
      </w:r>
      <w:r w:rsidRPr="00EA272E">
        <w:rPr>
          <w:rFonts w:eastAsia="標楷體" w:hint="eastAsia"/>
          <w:sz w:val="26"/>
          <w:szCs w:val="26"/>
        </w:rPr>
        <w:t>款第</w:t>
      </w:r>
      <w:r w:rsidRPr="00EA272E">
        <w:rPr>
          <w:rFonts w:eastAsia="標楷體"/>
          <w:sz w:val="26"/>
          <w:szCs w:val="26"/>
        </w:rPr>
        <w:t>1</w:t>
      </w:r>
      <w:r w:rsidRPr="00EA272E">
        <w:rPr>
          <w:rFonts w:eastAsia="標楷體" w:hint="eastAsia"/>
          <w:sz w:val="26"/>
          <w:szCs w:val="26"/>
        </w:rPr>
        <w:t>目</w:t>
      </w:r>
      <w:r w:rsidR="00313C0B" w:rsidRPr="00EA272E">
        <w:rPr>
          <w:rFonts w:eastAsia="標楷體" w:hint="eastAsia"/>
          <w:sz w:val="26"/>
          <w:szCs w:val="26"/>
        </w:rPr>
        <w:t>但書規定</w:t>
      </w:r>
      <w:r w:rsidRPr="00EA272E">
        <w:rPr>
          <w:rFonts w:eastAsia="標楷體" w:hint="eastAsia"/>
          <w:sz w:val="26"/>
          <w:szCs w:val="26"/>
        </w:rPr>
        <w:t>使用多年度資料者，以可比較未受控交易結果之</w:t>
      </w:r>
      <w:r w:rsidR="00313C0B" w:rsidRPr="00EA272E">
        <w:rPr>
          <w:rFonts w:eastAsia="標楷體" w:hint="eastAsia"/>
          <w:sz w:val="26"/>
          <w:szCs w:val="26"/>
        </w:rPr>
        <w:t>多</w:t>
      </w:r>
      <w:r w:rsidRPr="00EA272E">
        <w:rPr>
          <w:rFonts w:eastAsia="標楷體" w:hint="eastAsia"/>
          <w:sz w:val="26"/>
          <w:szCs w:val="26"/>
        </w:rPr>
        <w:t>年度平均數產生常規交易範圍。受控交易</w:t>
      </w:r>
      <w:r w:rsidRPr="00EA272E">
        <w:rPr>
          <w:rFonts w:eastAsia="標楷體" w:hint="eastAsia"/>
          <w:sz w:val="26"/>
          <w:szCs w:val="26"/>
        </w:rPr>
        <w:lastRenderedPageBreak/>
        <w:t>之</w:t>
      </w:r>
      <w:r w:rsidR="00ED7CA7" w:rsidRPr="00EA272E">
        <w:rPr>
          <w:rFonts w:eastAsia="標楷體" w:hint="eastAsia"/>
          <w:sz w:val="26"/>
          <w:szCs w:val="26"/>
        </w:rPr>
        <w:t>交易</w:t>
      </w:r>
      <w:r w:rsidRPr="00EA272E">
        <w:rPr>
          <w:rFonts w:eastAsia="標楷體" w:hint="eastAsia"/>
          <w:sz w:val="26"/>
          <w:szCs w:val="26"/>
        </w:rPr>
        <w:t>結果在常規交易範圍</w:t>
      </w:r>
      <w:r w:rsidR="00313C0B" w:rsidRPr="00EA272E">
        <w:rPr>
          <w:rFonts w:eastAsia="標楷體" w:hint="eastAsia"/>
          <w:sz w:val="26"/>
          <w:szCs w:val="26"/>
        </w:rPr>
        <w:t>之</w:t>
      </w:r>
      <w:r w:rsidR="00A52E0C" w:rsidRPr="00EA272E">
        <w:rPr>
          <w:rFonts w:eastAsia="標楷體" w:hint="eastAsia"/>
          <w:sz w:val="26"/>
          <w:szCs w:val="26"/>
        </w:rPr>
        <w:t>內者，視為符合常規，無需進行調整；其在常規交易範圍之</w:t>
      </w:r>
      <w:r w:rsidRPr="00EA272E">
        <w:rPr>
          <w:rFonts w:eastAsia="標楷體" w:hint="eastAsia"/>
          <w:sz w:val="26"/>
          <w:szCs w:val="26"/>
        </w:rPr>
        <w:t>外者，</w:t>
      </w:r>
      <w:r w:rsidR="00E906AA" w:rsidRPr="00EA272E">
        <w:rPr>
          <w:rFonts w:eastAsia="標楷體" w:hint="eastAsia"/>
          <w:sz w:val="26"/>
          <w:szCs w:val="26"/>
        </w:rPr>
        <w:t>按</w:t>
      </w:r>
      <w:r w:rsidRPr="00EA272E">
        <w:rPr>
          <w:rFonts w:eastAsia="標楷體" w:hint="eastAsia"/>
          <w:sz w:val="26"/>
          <w:szCs w:val="26"/>
        </w:rPr>
        <w:t>移轉訂價查核準則第</w:t>
      </w:r>
      <w:r w:rsidRPr="00EA272E">
        <w:rPr>
          <w:rFonts w:eastAsia="標楷體"/>
          <w:sz w:val="26"/>
          <w:szCs w:val="26"/>
        </w:rPr>
        <w:t>7</w:t>
      </w:r>
      <w:r w:rsidRPr="00EA272E">
        <w:rPr>
          <w:rFonts w:eastAsia="標楷體" w:hint="eastAsia"/>
          <w:sz w:val="26"/>
          <w:szCs w:val="26"/>
        </w:rPr>
        <w:t>條第</w:t>
      </w:r>
      <w:r w:rsidRPr="00EA272E">
        <w:rPr>
          <w:rFonts w:eastAsia="標楷體"/>
          <w:sz w:val="26"/>
          <w:szCs w:val="26"/>
        </w:rPr>
        <w:t>5</w:t>
      </w:r>
      <w:r w:rsidRPr="00EA272E">
        <w:rPr>
          <w:rFonts w:eastAsia="標楷體" w:hint="eastAsia"/>
          <w:sz w:val="26"/>
          <w:szCs w:val="26"/>
        </w:rPr>
        <w:t>款</w:t>
      </w:r>
      <w:r w:rsidR="0076045E" w:rsidRPr="00EA272E">
        <w:rPr>
          <w:rFonts w:eastAsia="標楷體" w:hint="eastAsia"/>
          <w:sz w:val="26"/>
          <w:szCs w:val="26"/>
        </w:rPr>
        <w:t>第</w:t>
      </w:r>
      <w:r w:rsidR="00E906AA" w:rsidRPr="00EA272E">
        <w:rPr>
          <w:rFonts w:eastAsia="標楷體" w:hint="eastAsia"/>
          <w:sz w:val="26"/>
          <w:szCs w:val="26"/>
        </w:rPr>
        <w:t>1</w:t>
      </w:r>
      <w:r w:rsidR="0076045E" w:rsidRPr="00EA272E">
        <w:rPr>
          <w:rFonts w:eastAsia="標楷體" w:hint="eastAsia"/>
          <w:sz w:val="26"/>
          <w:szCs w:val="26"/>
        </w:rPr>
        <w:t>目</w:t>
      </w:r>
      <w:r w:rsidR="00E906AA" w:rsidRPr="00EA272E">
        <w:rPr>
          <w:rFonts w:eastAsia="標楷體" w:hint="eastAsia"/>
          <w:sz w:val="26"/>
          <w:szCs w:val="26"/>
        </w:rPr>
        <w:t>所有可比較未受控交易結果之中位數或第</w:t>
      </w:r>
      <w:r w:rsidR="00E906AA" w:rsidRPr="00EA272E">
        <w:rPr>
          <w:rFonts w:eastAsia="標楷體" w:hint="eastAsia"/>
          <w:sz w:val="26"/>
          <w:szCs w:val="26"/>
        </w:rPr>
        <w:t>2</w:t>
      </w:r>
      <w:r w:rsidR="00E906AA" w:rsidRPr="00EA272E">
        <w:rPr>
          <w:rFonts w:eastAsia="標楷體" w:hint="eastAsia"/>
          <w:sz w:val="26"/>
          <w:szCs w:val="26"/>
        </w:rPr>
        <w:t>目所有多年度平均數之中位數調整受控交易之當年度交易結果</w:t>
      </w:r>
      <w:r w:rsidRPr="00EA272E">
        <w:rPr>
          <w:rFonts w:eastAsia="標楷體" w:hint="eastAsia"/>
          <w:sz w:val="26"/>
          <w:szCs w:val="26"/>
        </w:rPr>
        <w:t>。</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本報告常規交易範圍產生之過程，詳述於本報告第玖章。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分析虧損原因</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營利事業申報虧損，而其集團全球總利潤為正數</w:t>
      </w:r>
      <w:r w:rsidR="00E906AA" w:rsidRPr="00EA272E">
        <w:rPr>
          <w:rFonts w:eastAsia="標楷體" w:hint="eastAsia"/>
          <w:sz w:val="26"/>
          <w:szCs w:val="26"/>
        </w:rPr>
        <w:t>者</w:t>
      </w:r>
      <w:r w:rsidRPr="00EA272E">
        <w:rPr>
          <w:rFonts w:eastAsia="標楷體"/>
          <w:sz w:val="26"/>
          <w:szCs w:val="26"/>
        </w:rPr>
        <w:t>，應分析其虧損發生之原因</w:t>
      </w:r>
      <w:r w:rsidR="00E906AA" w:rsidRPr="00EA272E">
        <w:rPr>
          <w:rFonts w:eastAsia="標楷體" w:hint="eastAsia"/>
          <w:sz w:val="26"/>
          <w:szCs w:val="26"/>
        </w:rPr>
        <w:t>及其與關係企業相互間之</w:t>
      </w:r>
      <w:r w:rsidRPr="00EA272E">
        <w:rPr>
          <w:rFonts w:eastAsia="標楷體"/>
          <w:sz w:val="26"/>
          <w:szCs w:val="26"/>
        </w:rPr>
        <w:t>交易結果是否符合常規。</w:t>
      </w:r>
    </w:p>
    <w:p w:rsidR="006240E2" w:rsidRDefault="00DD7508" w:rsidP="00BD6D02">
      <w:pPr>
        <w:spacing w:beforeLines="50" w:before="120" w:afterLines="50" w:after="120" w:line="360" w:lineRule="auto"/>
        <w:ind w:firstLineChars="200" w:firstLine="520"/>
        <w:jc w:val="both"/>
        <w:rPr>
          <w:rFonts w:eastAsia="標楷體"/>
          <w:sz w:val="26"/>
          <w:szCs w:val="26"/>
          <w:shd w:val="clear" w:color="auto" w:fill="DAEEF3"/>
        </w:rPr>
      </w:pPr>
      <w:r>
        <w:rPr>
          <w:rFonts w:eastAsia="標楷體" w:hint="eastAsia"/>
          <w:sz w:val="26"/>
          <w:szCs w:val="26"/>
        </w:rPr>
        <w:t>矽成</w:t>
      </w:r>
      <w:r w:rsidR="00CC45E8">
        <w:rPr>
          <w:rFonts w:eastAsia="標楷體" w:hint="eastAsia"/>
          <w:sz w:val="26"/>
          <w:szCs w:val="26"/>
        </w:rPr>
        <w:t>10</w:t>
      </w:r>
      <w:r w:rsidR="004C05C5">
        <w:rPr>
          <w:rFonts w:eastAsia="標楷體" w:hint="eastAsia"/>
          <w:sz w:val="26"/>
          <w:szCs w:val="26"/>
        </w:rPr>
        <w:t>5</w:t>
      </w:r>
      <w:r w:rsidR="00F165C0" w:rsidRPr="002D56EC">
        <w:rPr>
          <w:rFonts w:eastAsia="標楷體" w:hint="eastAsia"/>
          <w:sz w:val="26"/>
          <w:szCs w:val="26"/>
        </w:rPr>
        <w:t>會計</w:t>
      </w:r>
      <w:r w:rsidR="004C5F41" w:rsidRPr="002D56EC">
        <w:rPr>
          <w:rFonts w:eastAsia="標楷體"/>
          <w:sz w:val="26"/>
          <w:szCs w:val="26"/>
        </w:rPr>
        <w:t>年度並無虧損，</w:t>
      </w:r>
      <w:proofErr w:type="gramStart"/>
      <w:r w:rsidR="004C5F41" w:rsidRPr="002D56EC">
        <w:rPr>
          <w:rFonts w:eastAsia="標楷體"/>
          <w:sz w:val="26"/>
          <w:szCs w:val="26"/>
        </w:rPr>
        <w:t>故毋需</w:t>
      </w:r>
      <w:proofErr w:type="gramEnd"/>
      <w:r w:rsidR="004C5F41" w:rsidRPr="002D56EC">
        <w:rPr>
          <w:rFonts w:eastAsia="標楷體"/>
          <w:sz w:val="26"/>
          <w:szCs w:val="26"/>
        </w:rPr>
        <w:t>分析虧損原因。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收支分別評價</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受控交易之交易人</w:t>
      </w:r>
      <w:r w:rsidR="00E906AA" w:rsidRPr="00EA272E">
        <w:rPr>
          <w:rFonts w:eastAsia="標楷體" w:hint="eastAsia"/>
          <w:sz w:val="26"/>
          <w:szCs w:val="26"/>
        </w:rPr>
        <w:t>一方</w:t>
      </w:r>
      <w:r w:rsidRPr="00EA272E">
        <w:rPr>
          <w:rFonts w:eastAsia="標楷體"/>
          <w:sz w:val="26"/>
          <w:szCs w:val="26"/>
        </w:rPr>
        <w:t>對他方應收取之價款，與他方對</w:t>
      </w:r>
      <w:r w:rsidR="00E906AA" w:rsidRPr="00EA272E">
        <w:rPr>
          <w:rFonts w:eastAsia="標楷體" w:hint="eastAsia"/>
          <w:sz w:val="26"/>
          <w:szCs w:val="26"/>
        </w:rPr>
        <w:t>一</w:t>
      </w:r>
      <w:r w:rsidRPr="00EA272E">
        <w:rPr>
          <w:rFonts w:eastAsia="標楷體"/>
          <w:sz w:val="26"/>
          <w:szCs w:val="26"/>
        </w:rPr>
        <w:t>方應收取之價款，應</w:t>
      </w:r>
      <w:r w:rsidR="00E906AA" w:rsidRPr="00EA272E">
        <w:rPr>
          <w:rFonts w:eastAsia="標楷體" w:hint="eastAsia"/>
          <w:sz w:val="26"/>
          <w:szCs w:val="26"/>
        </w:rPr>
        <w:t>按交易任一方</w:t>
      </w:r>
      <w:r w:rsidRPr="00EA272E">
        <w:rPr>
          <w:rFonts w:eastAsia="標楷體"/>
          <w:sz w:val="26"/>
          <w:szCs w:val="26"/>
        </w:rPr>
        <w:t>分別列計收入</w:t>
      </w:r>
      <w:r w:rsidR="00E906AA" w:rsidRPr="00EA272E">
        <w:rPr>
          <w:rFonts w:eastAsia="標楷體" w:hint="eastAsia"/>
          <w:sz w:val="26"/>
          <w:szCs w:val="26"/>
        </w:rPr>
        <w:t>與</w:t>
      </w:r>
      <w:r w:rsidRPr="00EA272E">
        <w:rPr>
          <w:rFonts w:eastAsia="標楷體"/>
          <w:sz w:val="26"/>
          <w:szCs w:val="26"/>
        </w:rPr>
        <w:t>支出</w:t>
      </w:r>
      <w:r w:rsidR="00E906AA" w:rsidRPr="00EA272E">
        <w:rPr>
          <w:rFonts w:eastAsia="標楷體" w:hint="eastAsia"/>
          <w:sz w:val="26"/>
          <w:szCs w:val="26"/>
        </w:rPr>
        <w:t>之交易價格</w:t>
      </w:r>
      <w:r w:rsidRPr="00EA272E">
        <w:rPr>
          <w:rFonts w:eastAsia="標楷體"/>
          <w:sz w:val="26"/>
          <w:szCs w:val="26"/>
        </w:rPr>
        <w:t>評價。</w:t>
      </w:r>
    </w:p>
    <w:p w:rsidR="006240E2" w:rsidRDefault="004C5F4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收支</w:t>
      </w:r>
      <w:r w:rsidRPr="00EA272E">
        <w:rPr>
          <w:rFonts w:eastAsia="標楷體" w:hint="eastAsia"/>
          <w:sz w:val="26"/>
          <w:szCs w:val="26"/>
        </w:rPr>
        <w:t>已</w:t>
      </w:r>
      <w:r w:rsidRPr="00EA272E">
        <w:rPr>
          <w:rFonts w:eastAsia="標楷體"/>
          <w:sz w:val="26"/>
          <w:szCs w:val="26"/>
        </w:rPr>
        <w:t>分別評價，詳述於本</w:t>
      </w:r>
      <w:r w:rsidRPr="00EA272E">
        <w:rPr>
          <w:rFonts w:eastAsia="標楷體" w:hint="eastAsia"/>
          <w:sz w:val="26"/>
          <w:szCs w:val="26"/>
        </w:rPr>
        <w:t>報告</w:t>
      </w:r>
      <w:r w:rsidRPr="00EA272E">
        <w:rPr>
          <w:rFonts w:eastAsia="標楷體"/>
          <w:sz w:val="26"/>
          <w:szCs w:val="26"/>
        </w:rPr>
        <w:t>第參章。</w:t>
      </w:r>
    </w:p>
    <w:p w:rsidR="006240E2" w:rsidRDefault="00567251" w:rsidP="00BD6D02">
      <w:pPr>
        <w:pStyle w:val="2"/>
        <w:numPr>
          <w:ilvl w:val="1"/>
          <w:numId w:val="26"/>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其他經財政部核定之常規交易原則</w:t>
      </w:r>
    </w:p>
    <w:p w:rsidR="008B11B2" w:rsidRDefault="008E57D5" w:rsidP="00BD6D02">
      <w:pPr>
        <w:spacing w:beforeLines="50" w:before="120" w:afterLines="50" w:after="120" w:line="360" w:lineRule="auto"/>
        <w:ind w:firstLineChars="200" w:firstLine="520"/>
        <w:jc w:val="both"/>
        <w:rPr>
          <w:rFonts w:eastAsia="標楷體"/>
          <w:sz w:val="26"/>
          <w:szCs w:val="26"/>
        </w:rPr>
      </w:pPr>
      <w:r>
        <w:rPr>
          <w:rFonts w:eastAsia="標楷體" w:hint="eastAsia"/>
          <w:sz w:val="26"/>
          <w:szCs w:val="26"/>
        </w:rPr>
        <w:t>為因應國際間移轉訂價之發展，財政部得視需要，以行政命令方式核定增加其他常規交易原則，</w:t>
      </w:r>
      <w:proofErr w:type="gramStart"/>
      <w:r>
        <w:rPr>
          <w:rFonts w:eastAsia="標楷體" w:hint="eastAsia"/>
          <w:sz w:val="26"/>
          <w:szCs w:val="26"/>
        </w:rPr>
        <w:t>以供徵納</w:t>
      </w:r>
      <w:proofErr w:type="gramEnd"/>
      <w:r>
        <w:rPr>
          <w:rFonts w:eastAsia="標楷體" w:hint="eastAsia"/>
          <w:sz w:val="26"/>
          <w:szCs w:val="26"/>
        </w:rPr>
        <w:t>雙方共同遵循。</w:t>
      </w:r>
      <w:bookmarkStart w:id="58" w:name="_Toc137897621"/>
      <w:r w:rsidR="008B11B2">
        <w:rPr>
          <w:rFonts w:eastAsia="標楷體"/>
          <w:sz w:val="26"/>
          <w:szCs w:val="26"/>
        </w:rPr>
        <w:br w:type="page"/>
      </w:r>
    </w:p>
    <w:p w:rsidR="00564BF5" w:rsidRPr="00EA272E" w:rsidRDefault="00B00219" w:rsidP="00BD6D02">
      <w:pPr>
        <w:spacing w:beforeLines="50" w:before="120" w:afterLines="50" w:after="120" w:line="360" w:lineRule="auto"/>
        <w:ind w:firstLineChars="200" w:firstLine="520"/>
        <w:jc w:val="both"/>
        <w:rPr>
          <w:rFonts w:eastAsia="標楷體"/>
          <w:sz w:val="26"/>
          <w:szCs w:val="26"/>
        </w:rPr>
        <w:sectPr w:rsidR="00564BF5" w:rsidRPr="00EA272E" w:rsidSect="006B4840">
          <w:type w:val="oddPage"/>
          <w:pgSz w:w="11906" w:h="16838" w:code="9"/>
          <w:pgMar w:top="2160" w:right="1440" w:bottom="1814" w:left="1440" w:header="851" w:footer="567" w:gutter="567"/>
          <w:cols w:space="425"/>
          <w:docGrid w:linePitch="360"/>
        </w:sectPr>
      </w:pPr>
      <w:r>
        <w:rPr>
          <w:rFonts w:eastAsia="標楷體"/>
          <w:sz w:val="26"/>
          <w:szCs w:val="26"/>
        </w:rPr>
        <w:lastRenderedPageBreak/>
        <w:br w:type="page"/>
      </w:r>
    </w:p>
    <w:bookmarkStart w:id="59" w:name="_Toc253154515"/>
    <w:bookmarkStart w:id="60" w:name="_Toc253154583"/>
    <w:bookmarkStart w:id="61" w:name="_Toc272326014"/>
    <w:bookmarkStart w:id="62" w:name="_Toc272326642"/>
    <w:bookmarkStart w:id="63" w:name="_Toc272326821"/>
    <w:bookmarkStart w:id="64" w:name="_Toc275960654"/>
    <w:p w:rsidR="000314E8" w:rsidRPr="00EA272E" w:rsidRDefault="00CE7E1F" w:rsidP="000314E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6192" behindDoc="0" locked="0" layoutInCell="1" allowOverlap="1" wp14:anchorId="31F51D23" wp14:editId="236B932B">
                <wp:simplePos x="0" y="0"/>
                <wp:positionH relativeFrom="column">
                  <wp:posOffset>4671060</wp:posOffset>
                </wp:positionH>
                <wp:positionV relativeFrom="paragraph">
                  <wp:posOffset>0</wp:posOffset>
                </wp:positionV>
                <wp:extent cx="720090" cy="720090"/>
                <wp:effectExtent l="13335" t="9525" r="9525" b="13335"/>
                <wp:wrapNone/>
                <wp:docPr id="11"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5F6F74" w:rsidRDefault="00822279"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6" o:spid="_x0000_s1156" type="#_x0000_t202" style="position:absolute;left:0;text-align:left;margin-left:367.8pt;margin-top:0;width:56.7pt;height:56.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">
                <v:textbox>
                  <w:txbxContent>
                    <w:p w:rsidR="00822279" w:rsidRPr="005F6F74" w:rsidRDefault="00822279" w:rsidP="005F6F74">
                      <w:pPr>
                        <w:jc w:val="center"/>
                        <w:rPr>
                          <w:rFonts w:ascii="微軟正黑體" w:eastAsia="微軟正黑體" w:hAnsi="微軟正黑體"/>
                        </w:rPr>
                      </w:pPr>
                      <w:r w:rsidRPr="005F6F74">
                        <w:rPr>
                          <w:rFonts w:ascii="微軟正黑體" w:eastAsia="微軟正黑體" w:hAnsi="微軟正黑體" w:hint="eastAsia"/>
                          <w:b/>
                          <w:sz w:val="52"/>
                          <w:szCs w:val="52"/>
                        </w:rPr>
                        <w:t>Ⅵ</w:t>
                      </w:r>
                    </w:p>
                  </w:txbxContent>
                </v:textbox>
              </v:shape>
            </w:pict>
          </mc:Fallback>
        </mc:AlternateContent>
      </w:r>
      <w:bookmarkEnd w:id="59"/>
      <w:bookmarkEnd w:id="60"/>
      <w:bookmarkEnd w:id="61"/>
      <w:bookmarkEnd w:id="62"/>
      <w:bookmarkEnd w:id="63"/>
      <w:bookmarkEnd w:id="64"/>
    </w:p>
    <w:p w:rsidR="000314E8" w:rsidRPr="00EA272E" w:rsidRDefault="000314E8" w:rsidP="005F6F74">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0314E8">
      <w:pPr>
        <w:pStyle w:val="1"/>
        <w:spacing w:before="100" w:beforeAutospacing="1" w:after="100" w:afterAutospacing="1" w:line="360" w:lineRule="auto"/>
        <w:ind w:left="0" w:firstLine="0"/>
        <w:jc w:val="right"/>
        <w:rPr>
          <w:rFonts w:ascii="Times New Roman" w:eastAsia="標楷體" w:hAnsi="Times New Roman"/>
          <w:sz w:val="56"/>
          <w:szCs w:val="56"/>
        </w:rPr>
      </w:pPr>
      <w:bookmarkStart w:id="65" w:name="_Toc355775829"/>
      <w:r w:rsidRPr="00EA272E">
        <w:rPr>
          <w:rFonts w:ascii="Times New Roman" w:eastAsia="標楷體" w:hAnsi="Times New Roman"/>
          <w:sz w:val="56"/>
          <w:szCs w:val="56"/>
        </w:rPr>
        <w:t>可比較對象之</w:t>
      </w:r>
      <w:r w:rsidR="0001195B">
        <w:rPr>
          <w:rFonts w:ascii="Times New Roman" w:eastAsia="標楷體" w:hAnsi="Times New Roman" w:hint="eastAsia"/>
          <w:sz w:val="56"/>
          <w:szCs w:val="56"/>
        </w:rPr>
        <w:t>選擇</w:t>
      </w:r>
      <w:r w:rsidRPr="00EA272E">
        <w:rPr>
          <w:rFonts w:ascii="Times New Roman" w:eastAsia="標楷體" w:hAnsi="Times New Roman"/>
          <w:sz w:val="56"/>
          <w:szCs w:val="56"/>
        </w:rPr>
        <w:t>要件</w:t>
      </w:r>
      <w:bookmarkEnd w:id="58"/>
      <w:bookmarkEnd w:id="65"/>
    </w:p>
    <w:p w:rsidR="00567251" w:rsidRPr="00EA272E"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影響企業訂定交易價格之因素繁多，價格之高低與交易相對人扮演之角色（即所執行之功能）及所承擔之風險息息相</w:t>
      </w:r>
      <w:r w:rsidR="00EA6FD3" w:rsidRPr="00EA272E">
        <w:rPr>
          <w:rFonts w:eastAsia="標楷體"/>
          <w:sz w:val="26"/>
          <w:szCs w:val="26"/>
        </w:rPr>
        <w:t>關。但除功能及風險之考量外，影響價格或利潤之因素還有其他，移轉訂</w:t>
      </w:r>
      <w:r w:rsidRPr="00EA272E">
        <w:rPr>
          <w:rFonts w:eastAsia="標楷體"/>
          <w:sz w:val="26"/>
          <w:szCs w:val="26"/>
        </w:rPr>
        <w:t>價查核準則第</w:t>
      </w:r>
      <w:r w:rsidRPr="00EA272E">
        <w:rPr>
          <w:rFonts w:eastAsia="標楷體"/>
          <w:sz w:val="26"/>
          <w:szCs w:val="26"/>
        </w:rPr>
        <w:t>8</w:t>
      </w:r>
      <w:r w:rsidRPr="00EA272E">
        <w:rPr>
          <w:rFonts w:eastAsia="標楷體"/>
          <w:sz w:val="26"/>
          <w:szCs w:val="26"/>
        </w:rPr>
        <w:t>條</w:t>
      </w:r>
      <w:r w:rsidR="002E3B74" w:rsidRPr="00EA272E">
        <w:rPr>
          <w:rFonts w:eastAsia="標楷體" w:hint="eastAsia"/>
          <w:sz w:val="26"/>
          <w:szCs w:val="26"/>
        </w:rPr>
        <w:t>共</w:t>
      </w:r>
      <w:r w:rsidRPr="00EA272E">
        <w:rPr>
          <w:rFonts w:eastAsia="標楷體"/>
          <w:sz w:val="26"/>
          <w:szCs w:val="26"/>
        </w:rPr>
        <w:t>列出七項要件，規定於決定受控交易與未受控交易之可比較程度時，應基於此七項要件做比較。</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所謂『可比較程度』，為非關係企業間交易（即『未受控交易』）與關係企業間交易（即『受控交易』）之相似程度。</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本所遵循移轉訂價查核準則第</w:t>
      </w:r>
      <w:r w:rsidRPr="00EA272E">
        <w:rPr>
          <w:rFonts w:eastAsia="標楷體"/>
          <w:sz w:val="26"/>
          <w:szCs w:val="26"/>
        </w:rPr>
        <w:t>8</w:t>
      </w:r>
      <w:r w:rsidRPr="00EA272E">
        <w:rPr>
          <w:rFonts w:eastAsia="標楷體"/>
          <w:sz w:val="26"/>
          <w:szCs w:val="26"/>
        </w:rPr>
        <w:t>條列舉之影響價格或利潤因素，作為選擇可比較對象之依據。</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一、</w:t>
      </w:r>
      <w:r w:rsidR="004E4F89" w:rsidRPr="00717380">
        <w:rPr>
          <w:rFonts w:ascii="Times New Roman" w:eastAsia="標楷體" w:hAnsi="Times New Roman" w:hint="eastAsia"/>
          <w:sz w:val="36"/>
          <w:szCs w:val="36"/>
        </w:rPr>
        <w:t>交易標的</w:t>
      </w:r>
      <w:r w:rsidRPr="00717380">
        <w:rPr>
          <w:rFonts w:ascii="Times New Roman" w:eastAsia="標楷體" w:hAnsi="Times New Roman"/>
          <w:sz w:val="36"/>
          <w:szCs w:val="36"/>
        </w:rPr>
        <w:t>資產或服務之特性</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5</w:t>
      </w:r>
      <w:r w:rsidRPr="00EA272E">
        <w:rPr>
          <w:rFonts w:eastAsia="標楷體"/>
          <w:sz w:val="26"/>
          <w:szCs w:val="26"/>
        </w:rPr>
        <w:t>條規定受控交易應按條文列舉之七種類型加以分類</w:t>
      </w:r>
      <w:r w:rsidR="00564BF5" w:rsidRPr="00EA272E">
        <w:rPr>
          <w:rFonts w:eastAsia="標楷體" w:hint="eastAsia"/>
          <w:sz w:val="26"/>
          <w:szCs w:val="26"/>
        </w:rPr>
        <w:t>，</w:t>
      </w:r>
      <w:r w:rsidRPr="00EA272E">
        <w:rPr>
          <w:rFonts w:eastAsia="標楷體"/>
          <w:sz w:val="26"/>
          <w:szCs w:val="26"/>
        </w:rPr>
        <w:t>是故除特殊交易可向財政部申請核</w:t>
      </w:r>
      <w:r w:rsidR="002E3B74" w:rsidRPr="00EA272E">
        <w:rPr>
          <w:rFonts w:eastAsia="標楷體" w:hint="eastAsia"/>
          <w:sz w:val="26"/>
          <w:szCs w:val="26"/>
        </w:rPr>
        <w:t>定</w:t>
      </w:r>
      <w:r w:rsidRPr="00EA272E">
        <w:rPr>
          <w:rFonts w:eastAsia="標楷體"/>
          <w:sz w:val="26"/>
          <w:szCs w:val="26"/>
        </w:rPr>
        <w:t>為特殊交易類型</w:t>
      </w:r>
      <w:r w:rsidR="002E3B74" w:rsidRPr="00EA272E">
        <w:rPr>
          <w:rFonts w:eastAsia="標楷體" w:hint="eastAsia"/>
          <w:sz w:val="26"/>
          <w:szCs w:val="26"/>
        </w:rPr>
        <w:t>外</w:t>
      </w:r>
      <w:r w:rsidRPr="00EA272E">
        <w:rPr>
          <w:rFonts w:eastAsia="標楷體"/>
          <w:sz w:val="26"/>
          <w:szCs w:val="26"/>
        </w:rPr>
        <w:t>，一般性交易應依資產或服務之特性區分為有形資產之移轉、有形資產之使用、無形資產之移轉、無形資產之使用、服務之提供或資金之使用等交易類型。</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因各種交易類型適用之常規交易方法不同，必先確認受控交易與未受控交易為同一類型，如此運用相同常規交易方法評估交易結果才有意義。移轉訂價查核準則第</w:t>
      </w:r>
      <w:r w:rsidRPr="00EA272E">
        <w:rPr>
          <w:rFonts w:eastAsia="標楷體"/>
          <w:sz w:val="26"/>
          <w:szCs w:val="26"/>
        </w:rPr>
        <w:t>9</w:t>
      </w:r>
      <w:r w:rsidRPr="00EA272E">
        <w:rPr>
          <w:rFonts w:eastAsia="標楷體"/>
          <w:sz w:val="26"/>
          <w:szCs w:val="26"/>
        </w:rPr>
        <w:t>條規定，採用</w:t>
      </w:r>
      <w:proofErr w:type="gramStart"/>
      <w:r w:rsidRPr="00EA272E">
        <w:rPr>
          <w:rFonts w:eastAsia="標楷體"/>
          <w:sz w:val="26"/>
          <w:szCs w:val="26"/>
        </w:rPr>
        <w:t>最</w:t>
      </w:r>
      <w:proofErr w:type="gramEnd"/>
      <w:r w:rsidRPr="00EA272E">
        <w:rPr>
          <w:rFonts w:eastAsia="標楷體"/>
          <w:sz w:val="26"/>
          <w:szCs w:val="26"/>
        </w:rPr>
        <w:t>適常規交易方法時，應依受控交易之交易類型，受控交易及未受控交易間之可比較程度，以及所蒐集資料與假設之品</w:t>
      </w:r>
      <w:r w:rsidRPr="00EA272E">
        <w:rPr>
          <w:rFonts w:eastAsia="標楷體"/>
          <w:sz w:val="26"/>
          <w:szCs w:val="26"/>
        </w:rPr>
        <w:lastRenderedPageBreak/>
        <w:t>質，分別適用移轉訂價查核準則第</w:t>
      </w:r>
      <w:r w:rsidRPr="00EA272E">
        <w:rPr>
          <w:rFonts w:eastAsia="標楷體"/>
          <w:sz w:val="26"/>
          <w:szCs w:val="26"/>
        </w:rPr>
        <w:t>10</w:t>
      </w:r>
      <w:r w:rsidRPr="00EA272E">
        <w:rPr>
          <w:rFonts w:eastAsia="標楷體"/>
          <w:sz w:val="26"/>
          <w:szCs w:val="26"/>
        </w:rPr>
        <w:t>條至第</w:t>
      </w:r>
      <w:r w:rsidRPr="00EA272E">
        <w:rPr>
          <w:rFonts w:eastAsia="標楷體"/>
          <w:sz w:val="26"/>
          <w:szCs w:val="26"/>
        </w:rPr>
        <w:t>13</w:t>
      </w:r>
      <w:r w:rsidRPr="00EA272E">
        <w:rPr>
          <w:rFonts w:eastAsia="標楷體"/>
          <w:sz w:val="26"/>
          <w:szCs w:val="26"/>
        </w:rPr>
        <w:t>條規定，決定</w:t>
      </w:r>
      <w:proofErr w:type="gramStart"/>
      <w:r w:rsidRPr="00EA272E">
        <w:rPr>
          <w:rFonts w:eastAsia="標楷體"/>
          <w:sz w:val="26"/>
          <w:szCs w:val="26"/>
        </w:rPr>
        <w:t>最</w:t>
      </w:r>
      <w:proofErr w:type="gramEnd"/>
      <w:r w:rsidRPr="00EA272E">
        <w:rPr>
          <w:rFonts w:eastAsia="標楷體"/>
          <w:sz w:val="26"/>
          <w:szCs w:val="26"/>
        </w:rPr>
        <w:t>適常規交易方法。</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各常規交易方法對於可比較對象之可比較程度各有特別考量，各該考量因素分別列舉於移轉訂價查核準則第</w:t>
      </w:r>
      <w:r w:rsidRPr="00EA272E">
        <w:rPr>
          <w:rFonts w:eastAsia="標楷體"/>
          <w:sz w:val="26"/>
          <w:szCs w:val="26"/>
        </w:rPr>
        <w:t>14</w:t>
      </w:r>
      <w:r w:rsidRPr="00EA272E">
        <w:rPr>
          <w:rFonts w:eastAsia="標楷體"/>
          <w:sz w:val="26"/>
          <w:szCs w:val="26"/>
        </w:rPr>
        <w:t>條至</w:t>
      </w:r>
      <w:r w:rsidRPr="00EA272E">
        <w:rPr>
          <w:rFonts w:eastAsia="標楷體"/>
          <w:sz w:val="26"/>
          <w:szCs w:val="26"/>
        </w:rPr>
        <w:t>19</w:t>
      </w:r>
      <w:r w:rsidRPr="00EA272E">
        <w:rPr>
          <w:rFonts w:eastAsia="標楷體"/>
          <w:sz w:val="26"/>
          <w:szCs w:val="26"/>
        </w:rPr>
        <w:t>條之條文中。各常規交易方法以其特有考量因素評估未受控交易及受控交易，兩者相似程度越高，則未受控交易越適於比較。</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685BBE">
        <w:rPr>
          <w:rFonts w:eastAsia="標楷體"/>
          <w:sz w:val="26"/>
          <w:szCs w:val="26"/>
        </w:rPr>
        <w:t>本所除遵循移轉訂價查核準則第</w:t>
      </w:r>
      <w:r w:rsidRPr="00685BBE">
        <w:rPr>
          <w:rFonts w:eastAsia="標楷體"/>
          <w:sz w:val="26"/>
          <w:szCs w:val="26"/>
        </w:rPr>
        <w:t>8</w:t>
      </w:r>
      <w:r w:rsidRPr="00685BBE">
        <w:rPr>
          <w:rFonts w:eastAsia="標楷體"/>
          <w:sz w:val="26"/>
          <w:szCs w:val="26"/>
        </w:rPr>
        <w:t>條規定之要件選擇可比較對象外，並將</w:t>
      </w:r>
      <w:r w:rsidR="00D549DD" w:rsidRPr="00685BBE">
        <w:rPr>
          <w:rFonts w:eastAsia="標楷體" w:hint="eastAsia"/>
          <w:sz w:val="26"/>
          <w:szCs w:val="26"/>
        </w:rPr>
        <w:t>矽成</w:t>
      </w:r>
      <w:r w:rsidRPr="00685BBE">
        <w:rPr>
          <w:rFonts w:eastAsia="標楷體"/>
          <w:sz w:val="26"/>
          <w:szCs w:val="26"/>
        </w:rPr>
        <w:t>交易類型適用常規交易方法考量之特別因素納入評估。</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685BBE">
        <w:rPr>
          <w:rFonts w:eastAsia="標楷體"/>
          <w:sz w:val="26"/>
          <w:szCs w:val="26"/>
        </w:rPr>
        <w:t>為</w:t>
      </w:r>
      <w:r w:rsidR="00D549DD" w:rsidRPr="00685BBE">
        <w:rPr>
          <w:rFonts w:eastAsia="標楷體" w:hint="eastAsia"/>
          <w:sz w:val="26"/>
          <w:szCs w:val="26"/>
        </w:rPr>
        <w:t>矽成</w:t>
      </w:r>
      <w:r w:rsidRPr="00685BBE">
        <w:rPr>
          <w:rFonts w:eastAsia="標楷體"/>
          <w:sz w:val="26"/>
          <w:szCs w:val="26"/>
        </w:rPr>
        <w:t>之受控交易選擇</w:t>
      </w:r>
      <w:proofErr w:type="gramStart"/>
      <w:r w:rsidRPr="00685BBE">
        <w:rPr>
          <w:rFonts w:eastAsia="標楷體"/>
          <w:sz w:val="26"/>
          <w:szCs w:val="26"/>
        </w:rPr>
        <w:t>最</w:t>
      </w:r>
      <w:proofErr w:type="gramEnd"/>
      <w:r w:rsidRPr="00685BBE">
        <w:rPr>
          <w:rFonts w:eastAsia="標楷體"/>
          <w:sz w:val="26"/>
          <w:szCs w:val="26"/>
        </w:rPr>
        <w:t>適常規交易方法之過程</w:t>
      </w:r>
      <w:r w:rsidR="00F21DD9" w:rsidRPr="00685BBE">
        <w:rPr>
          <w:rFonts w:eastAsia="標楷體" w:hint="eastAsia"/>
          <w:sz w:val="26"/>
          <w:szCs w:val="26"/>
        </w:rPr>
        <w:t>，</w:t>
      </w:r>
      <w:r w:rsidR="0078498A" w:rsidRPr="00685BBE">
        <w:rPr>
          <w:rFonts w:eastAsia="標楷體"/>
          <w:sz w:val="26"/>
          <w:szCs w:val="26"/>
        </w:rPr>
        <w:t>詳述</w:t>
      </w:r>
      <w:r w:rsidR="00F21DD9" w:rsidRPr="00685BBE">
        <w:rPr>
          <w:rFonts w:eastAsia="標楷體" w:hint="eastAsia"/>
          <w:sz w:val="26"/>
          <w:szCs w:val="26"/>
        </w:rPr>
        <w:t>於</w:t>
      </w:r>
      <w:r w:rsidR="0078498A" w:rsidRPr="00685BBE">
        <w:rPr>
          <w:rFonts w:eastAsia="標楷體"/>
          <w:sz w:val="26"/>
          <w:szCs w:val="26"/>
        </w:rPr>
        <w:t>本報告第柒</w:t>
      </w:r>
      <w:r w:rsidR="0078498A" w:rsidRPr="00EA272E">
        <w:rPr>
          <w:rFonts w:eastAsia="標楷體"/>
          <w:sz w:val="26"/>
          <w:szCs w:val="26"/>
        </w:rPr>
        <w:t>章</w:t>
      </w:r>
      <w:r w:rsidRPr="00EA272E">
        <w:rPr>
          <w:rFonts w:eastAsia="標楷體"/>
          <w:sz w:val="26"/>
          <w:szCs w:val="26"/>
        </w:rPr>
        <w:t>。</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二、</w:t>
      </w:r>
      <w:r w:rsidR="00F76373" w:rsidRPr="00717380">
        <w:rPr>
          <w:rFonts w:ascii="Times New Roman" w:eastAsia="標楷體" w:hAnsi="Times New Roman" w:hint="eastAsia"/>
          <w:sz w:val="36"/>
          <w:szCs w:val="36"/>
        </w:rPr>
        <w:t>執行之</w:t>
      </w:r>
      <w:r w:rsidRPr="00717380">
        <w:rPr>
          <w:rFonts w:ascii="Times New Roman" w:eastAsia="標楷體" w:hAnsi="Times New Roman"/>
          <w:sz w:val="36"/>
          <w:szCs w:val="36"/>
        </w:rPr>
        <w:t>功能</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2</w:t>
      </w:r>
      <w:r w:rsidRPr="00EA272E">
        <w:rPr>
          <w:rFonts w:eastAsia="標楷體"/>
          <w:sz w:val="26"/>
          <w:szCs w:val="26"/>
        </w:rPr>
        <w:t>款將營利事業執行之功能分為七</w:t>
      </w:r>
      <w:r w:rsidRPr="00685BBE">
        <w:rPr>
          <w:rFonts w:eastAsia="標楷體"/>
          <w:sz w:val="26"/>
          <w:szCs w:val="26"/>
        </w:rPr>
        <w:t>類。本報告第肆章已依</w:t>
      </w:r>
      <w:r w:rsidR="00F62C0B" w:rsidRPr="00685BBE">
        <w:rPr>
          <w:rFonts w:eastAsia="標楷體" w:hint="eastAsia"/>
          <w:sz w:val="26"/>
          <w:szCs w:val="26"/>
        </w:rPr>
        <w:t>移轉訂價</w:t>
      </w:r>
      <w:r w:rsidRPr="00685BBE">
        <w:rPr>
          <w:rFonts w:eastAsia="標楷體"/>
          <w:sz w:val="26"/>
          <w:szCs w:val="26"/>
        </w:rPr>
        <w:t>查核準則規定，對</w:t>
      </w:r>
      <w:r w:rsidR="00D549DD" w:rsidRPr="00685BBE">
        <w:rPr>
          <w:rFonts w:eastAsia="標楷體" w:hint="eastAsia"/>
          <w:sz w:val="26"/>
          <w:szCs w:val="26"/>
        </w:rPr>
        <w:t>矽成</w:t>
      </w:r>
      <w:r w:rsidRPr="00685BBE">
        <w:rPr>
          <w:rFonts w:eastAsia="標楷體"/>
          <w:sz w:val="26"/>
          <w:szCs w:val="26"/>
        </w:rPr>
        <w:t>及與其受控交易參與人執行之功能進行分析。</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三、契約條款</w:t>
      </w:r>
    </w:p>
    <w:p w:rsidR="00607ABA" w:rsidRDefault="00607ABA" w:rsidP="00FC1E0C">
      <w:pPr>
        <w:spacing w:before="50" w:after="50" w:line="360" w:lineRule="auto"/>
        <w:ind w:firstLineChars="200" w:firstLine="520"/>
        <w:jc w:val="both"/>
        <w:rPr>
          <w:rFonts w:eastAsia="標楷體"/>
          <w:sz w:val="26"/>
          <w:szCs w:val="26"/>
        </w:rPr>
      </w:pPr>
      <w:r w:rsidRPr="0043456B">
        <w:rPr>
          <w:rFonts w:eastAsia="標楷體" w:hint="eastAsia"/>
          <w:sz w:val="26"/>
          <w:szCs w:val="26"/>
        </w:rPr>
        <w:t>契約條款包括：報酬之收付方式、交易數量、售後保證之範圍及條件、契約修訂之權利、交貨條件、授信及付款條件等。在常規交易之情形下，契約條款對企業間責任、風險及利益之劃分有明確規範。</w:t>
      </w:r>
    </w:p>
    <w:p w:rsidR="00567251" w:rsidRPr="00685BBE" w:rsidRDefault="00D549DD" w:rsidP="00FC1E0C">
      <w:pPr>
        <w:spacing w:before="50" w:after="50" w:line="360" w:lineRule="auto"/>
        <w:ind w:firstLineChars="200" w:firstLine="520"/>
        <w:jc w:val="both"/>
        <w:rPr>
          <w:rFonts w:eastAsia="標楷體"/>
          <w:sz w:val="26"/>
          <w:szCs w:val="26"/>
        </w:rPr>
      </w:pPr>
      <w:r w:rsidRPr="00685BBE">
        <w:rPr>
          <w:rFonts w:eastAsia="標楷體" w:hint="eastAsia"/>
          <w:sz w:val="26"/>
          <w:szCs w:val="26"/>
        </w:rPr>
        <w:t>矽成</w:t>
      </w:r>
      <w:r w:rsidR="00607ABA" w:rsidRPr="00685BBE">
        <w:rPr>
          <w:rFonts w:eastAsia="標楷體" w:hint="eastAsia"/>
          <w:sz w:val="26"/>
          <w:szCs w:val="26"/>
        </w:rPr>
        <w:t>與關係企業所簽訂之契約條款</w:t>
      </w:r>
      <w:r w:rsidR="00F21DD9" w:rsidRPr="00685BBE">
        <w:rPr>
          <w:rFonts w:eastAsia="標楷體"/>
          <w:sz w:val="26"/>
          <w:szCs w:val="26"/>
        </w:rPr>
        <w:t>詳述於</w:t>
      </w:r>
      <w:r w:rsidR="00567251" w:rsidRPr="00685BBE">
        <w:rPr>
          <w:rFonts w:eastAsia="標楷體"/>
          <w:sz w:val="26"/>
          <w:szCs w:val="26"/>
        </w:rPr>
        <w:t>本報告第參章。</w:t>
      </w:r>
    </w:p>
    <w:p w:rsidR="00567251" w:rsidRPr="00717380"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lastRenderedPageBreak/>
        <w:t>四、承擔</w:t>
      </w:r>
      <w:r w:rsidR="00F76373" w:rsidRPr="00717380">
        <w:rPr>
          <w:rFonts w:ascii="Times New Roman" w:eastAsia="標楷體" w:hAnsi="Times New Roman" w:hint="eastAsia"/>
          <w:sz w:val="36"/>
          <w:szCs w:val="36"/>
        </w:rPr>
        <w:t>之</w:t>
      </w:r>
      <w:r w:rsidRPr="00717380">
        <w:rPr>
          <w:rFonts w:ascii="Times New Roman" w:eastAsia="標楷體" w:hAnsi="Times New Roman"/>
          <w:sz w:val="36"/>
          <w:szCs w:val="36"/>
        </w:rPr>
        <w:t>風險</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8</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4</w:t>
      </w:r>
      <w:r w:rsidRPr="00EA272E">
        <w:rPr>
          <w:rFonts w:eastAsia="標楷體"/>
          <w:sz w:val="26"/>
          <w:szCs w:val="26"/>
        </w:rPr>
        <w:t>款將營利事業承擔之風險分為五</w:t>
      </w:r>
      <w:r w:rsidRPr="00685BBE">
        <w:rPr>
          <w:rFonts w:eastAsia="標楷體"/>
          <w:sz w:val="26"/>
          <w:szCs w:val="26"/>
        </w:rPr>
        <w:t>類。本報告第肆章已依</w:t>
      </w:r>
      <w:r w:rsidR="00242F73" w:rsidRPr="00685BBE">
        <w:rPr>
          <w:rFonts w:eastAsia="標楷體" w:hint="eastAsia"/>
          <w:sz w:val="26"/>
          <w:szCs w:val="26"/>
        </w:rPr>
        <w:t>移轉訂價</w:t>
      </w:r>
      <w:r w:rsidRPr="00685BBE">
        <w:rPr>
          <w:rFonts w:eastAsia="標楷體"/>
          <w:sz w:val="26"/>
          <w:szCs w:val="26"/>
        </w:rPr>
        <w:t>查核準則規定，對</w:t>
      </w:r>
      <w:r w:rsidR="00D549DD" w:rsidRPr="00685BBE">
        <w:rPr>
          <w:rFonts w:eastAsia="標楷體" w:hint="eastAsia"/>
          <w:sz w:val="26"/>
          <w:szCs w:val="26"/>
        </w:rPr>
        <w:t>矽成</w:t>
      </w:r>
      <w:r w:rsidRPr="00685BBE">
        <w:rPr>
          <w:rFonts w:eastAsia="標楷體"/>
          <w:sz w:val="26"/>
          <w:szCs w:val="26"/>
        </w:rPr>
        <w:t>與其受控交易參與人</w:t>
      </w:r>
      <w:r w:rsidRPr="00EA272E">
        <w:rPr>
          <w:rFonts w:eastAsia="標楷體"/>
          <w:sz w:val="26"/>
          <w:szCs w:val="26"/>
        </w:rPr>
        <w:t>承擔之風險進行分析。</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五、經濟及市場情況</w:t>
      </w:r>
    </w:p>
    <w:p w:rsidR="006240E2" w:rsidRDefault="00E50319" w:rsidP="00BD6D02">
      <w:pPr>
        <w:spacing w:beforeLines="50" w:before="120" w:afterLines="50" w:after="120" w:line="360" w:lineRule="auto"/>
        <w:ind w:firstLineChars="200" w:firstLine="520"/>
        <w:jc w:val="both"/>
        <w:rPr>
          <w:rFonts w:eastAsia="標楷體"/>
          <w:sz w:val="26"/>
          <w:szCs w:val="26"/>
        </w:rPr>
      </w:pPr>
      <w:r w:rsidRPr="0043456B">
        <w:rPr>
          <w:rFonts w:eastAsia="標楷體" w:hint="eastAsia"/>
          <w:sz w:val="26"/>
          <w:szCs w:val="26"/>
        </w:rPr>
        <w:t>相同之資產或服務常因其面臨之市場或經濟環境不同，產生不同常規交易價格。因此在判斷可比較程度時，應考量受控交易及未受控交易面臨之經濟及市場情況是否相似，兩者所處市場若有差異，其差異應微小至對價格未產生實質影響，或雖有影響，可經適當之調整以消除該差異。</w:t>
      </w:r>
    </w:p>
    <w:p w:rsidR="006240E2" w:rsidRDefault="007C5D3B" w:rsidP="00BD6D02">
      <w:pPr>
        <w:spacing w:beforeLines="50" w:before="120" w:afterLines="50" w:after="120" w:line="360" w:lineRule="auto"/>
        <w:ind w:firstLineChars="200" w:firstLine="520"/>
        <w:jc w:val="both"/>
        <w:rPr>
          <w:rFonts w:eastAsia="標楷體"/>
          <w:sz w:val="26"/>
          <w:szCs w:val="26"/>
        </w:rPr>
      </w:pPr>
      <w:r w:rsidRPr="00B5710C">
        <w:rPr>
          <w:rFonts w:eastAsia="標楷體" w:hint="eastAsia"/>
          <w:sz w:val="26"/>
          <w:szCs w:val="26"/>
        </w:rPr>
        <w:t>矽成</w:t>
      </w:r>
      <w:r w:rsidR="00E50319" w:rsidRPr="00B5710C">
        <w:rPr>
          <w:rFonts w:eastAsia="標楷體" w:hint="eastAsia"/>
          <w:sz w:val="26"/>
          <w:szCs w:val="26"/>
        </w:rPr>
        <w:t>所處產業經濟及市場情況已詳述於本報告第貳章。本所找尋</w:t>
      </w:r>
      <w:r w:rsidRPr="00B5710C">
        <w:rPr>
          <w:rFonts w:eastAsia="標楷體" w:hint="eastAsia"/>
          <w:sz w:val="26"/>
          <w:szCs w:val="26"/>
        </w:rPr>
        <w:t>矽成</w:t>
      </w:r>
      <w:r w:rsidR="00B5710C" w:rsidRPr="00B5710C">
        <w:rPr>
          <w:rFonts w:eastAsia="標楷體" w:hint="eastAsia"/>
          <w:sz w:val="26"/>
          <w:szCs w:val="26"/>
        </w:rPr>
        <w:t>受控交易之</w:t>
      </w:r>
      <w:r w:rsidR="00E50319" w:rsidRPr="00B5710C">
        <w:rPr>
          <w:rFonts w:eastAsia="標楷體" w:hint="eastAsia"/>
          <w:sz w:val="26"/>
          <w:szCs w:val="26"/>
        </w:rPr>
        <w:t>可比較對象時，盡可能選取與其位於相同地理位置區塊、市場大小、市場競爭程度相似者作為可比較對象。</w:t>
      </w:r>
    </w:p>
    <w:p w:rsidR="006240E2" w:rsidRDefault="00567251" w:rsidP="00BD6D02">
      <w:pPr>
        <w:pStyle w:val="2"/>
        <w:numPr>
          <w:ilvl w:val="0"/>
          <w:numId w:val="0"/>
        </w:numPr>
        <w:spacing w:beforeLines="150" w:before="360" w:afterLines="50" w:after="120" w:line="360" w:lineRule="auto"/>
        <w:rPr>
          <w:rFonts w:ascii="Times New Roman" w:eastAsia="標楷體" w:hAnsi="Times New Roman"/>
          <w:sz w:val="36"/>
          <w:szCs w:val="36"/>
        </w:rPr>
      </w:pPr>
      <w:r w:rsidRPr="00717380">
        <w:rPr>
          <w:rFonts w:ascii="Times New Roman" w:eastAsia="標楷體" w:hAnsi="Times New Roman"/>
          <w:sz w:val="36"/>
          <w:szCs w:val="36"/>
        </w:rPr>
        <w:t>六、商業策略</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商業策略亦可影響企業之移轉訂價政策</w:t>
      </w:r>
      <w:r w:rsidR="003165B8" w:rsidRPr="00EA272E">
        <w:rPr>
          <w:rFonts w:eastAsia="標楷體" w:hint="eastAsia"/>
          <w:sz w:val="26"/>
          <w:szCs w:val="26"/>
        </w:rPr>
        <w:t>，其包括</w:t>
      </w:r>
      <w:r w:rsidR="003165B8" w:rsidRPr="00EA272E">
        <w:rPr>
          <w:rFonts w:eastAsia="標楷體"/>
          <w:sz w:val="26"/>
          <w:szCs w:val="26"/>
        </w:rPr>
        <w:t>1</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創新及產品開發策略、</w:t>
      </w:r>
      <w:r w:rsidR="003165B8" w:rsidRPr="00EA272E">
        <w:rPr>
          <w:rFonts w:eastAsia="標楷體" w:hint="eastAsia"/>
          <w:sz w:val="26"/>
          <w:szCs w:val="26"/>
        </w:rPr>
        <w:t>2</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避險策略與</w:t>
      </w:r>
      <w:r w:rsidR="003165B8" w:rsidRPr="00EA272E">
        <w:rPr>
          <w:rFonts w:eastAsia="標楷體" w:hint="eastAsia"/>
          <w:sz w:val="26"/>
          <w:szCs w:val="26"/>
        </w:rPr>
        <w:t>3</w:t>
      </w:r>
      <w:proofErr w:type="gramStart"/>
      <w:r w:rsidR="005F6F74" w:rsidRPr="00EA272E">
        <w:rPr>
          <w:rFonts w:eastAsia="標楷體" w:hint="eastAsia"/>
          <w:sz w:val="26"/>
          <w:szCs w:val="26"/>
        </w:rPr>
        <w:t>）</w:t>
      </w:r>
      <w:proofErr w:type="gramEnd"/>
      <w:r w:rsidR="003165B8" w:rsidRPr="00EA272E">
        <w:rPr>
          <w:rFonts w:eastAsia="標楷體" w:hint="eastAsia"/>
          <w:sz w:val="26"/>
          <w:szCs w:val="26"/>
        </w:rPr>
        <w:t>市場占有率策略等。</w:t>
      </w:r>
      <w:r w:rsidRPr="00EA272E">
        <w:rPr>
          <w:rFonts w:eastAsia="標楷體"/>
          <w:sz w:val="26"/>
          <w:szCs w:val="26"/>
        </w:rPr>
        <w:t>例如</w:t>
      </w:r>
      <w:r w:rsidR="003165B8" w:rsidRPr="00EA272E">
        <w:rPr>
          <w:rFonts w:eastAsia="標楷體" w:hint="eastAsia"/>
          <w:sz w:val="26"/>
          <w:szCs w:val="26"/>
        </w:rPr>
        <w:t>其中</w:t>
      </w:r>
      <w:r w:rsidRPr="00EA272E">
        <w:rPr>
          <w:rFonts w:eastAsia="標楷體"/>
          <w:sz w:val="26"/>
          <w:szCs w:val="26"/>
        </w:rPr>
        <w:t>企業為搶奪市場佔有率，而採用『市場滲透計畫』，短期內以低於類似產品售價之價格銷售產品，此時其售價會落於常規交易結果之外</w:t>
      </w:r>
      <w:r w:rsidR="003165B8" w:rsidRPr="00EA272E">
        <w:rPr>
          <w:rFonts w:eastAsia="標楷體" w:hint="eastAsia"/>
          <w:sz w:val="26"/>
          <w:szCs w:val="26"/>
        </w:rPr>
        <w:t>，故</w:t>
      </w:r>
      <w:r w:rsidRPr="00EA272E">
        <w:rPr>
          <w:rFonts w:eastAsia="標楷體"/>
          <w:sz w:val="26"/>
          <w:szCs w:val="26"/>
        </w:rPr>
        <w:t>此交易結果則須</w:t>
      </w:r>
      <w:r w:rsidR="00854B2D" w:rsidRPr="00EA272E">
        <w:rPr>
          <w:rFonts w:eastAsia="標楷體" w:hint="eastAsia"/>
          <w:sz w:val="26"/>
          <w:szCs w:val="26"/>
        </w:rPr>
        <w:t>消除</w:t>
      </w:r>
      <w:r w:rsidR="003165B8" w:rsidRPr="00EA272E">
        <w:rPr>
          <w:rFonts w:eastAsia="標楷體" w:hint="eastAsia"/>
          <w:sz w:val="26"/>
          <w:szCs w:val="26"/>
        </w:rPr>
        <w:t>商業策略之</w:t>
      </w:r>
      <w:r w:rsidR="00854B2D" w:rsidRPr="00EA272E">
        <w:rPr>
          <w:rFonts w:eastAsia="標楷體" w:hint="eastAsia"/>
          <w:sz w:val="26"/>
          <w:szCs w:val="26"/>
        </w:rPr>
        <w:t>差異</w:t>
      </w:r>
      <w:r w:rsidR="003165B8" w:rsidRPr="00EA272E">
        <w:rPr>
          <w:rFonts w:eastAsia="標楷體" w:hint="eastAsia"/>
          <w:sz w:val="26"/>
          <w:szCs w:val="26"/>
        </w:rPr>
        <w:t>後才行比較</w:t>
      </w:r>
      <w:r w:rsidRPr="00EA272E">
        <w:rPr>
          <w:rFonts w:eastAsia="標楷體"/>
          <w:sz w:val="26"/>
          <w:szCs w:val="26"/>
        </w:rPr>
        <w:t>。</w:t>
      </w:r>
    </w:p>
    <w:p w:rsidR="00376527" w:rsidRPr="00685BBE" w:rsidRDefault="00D549DD" w:rsidP="00FC1E0C">
      <w:pPr>
        <w:snapToGrid w:val="0"/>
        <w:spacing w:before="50" w:after="50" w:line="360" w:lineRule="auto"/>
        <w:ind w:firstLineChars="200" w:firstLine="520"/>
        <w:jc w:val="both"/>
        <w:rPr>
          <w:rFonts w:eastAsia="標楷體"/>
          <w:sz w:val="26"/>
          <w:szCs w:val="26"/>
        </w:rPr>
      </w:pPr>
      <w:r w:rsidRPr="00685BBE">
        <w:rPr>
          <w:rFonts w:eastAsia="標楷體" w:hint="eastAsia"/>
          <w:sz w:val="26"/>
          <w:szCs w:val="26"/>
        </w:rPr>
        <w:t>矽成</w:t>
      </w:r>
      <w:r w:rsidR="00376527" w:rsidRPr="00685BBE">
        <w:rPr>
          <w:rFonts w:eastAsia="標楷體"/>
          <w:sz w:val="26"/>
          <w:szCs w:val="26"/>
        </w:rPr>
        <w:t>並未採取特別之商業策略，故不受此項因素影響。</w:t>
      </w:r>
    </w:p>
    <w:p w:rsidR="0044220E" w:rsidRPr="00717380" w:rsidRDefault="0044220E" w:rsidP="00BD6D02">
      <w:pPr>
        <w:pStyle w:val="2"/>
        <w:numPr>
          <w:ilvl w:val="0"/>
          <w:numId w:val="0"/>
        </w:numPr>
        <w:spacing w:beforeLines="150" w:before="360" w:afterLines="50" w:after="120" w:line="360" w:lineRule="auto"/>
        <w:rPr>
          <w:rFonts w:ascii="Times New Roman" w:eastAsia="標楷體" w:hAnsi="Times New Roman"/>
          <w:sz w:val="36"/>
          <w:szCs w:val="36"/>
        </w:rPr>
      </w:pPr>
      <w:bookmarkStart w:id="66" w:name="_Toc157536047"/>
      <w:bookmarkStart w:id="67" w:name="_Toc160252620"/>
      <w:bookmarkStart w:id="68" w:name="_Toc168286668"/>
      <w:bookmarkStart w:id="69" w:name="_Toc185159952"/>
      <w:r w:rsidRPr="00717380">
        <w:rPr>
          <w:rFonts w:ascii="Times New Roman" w:eastAsia="標楷體" w:hAnsi="Times New Roman" w:hint="eastAsia"/>
          <w:sz w:val="36"/>
          <w:szCs w:val="36"/>
        </w:rPr>
        <w:lastRenderedPageBreak/>
        <w:t>七</w:t>
      </w:r>
      <w:r w:rsidRPr="00717380">
        <w:rPr>
          <w:rFonts w:ascii="Times New Roman" w:eastAsia="標楷體" w:hAnsi="Times New Roman"/>
          <w:sz w:val="36"/>
          <w:szCs w:val="36"/>
        </w:rPr>
        <w:t>、其他影響可比較程度之因素</w:t>
      </w:r>
      <w:bookmarkEnd w:id="66"/>
      <w:bookmarkEnd w:id="67"/>
      <w:bookmarkEnd w:id="68"/>
      <w:bookmarkEnd w:id="69"/>
    </w:p>
    <w:p w:rsidR="00567251" w:rsidRPr="00EA272E" w:rsidRDefault="00FE4D2E" w:rsidP="007C747C">
      <w:pPr>
        <w:snapToGrid w:val="0"/>
        <w:spacing w:before="120" w:after="120" w:line="360" w:lineRule="auto"/>
        <w:ind w:firstLineChars="200" w:firstLine="520"/>
        <w:jc w:val="both"/>
        <w:rPr>
          <w:rFonts w:eastAsia="標楷體"/>
          <w:sz w:val="26"/>
          <w:szCs w:val="26"/>
        </w:rPr>
        <w:sectPr w:rsidR="00567251" w:rsidRPr="00EA272E" w:rsidSect="006B4840">
          <w:type w:val="oddPage"/>
          <w:pgSz w:w="11906" w:h="16838" w:code="9"/>
          <w:pgMar w:top="2160" w:right="1440" w:bottom="1814" w:left="1440" w:header="851" w:footer="567" w:gutter="567"/>
          <w:cols w:space="425"/>
          <w:docGrid w:linePitch="360"/>
        </w:sectPr>
      </w:pPr>
      <w:r w:rsidRPr="00685BBE">
        <w:rPr>
          <w:rFonts w:eastAsia="標楷體" w:hint="eastAsia"/>
          <w:sz w:val="26"/>
          <w:szCs w:val="26"/>
        </w:rPr>
        <w:t>經分析</w:t>
      </w:r>
      <w:r w:rsidR="00D549DD" w:rsidRPr="00685BBE">
        <w:rPr>
          <w:rFonts w:eastAsia="標楷體" w:hint="eastAsia"/>
          <w:sz w:val="26"/>
          <w:szCs w:val="26"/>
        </w:rPr>
        <w:t>矽成</w:t>
      </w:r>
      <w:r w:rsidRPr="00685BBE">
        <w:rPr>
          <w:rFonts w:eastAsia="標楷體" w:hint="eastAsia"/>
          <w:sz w:val="26"/>
          <w:szCs w:val="26"/>
        </w:rPr>
        <w:t>之受控交易，</w:t>
      </w:r>
      <w:r w:rsidR="00A3127C" w:rsidRPr="00685BBE">
        <w:rPr>
          <w:rFonts w:eastAsia="標楷體"/>
          <w:sz w:val="26"/>
          <w:szCs w:val="26"/>
        </w:rPr>
        <w:t>並</w:t>
      </w:r>
      <w:r w:rsidRPr="00685BBE">
        <w:rPr>
          <w:rFonts w:eastAsia="標楷體" w:hint="eastAsia"/>
          <w:sz w:val="26"/>
          <w:szCs w:val="26"/>
        </w:rPr>
        <w:t>無發現有其他</w:t>
      </w:r>
      <w:r w:rsidR="0044220E" w:rsidRPr="00685BBE">
        <w:rPr>
          <w:rFonts w:eastAsia="標楷體"/>
          <w:sz w:val="26"/>
          <w:szCs w:val="26"/>
        </w:rPr>
        <w:t>特殊且會影響訂價策略或利潤</w:t>
      </w:r>
      <w:r w:rsidR="0044220E" w:rsidRPr="00EA272E">
        <w:rPr>
          <w:rFonts w:eastAsia="標楷體"/>
          <w:color w:val="000000"/>
          <w:sz w:val="26"/>
          <w:szCs w:val="26"/>
        </w:rPr>
        <w:t>之因素</w:t>
      </w:r>
      <w:r>
        <w:rPr>
          <w:rFonts w:eastAsia="標楷體" w:hint="eastAsia"/>
          <w:color w:val="000000"/>
          <w:sz w:val="26"/>
          <w:szCs w:val="26"/>
        </w:rPr>
        <w:t>存在</w:t>
      </w:r>
      <w:r w:rsidR="0044220E" w:rsidRPr="00EA272E">
        <w:rPr>
          <w:rFonts w:eastAsia="標楷體"/>
          <w:color w:val="000000"/>
          <w:sz w:val="26"/>
          <w:szCs w:val="26"/>
        </w:rPr>
        <w:t>。</w:t>
      </w:r>
    </w:p>
    <w:p w:rsidR="00AF5158" w:rsidRPr="00EA272E" w:rsidRDefault="00CE7E1F" w:rsidP="00AF5158">
      <w:pPr>
        <w:pStyle w:val="1"/>
        <w:numPr>
          <w:ilvl w:val="0"/>
          <w:numId w:val="0"/>
        </w:numPr>
        <w:spacing w:before="0" w:after="0" w:line="240" w:lineRule="auto"/>
        <w:jc w:val="right"/>
        <w:rPr>
          <w:rFonts w:ascii="Times New Roman" w:eastAsia="標楷體" w:hAnsi="Times New Roman"/>
          <w:noProof/>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61312" behindDoc="0" locked="0" layoutInCell="1" allowOverlap="1" wp14:anchorId="70F9AF16" wp14:editId="35BED05C">
                <wp:simplePos x="0" y="0"/>
                <wp:positionH relativeFrom="column">
                  <wp:posOffset>4648200</wp:posOffset>
                </wp:positionH>
                <wp:positionV relativeFrom="paragraph">
                  <wp:posOffset>0</wp:posOffset>
                </wp:positionV>
                <wp:extent cx="720090" cy="720090"/>
                <wp:effectExtent l="9525" t="9525" r="13335" b="13335"/>
                <wp:wrapNone/>
                <wp:docPr id="10" name="Text 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5F6F74" w:rsidRDefault="00822279" w:rsidP="00B00219">
                            <w:pPr>
                              <w:jc w:val="center"/>
                              <w:rPr>
                                <w:rFonts w:ascii="微軟正黑體" w:eastAsia="微軟正黑體" w:hAnsi="微軟正黑體"/>
                              </w:rPr>
                            </w:pPr>
                            <w:r w:rsidRPr="005F6F74">
                              <w:rPr>
                                <w:rFonts w:ascii="微軟正黑體" w:eastAsia="微軟正黑體" w:hAnsi="微軟正黑體" w:hint="eastAsia"/>
                                <w:b/>
                                <w:sz w:val="52"/>
                                <w:szCs w:val="52"/>
                              </w:rPr>
                              <w:t>Ⅵ</w:t>
                            </w:r>
                            <w:r>
                              <w:rPr>
                                <w:rFonts w:ascii="微軟正黑體" w:eastAsia="微軟正黑體" w:hAnsi="微軟正黑體" w:hint="eastAsia"/>
                                <w:b/>
                                <w:sz w:val="52"/>
                                <w:szCs w:val="52"/>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84" o:spid="_x0000_s1157" type="#_x0000_t202" style="position:absolute;left:0;text-align:left;margin-left:366pt;margin-top:0;width:56.7pt;height:56.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">
                <v:textbox>
                  <w:txbxContent>
                    <w:p w:rsidR="00822279" w:rsidRPr="005F6F74" w:rsidRDefault="00822279" w:rsidP="00B00219">
                      <w:pPr>
                        <w:jc w:val="center"/>
                        <w:rPr>
                          <w:rFonts w:ascii="微軟正黑體" w:eastAsia="微軟正黑體" w:hAnsi="微軟正黑體"/>
                        </w:rPr>
                      </w:pPr>
                      <w:r w:rsidRPr="005F6F74">
                        <w:rPr>
                          <w:rFonts w:ascii="微軟正黑體" w:eastAsia="微軟正黑體" w:hAnsi="微軟正黑體" w:hint="eastAsia"/>
                          <w:b/>
                          <w:sz w:val="52"/>
                          <w:szCs w:val="52"/>
                        </w:rPr>
                        <w:t>Ⅵ</w:t>
                      </w:r>
                      <w:r>
                        <w:rPr>
                          <w:rFonts w:ascii="微軟正黑體" w:eastAsia="微軟正黑體" w:hAnsi="微軟正黑體" w:hint="eastAsia"/>
                          <w:b/>
                          <w:sz w:val="52"/>
                          <w:szCs w:val="52"/>
                        </w:rPr>
                        <w:t>I</w:t>
                      </w:r>
                    </w:p>
                  </w:txbxContent>
                </v:textbox>
              </v:shape>
            </w:pict>
          </mc:Fallback>
        </mc:AlternateContent>
      </w:r>
    </w:p>
    <w:p w:rsidR="00AF5158" w:rsidRPr="00EA272E" w:rsidRDefault="00AF5158" w:rsidP="008C6F22">
      <w:pPr>
        <w:pStyle w:val="1"/>
        <w:numPr>
          <w:ilvl w:val="0"/>
          <w:numId w:val="0"/>
        </w:numPr>
        <w:spacing w:before="0" w:after="0" w:line="240" w:lineRule="auto"/>
        <w:jc w:val="right"/>
        <w:rPr>
          <w:rFonts w:ascii="Times New Roman" w:eastAsia="標楷體" w:hAnsi="Times New Roman"/>
          <w:noProof/>
          <w:sz w:val="48"/>
          <w:szCs w:val="48"/>
        </w:rPr>
      </w:pPr>
    </w:p>
    <w:p w:rsidR="00567251" w:rsidRPr="00EA272E" w:rsidRDefault="00567251" w:rsidP="00B00219">
      <w:pPr>
        <w:pStyle w:val="1"/>
        <w:spacing w:before="100" w:beforeAutospacing="1" w:after="100" w:afterAutospacing="1" w:line="360" w:lineRule="auto"/>
        <w:ind w:left="0" w:firstLine="0"/>
        <w:jc w:val="right"/>
        <w:rPr>
          <w:rFonts w:ascii="Times New Roman" w:eastAsia="標楷體" w:hAnsi="Times New Roman"/>
          <w:sz w:val="56"/>
          <w:szCs w:val="56"/>
        </w:rPr>
      </w:pPr>
      <w:bookmarkStart w:id="70" w:name="_Toc355775830"/>
      <w:r w:rsidRPr="00EA272E">
        <w:rPr>
          <w:rFonts w:ascii="Times New Roman" w:eastAsia="標楷體" w:hAnsi="Times New Roman"/>
          <w:sz w:val="56"/>
          <w:szCs w:val="56"/>
        </w:rPr>
        <w:t>最適常規交易方法</w:t>
      </w:r>
      <w:r w:rsidR="00357C54" w:rsidRPr="00EA272E">
        <w:rPr>
          <w:rFonts w:ascii="Times New Roman" w:eastAsia="標楷體" w:hAnsi="Times New Roman" w:hint="eastAsia"/>
          <w:sz w:val="56"/>
          <w:szCs w:val="56"/>
        </w:rPr>
        <w:t>之</w:t>
      </w:r>
      <w:r w:rsidR="009530A9" w:rsidRPr="00EA272E">
        <w:rPr>
          <w:rFonts w:ascii="Times New Roman" w:eastAsia="標楷體" w:hAnsi="Times New Roman" w:hint="eastAsia"/>
          <w:sz w:val="56"/>
          <w:szCs w:val="56"/>
        </w:rPr>
        <w:t>決定</w:t>
      </w:r>
      <w:bookmarkEnd w:id="70"/>
    </w:p>
    <w:p w:rsidR="006240E2" w:rsidRDefault="00162D2B" w:rsidP="00BD6D02">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最適</w:t>
      </w:r>
      <w:r w:rsidR="00911705" w:rsidRPr="00EA272E">
        <w:rPr>
          <w:rFonts w:ascii="Times New Roman" w:eastAsia="標楷體" w:hAnsi="Times New Roman"/>
          <w:sz w:val="36"/>
          <w:szCs w:val="40"/>
        </w:rPr>
        <w:t>常規交易</w:t>
      </w:r>
      <w:r w:rsidR="0071576B" w:rsidRPr="00EA272E">
        <w:rPr>
          <w:rFonts w:ascii="Times New Roman" w:eastAsia="標楷體" w:hAnsi="Times New Roman" w:hint="eastAsia"/>
          <w:sz w:val="36"/>
          <w:szCs w:val="40"/>
        </w:rPr>
        <w:t>方法</w:t>
      </w:r>
      <w:r w:rsidRPr="00EA272E">
        <w:rPr>
          <w:rFonts w:ascii="Times New Roman" w:eastAsia="標楷體" w:hAnsi="Times New Roman" w:hint="eastAsia"/>
          <w:sz w:val="36"/>
          <w:szCs w:val="40"/>
        </w:rPr>
        <w:t>之</w:t>
      </w:r>
      <w:r w:rsidR="0071576B" w:rsidRPr="00EA272E">
        <w:rPr>
          <w:rFonts w:ascii="Times New Roman" w:eastAsia="標楷體" w:hAnsi="Times New Roman" w:hint="eastAsia"/>
          <w:sz w:val="36"/>
          <w:szCs w:val="40"/>
        </w:rPr>
        <w:t>說明</w:t>
      </w:r>
    </w:p>
    <w:p w:rsidR="006240E2" w:rsidRDefault="004D52C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我國財政部於民國</w:t>
      </w:r>
      <w:r w:rsidRPr="00EA272E">
        <w:rPr>
          <w:rFonts w:eastAsia="標楷體"/>
          <w:sz w:val="26"/>
          <w:szCs w:val="26"/>
        </w:rPr>
        <w:t>60</w:t>
      </w:r>
      <w:r w:rsidRPr="00EA272E">
        <w:rPr>
          <w:rFonts w:eastAsia="標楷體"/>
          <w:sz w:val="26"/>
          <w:szCs w:val="26"/>
        </w:rPr>
        <w:t>年參考美國內地稅法第</w:t>
      </w:r>
      <w:r w:rsidRPr="00EA272E">
        <w:rPr>
          <w:rFonts w:eastAsia="標楷體"/>
          <w:sz w:val="26"/>
          <w:szCs w:val="26"/>
        </w:rPr>
        <w:t>482</w:t>
      </w:r>
      <w:r w:rsidRPr="00EA272E">
        <w:rPr>
          <w:rFonts w:eastAsia="標楷體"/>
          <w:sz w:val="26"/>
          <w:szCs w:val="26"/>
        </w:rPr>
        <w:t>條，及</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則第</w:t>
      </w:r>
      <w:r w:rsidRPr="00EA272E">
        <w:rPr>
          <w:rFonts w:eastAsia="標楷體"/>
          <w:sz w:val="26"/>
          <w:szCs w:val="26"/>
        </w:rPr>
        <w:t>9</w:t>
      </w:r>
      <w:r w:rsidRPr="00EA272E">
        <w:rPr>
          <w:rFonts w:eastAsia="標楷體"/>
          <w:sz w:val="26"/>
          <w:szCs w:val="26"/>
        </w:rPr>
        <w:t>條之規定，修正增訂所得稅法第</w:t>
      </w:r>
      <w:r w:rsidRPr="00EA272E">
        <w:rPr>
          <w:rFonts w:eastAsia="標楷體"/>
          <w:sz w:val="26"/>
          <w:szCs w:val="26"/>
        </w:rPr>
        <w:t>43</w:t>
      </w:r>
      <w:r w:rsidRPr="00EA272E">
        <w:rPr>
          <w:rFonts w:eastAsia="標楷體"/>
          <w:sz w:val="26"/>
          <w:szCs w:val="26"/>
        </w:rPr>
        <w:t>條之</w:t>
      </w:r>
      <w:r w:rsidRPr="00EA272E">
        <w:rPr>
          <w:rFonts w:eastAsia="標楷體"/>
          <w:sz w:val="26"/>
          <w:szCs w:val="26"/>
        </w:rPr>
        <w:t>1</w:t>
      </w:r>
      <w:r w:rsidRPr="00EA272E">
        <w:rPr>
          <w:rFonts w:eastAsia="標楷體"/>
          <w:sz w:val="26"/>
          <w:szCs w:val="26"/>
        </w:rPr>
        <w:t>。為使我國移轉訂價稅制與國際接軌，財政部復於民國</w:t>
      </w:r>
      <w:r w:rsidRPr="00EA272E">
        <w:rPr>
          <w:rFonts w:eastAsia="標楷體"/>
          <w:sz w:val="26"/>
          <w:szCs w:val="26"/>
        </w:rPr>
        <w:t>93</w:t>
      </w:r>
      <w:r w:rsidRPr="00EA272E">
        <w:rPr>
          <w:rFonts w:eastAsia="標楷體"/>
          <w:sz w:val="26"/>
          <w:szCs w:val="26"/>
        </w:rPr>
        <w:t>年參照上述兩者之規定，修正增訂營利事業所得稅查核準則第</w:t>
      </w:r>
      <w:r w:rsidRPr="00EA272E">
        <w:rPr>
          <w:rFonts w:eastAsia="標楷體"/>
          <w:sz w:val="26"/>
          <w:szCs w:val="26"/>
        </w:rPr>
        <w:t>114</w:t>
      </w:r>
      <w:r w:rsidRPr="00EA272E">
        <w:rPr>
          <w:rFonts w:eastAsia="標楷體"/>
          <w:sz w:val="26"/>
          <w:szCs w:val="26"/>
        </w:rPr>
        <w:t>條之</w:t>
      </w:r>
      <w:r w:rsidRPr="00EA272E">
        <w:rPr>
          <w:rFonts w:eastAsia="標楷體"/>
          <w:sz w:val="26"/>
          <w:szCs w:val="26"/>
        </w:rPr>
        <w:t>1</w:t>
      </w:r>
      <w:r w:rsidRPr="00EA272E">
        <w:rPr>
          <w:rFonts w:eastAsia="標楷體"/>
          <w:sz w:val="26"/>
          <w:szCs w:val="26"/>
        </w:rPr>
        <w:t>，制定移轉訂價查核準則之基本架構，並於該年底依據所得稅法第</w:t>
      </w:r>
      <w:r w:rsidRPr="00EA272E">
        <w:rPr>
          <w:rFonts w:eastAsia="標楷體"/>
          <w:sz w:val="26"/>
          <w:szCs w:val="26"/>
        </w:rPr>
        <w:t>80</w:t>
      </w:r>
      <w:r w:rsidRPr="00EA272E">
        <w:rPr>
          <w:rFonts w:eastAsia="標楷體"/>
          <w:sz w:val="26"/>
          <w:szCs w:val="26"/>
        </w:rPr>
        <w:t>條第</w:t>
      </w:r>
      <w:r w:rsidRPr="00EA272E">
        <w:rPr>
          <w:rFonts w:eastAsia="標楷體"/>
          <w:sz w:val="26"/>
          <w:szCs w:val="26"/>
        </w:rPr>
        <w:t>5</w:t>
      </w:r>
      <w:r w:rsidRPr="00EA272E">
        <w:rPr>
          <w:rFonts w:eastAsia="標楷體"/>
          <w:sz w:val="26"/>
          <w:szCs w:val="26"/>
        </w:rPr>
        <w:t>項授權規定，訂定移轉訂價查核準則。</w:t>
      </w:r>
    </w:p>
    <w:p w:rsidR="006240E2" w:rsidRDefault="004D52C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所謂『常規交易方法』，根據移轉訂價查核準則第</w:t>
      </w:r>
      <w:r w:rsidRPr="00EA272E">
        <w:rPr>
          <w:rFonts w:eastAsia="標楷體"/>
          <w:sz w:val="26"/>
          <w:szCs w:val="26"/>
        </w:rPr>
        <w:t>4</w:t>
      </w:r>
      <w:r w:rsidRPr="00EA272E">
        <w:rPr>
          <w:rFonts w:eastAsia="標楷體"/>
          <w:sz w:val="26"/>
          <w:szCs w:val="26"/>
        </w:rPr>
        <w:t>條第</w:t>
      </w:r>
      <w:r w:rsidRPr="00EA272E">
        <w:rPr>
          <w:rFonts w:eastAsia="標楷體"/>
          <w:sz w:val="26"/>
          <w:szCs w:val="26"/>
        </w:rPr>
        <w:t>1</w:t>
      </w:r>
      <w:r w:rsidRPr="00EA272E">
        <w:rPr>
          <w:rFonts w:eastAsia="標楷體"/>
          <w:sz w:val="26"/>
          <w:szCs w:val="26"/>
        </w:rPr>
        <w:t>項第</w:t>
      </w:r>
      <w:r w:rsidRPr="00EA272E">
        <w:rPr>
          <w:rFonts w:eastAsia="標楷體"/>
          <w:sz w:val="26"/>
          <w:szCs w:val="26"/>
        </w:rPr>
        <w:t>11</w:t>
      </w:r>
      <w:r w:rsidRPr="00EA272E">
        <w:rPr>
          <w:rFonts w:eastAsia="標楷體"/>
          <w:sz w:val="26"/>
          <w:szCs w:val="26"/>
        </w:rPr>
        <w:t>款之規定，係指評估營利事業從事受控交易之結果是否符合營業常規，亦即營利事業訂定之價格或利潤，是否符合營業常規，或決定受控交易常規交易結果之方法。</w:t>
      </w:r>
    </w:p>
    <w:p w:rsidR="006240E2" w:rsidRDefault="004D52C1" w:rsidP="00BD6D02">
      <w:pPr>
        <w:spacing w:beforeLines="50" w:before="120" w:afterLines="50" w:after="120" w:line="360" w:lineRule="auto"/>
        <w:ind w:firstLineChars="200" w:firstLine="520"/>
        <w:jc w:val="both"/>
        <w:rPr>
          <w:rFonts w:eastAsia="標楷體"/>
          <w:b/>
          <w:bCs/>
          <w:sz w:val="26"/>
          <w:szCs w:val="26"/>
        </w:rPr>
      </w:pPr>
      <w:r w:rsidRPr="00EA272E">
        <w:rPr>
          <w:rFonts w:eastAsia="標楷體"/>
          <w:sz w:val="26"/>
          <w:szCs w:val="26"/>
        </w:rPr>
        <w:t>因我國移轉訂價查核準則之制訂</w:t>
      </w:r>
      <w:r w:rsidR="00906F2B" w:rsidRPr="00EA272E">
        <w:rPr>
          <w:rFonts w:eastAsia="標楷體" w:hint="eastAsia"/>
          <w:sz w:val="26"/>
          <w:szCs w:val="26"/>
        </w:rPr>
        <w:t>參照</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則及美國內地稅法第</w:t>
      </w:r>
      <w:r w:rsidRPr="00EA272E">
        <w:rPr>
          <w:rFonts w:eastAsia="標楷體"/>
          <w:sz w:val="26"/>
          <w:szCs w:val="26"/>
        </w:rPr>
        <w:t>482</w:t>
      </w:r>
      <w:r w:rsidRPr="00EA272E">
        <w:rPr>
          <w:rFonts w:eastAsia="標楷體"/>
          <w:sz w:val="26"/>
          <w:szCs w:val="26"/>
        </w:rPr>
        <w:t>條之規定，所以在此簡述此兩者對選擇</w:t>
      </w:r>
      <w:proofErr w:type="gramStart"/>
      <w:r w:rsidRPr="00EA272E">
        <w:rPr>
          <w:rFonts w:eastAsia="標楷體"/>
          <w:sz w:val="26"/>
          <w:szCs w:val="26"/>
        </w:rPr>
        <w:t>最</w:t>
      </w:r>
      <w:proofErr w:type="gramEnd"/>
      <w:r w:rsidRPr="00EA272E">
        <w:rPr>
          <w:rFonts w:eastAsia="標楷體"/>
          <w:sz w:val="26"/>
          <w:szCs w:val="26"/>
        </w:rPr>
        <w:t>適常規交易方法之規定，並將其與我國移轉訂價查核準則之規定作一比較：</w:t>
      </w:r>
    </w:p>
    <w:p w:rsidR="006240E2" w:rsidRDefault="004D52C1"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國際經濟合作暨發展組織</w:t>
      </w:r>
      <w:r w:rsidR="006B59E7" w:rsidRPr="00EA272E">
        <w:rPr>
          <w:rFonts w:ascii="Times New Roman" w:eastAsia="標楷體" w:hAnsi="Times New Roman"/>
          <w:sz w:val="32"/>
        </w:rPr>
        <w:t>（</w:t>
      </w:r>
      <w:r w:rsidR="006B59E7" w:rsidRPr="00EA272E">
        <w:rPr>
          <w:rFonts w:ascii="Times New Roman" w:eastAsia="標楷體" w:hAnsi="Times New Roman"/>
          <w:sz w:val="32"/>
        </w:rPr>
        <w:t>OECD</w:t>
      </w:r>
      <w:r w:rsidR="006B59E7" w:rsidRPr="00EA272E">
        <w:rPr>
          <w:rFonts w:ascii="Times New Roman" w:eastAsia="標楷體" w:hAnsi="Times New Roman"/>
          <w:sz w:val="32"/>
        </w:rPr>
        <w:t>）</w:t>
      </w:r>
      <w:r w:rsidRPr="00EA272E">
        <w:rPr>
          <w:rFonts w:ascii="Times New Roman" w:eastAsia="標楷體" w:hAnsi="Times New Roman"/>
          <w:sz w:val="32"/>
        </w:rPr>
        <w:t>移轉訂價指導</w:t>
      </w:r>
      <w:r w:rsidR="00AB3B6F" w:rsidRPr="00EA272E">
        <w:rPr>
          <w:rFonts w:ascii="Times New Roman" w:eastAsia="標楷體" w:hAnsi="Times New Roman" w:hint="eastAsia"/>
          <w:sz w:val="32"/>
        </w:rPr>
        <w:t>準</w:t>
      </w:r>
      <w:r w:rsidRPr="00EA272E">
        <w:rPr>
          <w:rFonts w:ascii="Times New Roman" w:eastAsia="標楷體" w:hAnsi="Times New Roman"/>
          <w:sz w:val="32"/>
        </w:rPr>
        <w:t>則</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如何選擇</w:t>
      </w:r>
      <w:proofErr w:type="gramStart"/>
      <w:r w:rsidRPr="00EA272E">
        <w:rPr>
          <w:rFonts w:eastAsia="標楷體"/>
          <w:sz w:val="26"/>
          <w:szCs w:val="26"/>
        </w:rPr>
        <w:t>最</w:t>
      </w:r>
      <w:proofErr w:type="gramEnd"/>
      <w:r w:rsidRPr="00EA272E">
        <w:rPr>
          <w:rFonts w:eastAsia="標楷體"/>
          <w:sz w:val="26"/>
          <w:szCs w:val="26"/>
        </w:rPr>
        <w:t>適常規交易方法並無定規，只要在比較所有適用之方法後，選出最可被信賴，能夠協助做出</w:t>
      </w:r>
      <w:proofErr w:type="gramStart"/>
      <w:r w:rsidRPr="00EA272E">
        <w:rPr>
          <w:rFonts w:eastAsia="標楷體"/>
          <w:sz w:val="26"/>
          <w:szCs w:val="26"/>
        </w:rPr>
        <w:t>最佳之</w:t>
      </w:r>
      <w:proofErr w:type="gramEnd"/>
      <w:r w:rsidRPr="00EA272E">
        <w:rPr>
          <w:rFonts w:eastAsia="標楷體"/>
          <w:sz w:val="26"/>
          <w:szCs w:val="26"/>
        </w:rPr>
        <w:t>估計者，即為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sz w:val="26"/>
          <w:szCs w:val="26"/>
        </w:rPr>
        <w:t>OECD</w:t>
      </w:r>
      <w:r w:rsidR="00AB3B6F"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則中列有五種方法，規定應依評估結果可信度之高低，依序選</w:t>
      </w:r>
      <w:r w:rsidR="003B17DD" w:rsidRPr="00EA272E">
        <w:rPr>
          <w:rFonts w:eastAsia="標楷體" w:hint="eastAsia"/>
          <w:sz w:val="26"/>
          <w:szCs w:val="26"/>
        </w:rPr>
        <w:t>擇</w:t>
      </w:r>
      <w:r w:rsidRPr="00EA272E">
        <w:rPr>
          <w:rFonts w:eastAsia="標楷體"/>
          <w:sz w:val="26"/>
          <w:szCs w:val="26"/>
        </w:rPr>
        <w:t>適用。而某種方法一經選定後，除非另有更適用之方法，</w:t>
      </w:r>
      <w:r w:rsidRPr="00EA272E">
        <w:rPr>
          <w:rFonts w:eastAsia="標楷體"/>
          <w:sz w:val="26"/>
          <w:szCs w:val="26"/>
        </w:rPr>
        <w:lastRenderedPageBreak/>
        <w:t>否則選定之方法不會被逕行剔除。常規交易方法可分為包括可比較未受控交易法、再</w:t>
      </w:r>
      <w:proofErr w:type="gramStart"/>
      <w:r w:rsidRPr="00EA272E">
        <w:rPr>
          <w:rFonts w:eastAsia="標楷體"/>
          <w:sz w:val="26"/>
          <w:szCs w:val="26"/>
        </w:rPr>
        <w:t>售價格法</w:t>
      </w:r>
      <w:proofErr w:type="gramEnd"/>
      <w:r w:rsidRPr="00EA272E">
        <w:rPr>
          <w:rFonts w:eastAsia="標楷體"/>
          <w:sz w:val="26"/>
          <w:szCs w:val="26"/>
        </w:rPr>
        <w:t>、成本加價法等之傳統交易法及包括利潤分割法、交易淨利潤法等之利潤法。</w:t>
      </w:r>
      <w:r w:rsidR="00684117" w:rsidRPr="00EA272E">
        <w:rPr>
          <w:rFonts w:eastAsia="標楷體" w:hint="eastAsia"/>
          <w:sz w:val="26"/>
          <w:szCs w:val="26"/>
        </w:rPr>
        <w:t>OECD</w:t>
      </w:r>
      <w:r w:rsidR="00684117" w:rsidRPr="00EA272E">
        <w:rPr>
          <w:rFonts w:eastAsia="標楷體"/>
          <w:sz w:val="26"/>
          <w:szCs w:val="26"/>
        </w:rPr>
        <w:t>指導</w:t>
      </w:r>
      <w:r w:rsidR="00684117" w:rsidRPr="00EA272E">
        <w:rPr>
          <w:rFonts w:eastAsia="標楷體" w:hint="eastAsia"/>
          <w:sz w:val="26"/>
          <w:szCs w:val="26"/>
        </w:rPr>
        <w:t>準</w:t>
      </w:r>
      <w:r w:rsidRPr="00EA272E">
        <w:rPr>
          <w:rFonts w:eastAsia="標楷體"/>
          <w:sz w:val="26"/>
          <w:szCs w:val="26"/>
        </w:rPr>
        <w:t>則偏好採用</w:t>
      </w:r>
      <w:r w:rsidRPr="00EA272E">
        <w:rPr>
          <w:rFonts w:eastAsia="標楷體" w:hint="eastAsia"/>
          <w:sz w:val="26"/>
          <w:szCs w:val="26"/>
        </w:rPr>
        <w:t>傳統</w:t>
      </w:r>
      <w:r w:rsidRPr="00EA272E">
        <w:rPr>
          <w:rFonts w:eastAsia="標楷體"/>
          <w:sz w:val="26"/>
          <w:szCs w:val="26"/>
        </w:rPr>
        <w:t>交易法，但當傳統交易法之可信度不高，不可單獨使用，或完全不能適用時，則以利潤法為常規交易方法，評估常規交易價格</w:t>
      </w:r>
      <w:r w:rsidR="00162D2B" w:rsidRPr="00EA272E">
        <w:rPr>
          <w:rFonts w:eastAsia="標楷體" w:hint="eastAsia"/>
          <w:sz w:val="26"/>
          <w:szCs w:val="26"/>
        </w:rPr>
        <w:t>或利潤</w:t>
      </w:r>
      <w:r w:rsidRPr="00EA272E">
        <w:rPr>
          <w:rFonts w:eastAsia="標楷體"/>
          <w:sz w:val="26"/>
          <w:szCs w:val="26"/>
        </w:rPr>
        <w:t>之</w:t>
      </w:r>
      <w:r w:rsidR="00023B84" w:rsidRPr="00EA272E">
        <w:rPr>
          <w:rFonts w:eastAsia="標楷體"/>
          <w:sz w:val="26"/>
          <w:szCs w:val="26"/>
        </w:rPr>
        <w:t>範圍</w:t>
      </w:r>
      <w:r w:rsidRPr="00EA272E">
        <w:rPr>
          <w:rFonts w:eastAsia="標楷體"/>
          <w:sz w:val="26"/>
          <w:szCs w:val="26"/>
        </w:rPr>
        <w:t>。</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在</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則下，各種常規交易方法之適用順序如下：</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再售價格法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6240E2" w:rsidRDefault="004D52C1" w:rsidP="00BD6D02">
      <w:pPr>
        <w:pStyle w:val="4"/>
        <w:keepNext w:val="0"/>
        <w:numPr>
          <w:ilvl w:val="3"/>
          <w:numId w:val="36"/>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交易淨利潤法</w:t>
      </w:r>
    </w:p>
    <w:p w:rsidR="006240E2" w:rsidRDefault="004D52C1"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美國內地稅法第</w:t>
      </w:r>
      <w:r w:rsidRPr="00EA272E">
        <w:rPr>
          <w:rFonts w:ascii="Times New Roman" w:eastAsia="標楷體" w:hAnsi="Times New Roman"/>
          <w:sz w:val="32"/>
        </w:rPr>
        <w:t>482</w:t>
      </w:r>
      <w:r w:rsidRPr="00EA272E">
        <w:rPr>
          <w:rFonts w:ascii="Times New Roman" w:eastAsia="標楷體" w:hAnsi="Times New Roman"/>
          <w:sz w:val="32"/>
        </w:rPr>
        <w:t>條</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美國內地稅法第</w:t>
      </w:r>
      <w:r w:rsidRPr="00EA272E">
        <w:rPr>
          <w:rFonts w:eastAsia="標楷體"/>
          <w:sz w:val="26"/>
          <w:szCs w:val="26"/>
        </w:rPr>
        <w:t>482</w:t>
      </w:r>
      <w:r w:rsidRPr="00EA272E">
        <w:rPr>
          <w:rFonts w:eastAsia="標楷體"/>
          <w:sz w:val="26"/>
          <w:szCs w:val="26"/>
        </w:rPr>
        <w:t>條規定，若需依序適用各常規交易方法，始能決定孰為</w:t>
      </w:r>
      <w:proofErr w:type="gramStart"/>
      <w:r w:rsidRPr="00EA272E">
        <w:rPr>
          <w:rFonts w:eastAsia="標楷體"/>
          <w:sz w:val="26"/>
          <w:szCs w:val="26"/>
        </w:rPr>
        <w:t>最</w:t>
      </w:r>
      <w:proofErr w:type="gramEnd"/>
      <w:r w:rsidRPr="00EA272E">
        <w:rPr>
          <w:rFonts w:eastAsia="標楷體"/>
          <w:sz w:val="26"/>
          <w:szCs w:val="26"/>
        </w:rPr>
        <w:t>適常規交易方法</w:t>
      </w:r>
      <w:r w:rsidRPr="00EA272E">
        <w:rPr>
          <w:rFonts w:eastAsia="標楷體" w:hint="eastAsia"/>
          <w:sz w:val="26"/>
          <w:szCs w:val="26"/>
        </w:rPr>
        <w:t>，由於</w:t>
      </w:r>
      <w:r w:rsidRPr="00EA272E">
        <w:rPr>
          <w:rFonts w:eastAsia="標楷體"/>
          <w:sz w:val="26"/>
          <w:szCs w:val="26"/>
        </w:rPr>
        <w:t>太過耗用徵納雙方之人力及成本，所以現已取消依序適用之強制規定，而採用『最佳方法』原則來決定</w:t>
      </w:r>
      <w:proofErr w:type="gramStart"/>
      <w:r w:rsidRPr="00EA272E">
        <w:rPr>
          <w:rFonts w:eastAsia="標楷體"/>
          <w:sz w:val="26"/>
          <w:szCs w:val="26"/>
        </w:rPr>
        <w:t>最</w:t>
      </w:r>
      <w:proofErr w:type="gramEnd"/>
      <w:r w:rsidRPr="00EA272E">
        <w:rPr>
          <w:rFonts w:eastAsia="標楷體"/>
          <w:sz w:val="26"/>
          <w:szCs w:val="26"/>
        </w:rPr>
        <w:t>適常規交易方法。徵納雙方採用</w:t>
      </w:r>
      <w:proofErr w:type="gramStart"/>
      <w:r w:rsidRPr="00EA272E">
        <w:rPr>
          <w:rFonts w:eastAsia="標楷體"/>
          <w:sz w:val="26"/>
          <w:szCs w:val="26"/>
        </w:rPr>
        <w:t>最</w:t>
      </w:r>
      <w:proofErr w:type="gramEnd"/>
      <w:r w:rsidRPr="00EA272E">
        <w:rPr>
          <w:rFonts w:eastAsia="標楷體"/>
          <w:sz w:val="26"/>
          <w:szCs w:val="26"/>
        </w:rPr>
        <w:t>適常規交易方法後，也不需證明其他未採用方法之</w:t>
      </w:r>
      <w:proofErr w:type="gramStart"/>
      <w:r w:rsidRPr="00EA272E">
        <w:rPr>
          <w:rFonts w:eastAsia="標楷體"/>
          <w:sz w:val="26"/>
          <w:szCs w:val="26"/>
        </w:rPr>
        <w:t>不</w:t>
      </w:r>
      <w:proofErr w:type="gramEnd"/>
      <w:r w:rsidRPr="00EA272E">
        <w:rPr>
          <w:rFonts w:eastAsia="標楷體"/>
          <w:sz w:val="26"/>
          <w:szCs w:val="26"/>
        </w:rPr>
        <w:t>適用性。不過，即便</w:t>
      </w:r>
      <w:proofErr w:type="gramStart"/>
      <w:r w:rsidRPr="00EA272E">
        <w:rPr>
          <w:rFonts w:eastAsia="標楷體"/>
          <w:sz w:val="26"/>
          <w:szCs w:val="26"/>
        </w:rPr>
        <w:t>最</w:t>
      </w:r>
      <w:proofErr w:type="gramEnd"/>
      <w:r w:rsidRPr="00EA272E">
        <w:rPr>
          <w:rFonts w:eastAsia="標楷體"/>
          <w:sz w:val="26"/>
          <w:szCs w:val="26"/>
        </w:rPr>
        <w:t>適常規之交易方法已被選定，倘若因有其他原因</w:t>
      </w:r>
      <w:r w:rsidRPr="00EA272E">
        <w:rPr>
          <w:rFonts w:eastAsia="標楷體" w:hint="eastAsia"/>
          <w:sz w:val="26"/>
          <w:szCs w:val="26"/>
        </w:rPr>
        <w:t>可</w:t>
      </w:r>
      <w:r w:rsidRPr="00EA272E">
        <w:rPr>
          <w:rFonts w:eastAsia="標楷體"/>
          <w:sz w:val="26"/>
          <w:szCs w:val="26"/>
        </w:rPr>
        <w:t>得致比較程度更高之對象或資料，而可由其他適用方法得到更可信之結果，該法即應被採用作為</w:t>
      </w:r>
      <w:proofErr w:type="gramStart"/>
      <w:r w:rsidRPr="00EA272E">
        <w:rPr>
          <w:rFonts w:eastAsia="標楷體"/>
          <w:sz w:val="26"/>
          <w:szCs w:val="26"/>
        </w:rPr>
        <w:t>最</w:t>
      </w:r>
      <w:proofErr w:type="gramEnd"/>
      <w:r w:rsidRPr="00EA272E">
        <w:rPr>
          <w:rFonts w:eastAsia="標楷體"/>
          <w:sz w:val="26"/>
          <w:szCs w:val="26"/>
        </w:rPr>
        <w:t>適常規交易方法。</w:t>
      </w:r>
      <w:proofErr w:type="gramStart"/>
      <w:r w:rsidRPr="00EA272E">
        <w:rPr>
          <w:rFonts w:eastAsia="標楷體"/>
          <w:sz w:val="26"/>
          <w:szCs w:val="26"/>
        </w:rPr>
        <w:t>此外，</w:t>
      </w:r>
      <w:proofErr w:type="gramEnd"/>
      <w:r w:rsidRPr="00EA272E">
        <w:rPr>
          <w:rFonts w:eastAsia="標楷體"/>
          <w:sz w:val="26"/>
          <w:szCs w:val="26"/>
        </w:rPr>
        <w:t>相對於</w:t>
      </w:r>
      <w:r w:rsidRPr="00EA272E">
        <w:rPr>
          <w:rFonts w:eastAsia="標楷體"/>
          <w:sz w:val="26"/>
          <w:szCs w:val="26"/>
        </w:rPr>
        <w:t>OECD</w:t>
      </w:r>
      <w:r w:rsidRPr="00EA272E">
        <w:rPr>
          <w:rFonts w:eastAsia="標楷體"/>
          <w:sz w:val="26"/>
          <w:szCs w:val="26"/>
        </w:rPr>
        <w:t>指導</w:t>
      </w:r>
      <w:r w:rsidR="00AB3B6F" w:rsidRPr="00EA272E">
        <w:rPr>
          <w:rFonts w:eastAsia="標楷體" w:hint="eastAsia"/>
          <w:sz w:val="26"/>
          <w:szCs w:val="26"/>
        </w:rPr>
        <w:t>準</w:t>
      </w:r>
      <w:r w:rsidRPr="00EA272E">
        <w:rPr>
          <w:rFonts w:eastAsia="標楷體"/>
          <w:sz w:val="26"/>
          <w:szCs w:val="26"/>
        </w:rPr>
        <w:t>則，美國稅法較偏好採用利潤法。</w:t>
      </w:r>
    </w:p>
    <w:p w:rsidR="006240E2" w:rsidRDefault="004D52C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美國內地稅法規定下之常規交易方法，包括：</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可比較未受控價格法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lastRenderedPageBreak/>
        <w:t>再售價格法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成本加價法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可比較利潤法</w:t>
      </w:r>
    </w:p>
    <w:p w:rsidR="006240E2" w:rsidRDefault="004D52C1" w:rsidP="00BD6D02">
      <w:pPr>
        <w:pStyle w:val="4"/>
        <w:keepNext w:val="0"/>
        <w:numPr>
          <w:ilvl w:val="3"/>
          <w:numId w:val="43"/>
        </w:numPr>
        <w:tabs>
          <w:tab w:val="left" w:pos="1701"/>
        </w:tabs>
        <w:spacing w:beforeLines="50" w:before="120" w:afterLines="50" w:after="120" w:line="360" w:lineRule="auto"/>
        <w:ind w:left="1985"/>
        <w:rPr>
          <w:rFonts w:ascii="Times New Roman" w:eastAsia="標楷體" w:hAnsi="Times New Roman"/>
          <w:sz w:val="26"/>
          <w:szCs w:val="26"/>
        </w:rPr>
      </w:pPr>
      <w:r w:rsidRPr="00EA272E">
        <w:rPr>
          <w:rFonts w:ascii="Times New Roman" w:eastAsia="標楷體" w:hAnsi="Times New Roman"/>
          <w:sz w:val="26"/>
          <w:szCs w:val="26"/>
        </w:rPr>
        <w:t>利潤分割法</w:t>
      </w:r>
    </w:p>
    <w:p w:rsidR="006240E2" w:rsidRDefault="004839FE" w:rsidP="00BD6D02">
      <w:pPr>
        <w:pStyle w:val="3"/>
        <w:numPr>
          <w:ilvl w:val="0"/>
          <w:numId w:val="31"/>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我國</w:t>
      </w:r>
      <w:r w:rsidRPr="00EA272E">
        <w:rPr>
          <w:rFonts w:ascii="Times New Roman" w:eastAsia="標楷體" w:hAnsi="Times New Roman" w:hint="eastAsia"/>
          <w:sz w:val="32"/>
        </w:rPr>
        <w:t>移轉訂價</w:t>
      </w:r>
      <w:r w:rsidRPr="00EA272E">
        <w:rPr>
          <w:rFonts w:ascii="Times New Roman" w:eastAsia="標楷體" w:hAnsi="Times New Roman"/>
          <w:sz w:val="32"/>
        </w:rPr>
        <w:t>查核準則規定</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根據移轉訂價查核準則第</w:t>
      </w:r>
      <w:r w:rsidRPr="00EA272E">
        <w:rPr>
          <w:rFonts w:eastAsia="標楷體"/>
          <w:sz w:val="26"/>
          <w:szCs w:val="26"/>
        </w:rPr>
        <w:t>7</w:t>
      </w:r>
      <w:r w:rsidRPr="00EA272E">
        <w:rPr>
          <w:rFonts w:eastAsia="標楷體"/>
          <w:sz w:val="26"/>
          <w:szCs w:val="26"/>
        </w:rPr>
        <w:t>條第</w:t>
      </w:r>
      <w:r w:rsidRPr="00EA272E">
        <w:rPr>
          <w:rFonts w:eastAsia="標楷體"/>
          <w:sz w:val="26"/>
          <w:szCs w:val="26"/>
        </w:rPr>
        <w:t>2</w:t>
      </w:r>
      <w:r w:rsidRPr="00EA272E">
        <w:rPr>
          <w:rFonts w:eastAsia="標楷體"/>
          <w:sz w:val="26"/>
          <w:szCs w:val="26"/>
        </w:rPr>
        <w:t>款規定，於</w:t>
      </w:r>
      <w:r w:rsidR="00CC5BB5" w:rsidRPr="00EA272E">
        <w:rPr>
          <w:rFonts w:eastAsia="標楷體"/>
          <w:sz w:val="26"/>
          <w:szCs w:val="26"/>
        </w:rPr>
        <w:t>採用</w:t>
      </w:r>
      <w:proofErr w:type="gramStart"/>
      <w:r w:rsidR="00CC5BB5" w:rsidRPr="00EA272E">
        <w:rPr>
          <w:rFonts w:eastAsia="標楷體"/>
          <w:sz w:val="26"/>
          <w:szCs w:val="26"/>
        </w:rPr>
        <w:t>最</w:t>
      </w:r>
      <w:proofErr w:type="gramEnd"/>
      <w:r w:rsidR="00CC5BB5" w:rsidRPr="00EA272E">
        <w:rPr>
          <w:rFonts w:eastAsia="標楷體"/>
          <w:sz w:val="26"/>
          <w:szCs w:val="26"/>
        </w:rPr>
        <w:t>適常規交易方法時，應按交易類型</w:t>
      </w:r>
      <w:r w:rsidRPr="00EA272E">
        <w:rPr>
          <w:rFonts w:eastAsia="標楷體"/>
          <w:sz w:val="26"/>
          <w:szCs w:val="26"/>
        </w:rPr>
        <w:t>採用</w:t>
      </w:r>
      <w:proofErr w:type="gramStart"/>
      <w:r w:rsidRPr="00EA272E">
        <w:rPr>
          <w:rFonts w:eastAsia="標楷體"/>
          <w:sz w:val="26"/>
          <w:szCs w:val="26"/>
        </w:rPr>
        <w:t>最</w:t>
      </w:r>
      <w:proofErr w:type="gramEnd"/>
      <w:r w:rsidRPr="00EA272E">
        <w:rPr>
          <w:rFonts w:eastAsia="標楷體"/>
          <w:sz w:val="26"/>
          <w:szCs w:val="26"/>
        </w:rPr>
        <w:t>適之常規交易方法，以決定其常規交易結果。</w:t>
      </w:r>
      <w:r w:rsidR="00165A58" w:rsidRPr="00EA272E">
        <w:rPr>
          <w:rFonts w:eastAsia="標楷體" w:hint="eastAsia"/>
          <w:sz w:val="26"/>
          <w:szCs w:val="26"/>
        </w:rPr>
        <w:t>而</w:t>
      </w:r>
      <w:r w:rsidRPr="00EA272E">
        <w:rPr>
          <w:rFonts w:eastAsia="標楷體" w:hint="eastAsia"/>
          <w:sz w:val="26"/>
          <w:szCs w:val="26"/>
        </w:rPr>
        <w:t>在決定</w:t>
      </w:r>
      <w:proofErr w:type="gramStart"/>
      <w:r w:rsidRPr="00EA272E">
        <w:rPr>
          <w:rFonts w:eastAsia="標楷體" w:hint="eastAsia"/>
          <w:sz w:val="26"/>
          <w:szCs w:val="26"/>
        </w:rPr>
        <w:t>最</w:t>
      </w:r>
      <w:proofErr w:type="gramEnd"/>
      <w:r w:rsidRPr="00EA272E">
        <w:rPr>
          <w:rFonts w:eastAsia="標楷體" w:hint="eastAsia"/>
          <w:sz w:val="26"/>
          <w:szCs w:val="26"/>
        </w:rPr>
        <w:t>適常規交易方法時，應</w:t>
      </w:r>
      <w:r w:rsidR="007617D2" w:rsidRPr="00EA272E">
        <w:rPr>
          <w:rFonts w:eastAsia="標楷體" w:hint="eastAsia"/>
          <w:sz w:val="26"/>
          <w:szCs w:val="26"/>
        </w:rPr>
        <w:t>依遵循移轉訂價查核準則第</w:t>
      </w:r>
      <w:r w:rsidR="007617D2" w:rsidRPr="00EA272E">
        <w:rPr>
          <w:rFonts w:eastAsia="標楷體" w:hint="eastAsia"/>
          <w:sz w:val="26"/>
          <w:szCs w:val="26"/>
        </w:rPr>
        <w:t>9</w:t>
      </w:r>
      <w:r w:rsidR="007617D2" w:rsidRPr="00EA272E">
        <w:rPr>
          <w:rFonts w:eastAsia="標楷體" w:hint="eastAsia"/>
          <w:sz w:val="26"/>
          <w:szCs w:val="26"/>
        </w:rPr>
        <w:t>條</w:t>
      </w:r>
      <w:r w:rsidRPr="00EA272E">
        <w:rPr>
          <w:rFonts w:eastAsia="標楷體" w:hint="eastAsia"/>
          <w:sz w:val="26"/>
          <w:szCs w:val="26"/>
        </w:rPr>
        <w:t>規定</w:t>
      </w:r>
      <w:r w:rsidR="00AE651F" w:rsidRPr="00EA272E">
        <w:rPr>
          <w:rFonts w:eastAsia="標楷體" w:hint="eastAsia"/>
          <w:sz w:val="26"/>
          <w:szCs w:val="26"/>
        </w:rPr>
        <w:t>，考量下列兩點</w:t>
      </w:r>
      <w:r w:rsidRPr="00EA272E">
        <w:rPr>
          <w:rFonts w:eastAsia="標楷體" w:hint="eastAsia"/>
          <w:sz w:val="26"/>
          <w:szCs w:val="26"/>
        </w:rPr>
        <w:t>：</w:t>
      </w:r>
    </w:p>
    <w:p w:rsidR="004839FE" w:rsidRPr="00EA272E" w:rsidRDefault="004839FE" w:rsidP="00FC1E0C">
      <w:pPr>
        <w:pStyle w:val="4"/>
        <w:keepNext w:val="0"/>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可比較程度</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可比較程度應</w:t>
      </w:r>
      <w:r w:rsidRPr="00EA272E">
        <w:rPr>
          <w:rFonts w:eastAsia="標楷體"/>
          <w:sz w:val="26"/>
          <w:szCs w:val="26"/>
        </w:rPr>
        <w:t>考量</w:t>
      </w:r>
      <w:r w:rsidRPr="00EA272E">
        <w:rPr>
          <w:rFonts w:eastAsia="標楷體"/>
          <w:sz w:val="26"/>
          <w:szCs w:val="26"/>
        </w:rPr>
        <w:t>1</w:t>
      </w:r>
      <w:proofErr w:type="gramStart"/>
      <w:r w:rsidR="00684117" w:rsidRPr="00EA272E">
        <w:rPr>
          <w:rFonts w:eastAsia="標楷體" w:hint="eastAsia"/>
          <w:sz w:val="26"/>
          <w:szCs w:val="26"/>
        </w:rPr>
        <w:t>）</w:t>
      </w:r>
      <w:proofErr w:type="gramEnd"/>
      <w:r w:rsidRPr="00EA272E">
        <w:rPr>
          <w:rFonts w:eastAsia="標楷體" w:hint="eastAsia"/>
          <w:sz w:val="26"/>
          <w:szCs w:val="26"/>
        </w:rPr>
        <w:t>交易標的資產或服務之特性</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hint="eastAsia"/>
          <w:sz w:val="26"/>
          <w:szCs w:val="26"/>
        </w:rPr>
        <w:t>執行之功能</w:t>
      </w:r>
      <w:r w:rsidR="00684117"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hint="eastAsia"/>
          <w:sz w:val="26"/>
          <w:szCs w:val="26"/>
        </w:rPr>
        <w:t>契約條款</w:t>
      </w:r>
      <w:r w:rsidR="00684117"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hint="eastAsia"/>
          <w:sz w:val="26"/>
          <w:szCs w:val="26"/>
        </w:rPr>
        <w:t>承擔之風險</w:t>
      </w:r>
      <w:r w:rsidR="00684117"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hint="eastAsia"/>
          <w:sz w:val="26"/>
          <w:szCs w:val="26"/>
        </w:rPr>
        <w:t>經濟及市場情況及</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hint="eastAsia"/>
          <w:sz w:val="26"/>
          <w:szCs w:val="26"/>
        </w:rPr>
        <w:t>商業策略等</w:t>
      </w:r>
      <w:r w:rsidR="007617D2" w:rsidRPr="00EA272E">
        <w:rPr>
          <w:rFonts w:eastAsia="標楷體" w:hint="eastAsia"/>
          <w:sz w:val="26"/>
          <w:szCs w:val="26"/>
        </w:rPr>
        <w:t>應特別</w:t>
      </w:r>
      <w:r w:rsidRPr="00EA272E">
        <w:rPr>
          <w:rFonts w:eastAsia="標楷體"/>
          <w:sz w:val="26"/>
          <w:szCs w:val="26"/>
        </w:rPr>
        <w:t>因素</w:t>
      </w:r>
      <w:r w:rsidRPr="00EA272E">
        <w:rPr>
          <w:rFonts w:eastAsia="標楷體" w:hint="eastAsia"/>
          <w:sz w:val="26"/>
          <w:szCs w:val="26"/>
        </w:rPr>
        <w:t>之相似程度。相似程度越高者，其適用性越高。</w:t>
      </w:r>
    </w:p>
    <w:p w:rsidR="004839FE" w:rsidRPr="00EA272E" w:rsidRDefault="004839FE" w:rsidP="00FC1E0C">
      <w:pPr>
        <w:pStyle w:val="4"/>
        <w:keepNext w:val="0"/>
        <w:numPr>
          <w:ilvl w:val="0"/>
          <w:numId w:val="4"/>
        </w:numPr>
        <w:tabs>
          <w:tab w:val="clear" w:pos="1272"/>
          <w:tab w:val="num" w:pos="0"/>
        </w:tabs>
        <w:spacing w:before="100" w:beforeAutospacing="1" w:after="100" w:afterAutospacing="1" w:line="360" w:lineRule="auto"/>
        <w:ind w:leftChars="200" w:left="480" w:firstLine="0"/>
        <w:jc w:val="both"/>
        <w:rPr>
          <w:rFonts w:ascii="Times New Roman" w:eastAsia="標楷體" w:hAnsi="Times New Roman"/>
          <w:b/>
          <w:sz w:val="26"/>
          <w:szCs w:val="26"/>
        </w:rPr>
      </w:pPr>
      <w:r w:rsidRPr="00EA272E">
        <w:rPr>
          <w:rFonts w:ascii="Times New Roman" w:eastAsia="標楷體" w:hAnsi="Times New Roman" w:hint="eastAsia"/>
          <w:b/>
          <w:sz w:val="26"/>
          <w:szCs w:val="26"/>
        </w:rPr>
        <w:t>資料與假設的品質</w:t>
      </w:r>
    </w:p>
    <w:p w:rsidR="006240E2" w:rsidRDefault="004839FE"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品質應</w:t>
      </w:r>
      <w:r w:rsidRPr="00EA272E">
        <w:rPr>
          <w:rFonts w:eastAsia="標楷體"/>
          <w:sz w:val="26"/>
          <w:szCs w:val="26"/>
        </w:rPr>
        <w:t>考量</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以蒐集之資料足夠完整正確且能確認</w:t>
      </w:r>
      <w:r w:rsidRPr="00EA272E">
        <w:rPr>
          <w:rFonts w:eastAsia="標楷體" w:hint="eastAsia"/>
          <w:sz w:val="26"/>
          <w:szCs w:val="26"/>
        </w:rPr>
        <w:t>可比較程度分析因素</w:t>
      </w:r>
      <w:r w:rsidRPr="00EA272E">
        <w:rPr>
          <w:rFonts w:eastAsia="標楷體"/>
          <w:sz w:val="26"/>
          <w:szCs w:val="26"/>
        </w:rPr>
        <w:t>之差異</w:t>
      </w:r>
      <w:r w:rsidR="00684117"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依</w:t>
      </w:r>
      <w:r w:rsidR="00684117" w:rsidRPr="00EA272E">
        <w:rPr>
          <w:rFonts w:eastAsia="標楷體" w:hint="eastAsia"/>
          <w:sz w:val="26"/>
          <w:szCs w:val="26"/>
        </w:rPr>
        <w:t>移轉訂價查核</w:t>
      </w:r>
      <w:r w:rsidRPr="00EA272E">
        <w:rPr>
          <w:rFonts w:eastAsia="標楷體" w:hint="eastAsia"/>
          <w:sz w:val="26"/>
          <w:szCs w:val="26"/>
        </w:rPr>
        <w:t>準則</w:t>
      </w:r>
      <w:r w:rsidR="007617D2" w:rsidRPr="00EA272E">
        <w:rPr>
          <w:rFonts w:eastAsia="標楷體" w:hint="eastAsia"/>
          <w:sz w:val="26"/>
          <w:szCs w:val="26"/>
        </w:rPr>
        <w:t>第</w:t>
      </w:r>
      <w:r w:rsidR="007617D2" w:rsidRPr="00EA272E">
        <w:rPr>
          <w:rFonts w:eastAsia="標楷體" w:hint="eastAsia"/>
          <w:sz w:val="26"/>
          <w:szCs w:val="26"/>
        </w:rPr>
        <w:t>8</w:t>
      </w:r>
      <w:r w:rsidR="007617D2" w:rsidRPr="00EA272E">
        <w:rPr>
          <w:rFonts w:eastAsia="標楷體" w:hint="eastAsia"/>
          <w:sz w:val="26"/>
          <w:szCs w:val="26"/>
        </w:rPr>
        <w:t>條</w:t>
      </w:r>
      <w:r w:rsidR="00CC5BB5" w:rsidRPr="00EA272E">
        <w:rPr>
          <w:rFonts w:eastAsia="標楷體"/>
          <w:sz w:val="26"/>
          <w:szCs w:val="26"/>
        </w:rPr>
        <w:t>規定進行調整以消除</w:t>
      </w:r>
      <w:r w:rsidRPr="00EA272E">
        <w:rPr>
          <w:rFonts w:eastAsia="標楷體"/>
          <w:sz w:val="26"/>
          <w:szCs w:val="26"/>
        </w:rPr>
        <w:t>差異之可能性及適宜性</w:t>
      </w:r>
      <w:r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使用假設之合理性</w:t>
      </w:r>
      <w:r w:rsidRPr="00EA272E">
        <w:rPr>
          <w:rFonts w:eastAsia="標楷體" w:hint="eastAsia"/>
          <w:sz w:val="26"/>
          <w:szCs w:val="26"/>
        </w:rPr>
        <w:t>等</w:t>
      </w:r>
      <w:r w:rsidRPr="00EA272E">
        <w:rPr>
          <w:rFonts w:eastAsia="標楷體"/>
          <w:sz w:val="26"/>
          <w:szCs w:val="26"/>
        </w:rPr>
        <w:t>因素。品質愈佳者，其適用性愈高。</w:t>
      </w:r>
    </w:p>
    <w:p w:rsidR="004839FE" w:rsidRPr="00EA272E" w:rsidRDefault="004839FE" w:rsidP="00FC1E0C">
      <w:pPr>
        <w:spacing w:before="100" w:beforeAutospacing="1" w:after="100" w:afterAutospacing="1" w:line="360" w:lineRule="auto"/>
        <w:ind w:leftChars="200" w:left="480" w:firstLineChars="200" w:firstLine="520"/>
        <w:jc w:val="both"/>
        <w:rPr>
          <w:rFonts w:eastAsia="標楷體"/>
          <w:sz w:val="26"/>
          <w:szCs w:val="26"/>
        </w:rPr>
      </w:pPr>
      <w:r w:rsidRPr="00EA272E">
        <w:rPr>
          <w:rFonts w:eastAsia="標楷體"/>
          <w:sz w:val="26"/>
          <w:szCs w:val="26"/>
        </w:rPr>
        <w:t>移轉訂價查核準則第</w:t>
      </w:r>
      <w:r w:rsidRPr="00EA272E">
        <w:rPr>
          <w:rFonts w:eastAsia="標楷體"/>
          <w:sz w:val="26"/>
          <w:szCs w:val="26"/>
        </w:rPr>
        <w:t>1</w:t>
      </w:r>
      <w:r w:rsidRPr="00EA272E">
        <w:rPr>
          <w:rFonts w:eastAsia="標楷體" w:hint="eastAsia"/>
          <w:sz w:val="26"/>
          <w:szCs w:val="26"/>
        </w:rPr>
        <w:t>0</w:t>
      </w:r>
      <w:r w:rsidRPr="00EA272E">
        <w:rPr>
          <w:rFonts w:eastAsia="標楷體"/>
          <w:sz w:val="26"/>
          <w:szCs w:val="26"/>
        </w:rPr>
        <w:t>條至</w:t>
      </w:r>
      <w:r w:rsidRPr="00EA272E">
        <w:rPr>
          <w:rFonts w:eastAsia="標楷體"/>
          <w:sz w:val="26"/>
          <w:szCs w:val="26"/>
        </w:rPr>
        <w:t>19</w:t>
      </w:r>
      <w:r w:rsidRPr="00EA272E">
        <w:rPr>
          <w:rFonts w:eastAsia="標楷體"/>
          <w:sz w:val="26"/>
          <w:szCs w:val="26"/>
        </w:rPr>
        <w:t>條</w:t>
      </w:r>
      <w:r w:rsidR="00162D2B" w:rsidRPr="00EA272E">
        <w:rPr>
          <w:rFonts w:eastAsia="標楷體" w:hint="eastAsia"/>
          <w:sz w:val="26"/>
          <w:szCs w:val="26"/>
        </w:rPr>
        <w:t>有針</w:t>
      </w:r>
      <w:r w:rsidRPr="00EA272E">
        <w:rPr>
          <w:rFonts w:eastAsia="標楷體"/>
          <w:sz w:val="26"/>
          <w:szCs w:val="26"/>
        </w:rPr>
        <w:t>對採用各種常規交易方法時所應特別考慮之因素有</w:t>
      </w:r>
      <w:r w:rsidR="00162D2B" w:rsidRPr="00EA272E">
        <w:rPr>
          <w:rFonts w:eastAsia="標楷體" w:hint="eastAsia"/>
          <w:sz w:val="26"/>
          <w:szCs w:val="26"/>
        </w:rPr>
        <w:t>作</w:t>
      </w:r>
      <w:r w:rsidR="00162D2B" w:rsidRPr="00EA272E">
        <w:rPr>
          <w:rFonts w:eastAsia="標楷體"/>
          <w:sz w:val="26"/>
          <w:szCs w:val="26"/>
        </w:rPr>
        <w:t>詳細</w:t>
      </w:r>
      <w:r w:rsidR="00162D2B" w:rsidRPr="00EA272E">
        <w:rPr>
          <w:rFonts w:eastAsia="標楷體" w:hint="eastAsia"/>
          <w:sz w:val="26"/>
          <w:szCs w:val="26"/>
        </w:rPr>
        <w:t>敘述</w:t>
      </w:r>
      <w:r w:rsidRPr="00EA272E">
        <w:rPr>
          <w:rFonts w:eastAsia="標楷體" w:hint="eastAsia"/>
          <w:sz w:val="26"/>
          <w:szCs w:val="26"/>
        </w:rPr>
        <w:t>，</w:t>
      </w:r>
      <w:r w:rsidR="000E53FF" w:rsidRPr="00EA272E">
        <w:rPr>
          <w:rFonts w:eastAsia="標楷體" w:hint="eastAsia"/>
          <w:sz w:val="26"/>
          <w:szCs w:val="26"/>
        </w:rPr>
        <w:t>故</w:t>
      </w:r>
      <w:r w:rsidRPr="00EA272E">
        <w:rPr>
          <w:rFonts w:eastAsia="標楷體" w:hint="eastAsia"/>
          <w:sz w:val="26"/>
          <w:szCs w:val="26"/>
        </w:rPr>
        <w:t>將各種</w:t>
      </w:r>
      <w:r w:rsidRPr="00EA272E">
        <w:rPr>
          <w:rFonts w:eastAsia="標楷體"/>
          <w:sz w:val="26"/>
          <w:szCs w:val="26"/>
        </w:rPr>
        <w:t>常規</w:t>
      </w:r>
      <w:r w:rsidRPr="00EA272E">
        <w:rPr>
          <w:rFonts w:eastAsia="標楷體" w:hint="eastAsia"/>
          <w:sz w:val="26"/>
          <w:szCs w:val="26"/>
        </w:rPr>
        <w:t>交易</w:t>
      </w:r>
      <w:r w:rsidRPr="00EA272E">
        <w:rPr>
          <w:rFonts w:eastAsia="標楷體"/>
          <w:sz w:val="26"/>
          <w:szCs w:val="26"/>
        </w:rPr>
        <w:t>方法說明如下</w:t>
      </w:r>
      <w:r w:rsidRPr="00EA272E">
        <w:rPr>
          <w:rFonts w:eastAsia="標楷體" w:hint="eastAsia"/>
          <w:sz w:val="26"/>
          <w:szCs w:val="26"/>
        </w:rPr>
        <w:t>：</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可比較未受控價格法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14</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可比較未受控價格法，係以非關係人於可比較情況下，從事有形資產之移轉或使用、服務之提供或資金之使用之可比較未受控交易所收取之價格，為受控交易之常規交易價格。</w:t>
      </w:r>
    </w:p>
    <w:p w:rsidR="006240E2" w:rsidRDefault="00AB0746"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評估可比較未受控價格法之適用性時，</w:t>
      </w:r>
      <w:r w:rsidR="009C7BFB" w:rsidRPr="00EA272E">
        <w:rPr>
          <w:rFonts w:eastAsia="標楷體"/>
          <w:sz w:val="26"/>
          <w:szCs w:val="26"/>
        </w:rPr>
        <w:t>尤應特別考量從事受控交易之營利事業與非關係人之交易標的資產或服務之特性、契約條款及經濟情況</w:t>
      </w:r>
      <w:r w:rsidR="00137126" w:rsidRPr="00EA272E">
        <w:rPr>
          <w:rFonts w:eastAsia="標楷體" w:hint="eastAsia"/>
          <w:sz w:val="26"/>
          <w:szCs w:val="26"/>
        </w:rPr>
        <w:t>等因素</w:t>
      </w:r>
      <w:r w:rsidR="009C7BFB" w:rsidRPr="00EA272E">
        <w:rPr>
          <w:rFonts w:eastAsia="標楷體"/>
          <w:sz w:val="26"/>
          <w:szCs w:val="26"/>
        </w:rPr>
        <w:t>之差異，其間如有</w:t>
      </w:r>
      <w:r w:rsidR="004C2A43" w:rsidRPr="00EA272E">
        <w:rPr>
          <w:rFonts w:eastAsia="標楷體" w:hint="eastAsia"/>
          <w:sz w:val="26"/>
          <w:szCs w:val="26"/>
        </w:rPr>
        <w:t>前項</w:t>
      </w:r>
      <w:r w:rsidR="009C7BFB" w:rsidRPr="00EA272E">
        <w:rPr>
          <w:rFonts w:eastAsia="標楷體"/>
          <w:sz w:val="26"/>
          <w:szCs w:val="26"/>
        </w:rPr>
        <w:t>差異，應就該等差異對常規交易價格之影響進行</w:t>
      </w:r>
      <w:r w:rsidRPr="00EA272E">
        <w:rPr>
          <w:rFonts w:eastAsia="標楷體"/>
          <w:sz w:val="26"/>
          <w:szCs w:val="26"/>
        </w:rPr>
        <w:t>合理之調整，其無法經由合理之調整以消除該等差異者，應</w:t>
      </w:r>
      <w:r w:rsidR="009C7BFB" w:rsidRPr="00EA272E">
        <w:rPr>
          <w:rFonts w:eastAsia="標楷體"/>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可比較未受控交易法</w:t>
      </w:r>
    </w:p>
    <w:p w:rsidR="006240E2" w:rsidRDefault="009B5A96"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依移轉訂價查核準則第</w:t>
      </w:r>
      <w:r w:rsidRPr="00EA272E">
        <w:rPr>
          <w:rFonts w:eastAsia="標楷體"/>
          <w:sz w:val="26"/>
          <w:szCs w:val="26"/>
        </w:rPr>
        <w:t>15</w:t>
      </w:r>
      <w:r w:rsidRPr="00EA272E">
        <w:rPr>
          <w:rFonts w:eastAsia="標楷體"/>
          <w:sz w:val="26"/>
          <w:szCs w:val="26"/>
        </w:rPr>
        <w:t>條</w:t>
      </w:r>
      <w:r w:rsidR="00FF6128" w:rsidRPr="00EA272E">
        <w:rPr>
          <w:rFonts w:eastAsia="標楷體" w:hint="eastAsia"/>
          <w:sz w:val="26"/>
          <w:szCs w:val="26"/>
        </w:rPr>
        <w:t>所定</w:t>
      </w:r>
      <w:r w:rsidRPr="00EA272E">
        <w:rPr>
          <w:rFonts w:eastAsia="標楷體"/>
          <w:sz w:val="26"/>
          <w:szCs w:val="26"/>
        </w:rPr>
        <w:t>可比較未受控交易法</w:t>
      </w:r>
      <w:r w:rsidR="007617D2" w:rsidRPr="00EA272E">
        <w:rPr>
          <w:rFonts w:eastAsia="標楷體" w:hint="eastAsia"/>
          <w:sz w:val="26"/>
          <w:szCs w:val="26"/>
        </w:rPr>
        <w:t>，</w:t>
      </w:r>
      <w:r w:rsidRPr="00EA272E">
        <w:rPr>
          <w:rFonts w:eastAsia="標楷體"/>
          <w:sz w:val="26"/>
          <w:szCs w:val="26"/>
        </w:rPr>
        <w:t>係以非關係人於可比較情況下，從事無形資產之移轉或使用之可比較未受控交易所收取之價格，為受控交易之常規交易價格。</w:t>
      </w:r>
    </w:p>
    <w:p w:rsidR="006240E2" w:rsidRDefault="00FF612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評估可比較未受控交易法之適用性時，尤應特別考量從事受控交易之營利事業與非關係人之交易標的無形資產之可比較程度及二者所處情況之可比較程度。</w:t>
      </w:r>
      <w:r w:rsidR="00DD2C00" w:rsidRPr="00EA272E">
        <w:rPr>
          <w:rFonts w:eastAsia="標楷體" w:hint="eastAsia"/>
          <w:sz w:val="26"/>
          <w:szCs w:val="26"/>
        </w:rPr>
        <w:t>其中</w:t>
      </w:r>
      <w:r w:rsidR="00377F38" w:rsidRPr="00EA272E">
        <w:rPr>
          <w:rFonts w:eastAsia="標楷體" w:hint="eastAsia"/>
          <w:sz w:val="26"/>
          <w:szCs w:val="26"/>
        </w:rPr>
        <w:t>所處情況之</w:t>
      </w:r>
      <w:r w:rsidR="009F5A99" w:rsidRPr="00EA272E">
        <w:rPr>
          <w:rFonts w:eastAsia="標楷體"/>
          <w:sz w:val="26"/>
          <w:szCs w:val="26"/>
        </w:rPr>
        <w:t>可比較程度應考量</w:t>
      </w:r>
      <w:r w:rsidR="00377F38" w:rsidRPr="00EA272E">
        <w:rPr>
          <w:rFonts w:eastAsia="標楷體" w:hint="eastAsia"/>
          <w:sz w:val="26"/>
          <w:szCs w:val="26"/>
        </w:rPr>
        <w:t>：</w:t>
      </w:r>
      <w:r w:rsidR="009F5A99" w:rsidRPr="00EA272E">
        <w:rPr>
          <w:rFonts w:eastAsia="標楷體"/>
          <w:sz w:val="26"/>
          <w:szCs w:val="26"/>
        </w:rPr>
        <w:t>1</w:t>
      </w:r>
      <w:proofErr w:type="gramStart"/>
      <w:r w:rsidR="007617D2" w:rsidRPr="00EA272E">
        <w:rPr>
          <w:rFonts w:eastAsia="標楷體" w:hint="eastAsia"/>
          <w:sz w:val="26"/>
          <w:szCs w:val="26"/>
        </w:rPr>
        <w:t>）</w:t>
      </w:r>
      <w:proofErr w:type="gramEnd"/>
      <w:r w:rsidR="009F5A99" w:rsidRPr="00EA272E">
        <w:rPr>
          <w:rFonts w:eastAsia="標楷體"/>
          <w:sz w:val="26"/>
          <w:szCs w:val="26"/>
        </w:rPr>
        <w:t>移轉條件</w:t>
      </w:r>
      <w:r w:rsidR="009F5A99" w:rsidRPr="00EA272E">
        <w:rPr>
          <w:rFonts w:eastAsia="標楷體" w:hint="eastAsia"/>
          <w:sz w:val="26"/>
          <w:szCs w:val="26"/>
        </w:rPr>
        <w:t>（</w:t>
      </w:r>
      <w:r w:rsidR="009F5A99" w:rsidRPr="00EA272E">
        <w:rPr>
          <w:rFonts w:eastAsia="標楷體"/>
          <w:sz w:val="26"/>
          <w:szCs w:val="26"/>
        </w:rPr>
        <w:t>包括無形資產之使用權或授權是否具有專屬性、是否有任何使用限制、權利行使有無地區之限制</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2</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無形資產於使用市場所處之發展階段</w:t>
      </w:r>
      <w:r w:rsidR="009F5A99" w:rsidRPr="00EA272E">
        <w:rPr>
          <w:rFonts w:eastAsia="標楷體" w:hint="eastAsia"/>
          <w:sz w:val="26"/>
          <w:szCs w:val="26"/>
        </w:rPr>
        <w:t>（</w:t>
      </w:r>
      <w:r w:rsidR="009F5A99" w:rsidRPr="00EA272E">
        <w:rPr>
          <w:rFonts w:eastAsia="標楷體"/>
          <w:sz w:val="26"/>
          <w:szCs w:val="26"/>
        </w:rPr>
        <w:t>包括是否須政府核准、授權或核發執照</w:t>
      </w:r>
      <w:r w:rsidR="009F5A99" w:rsidRPr="00EA272E">
        <w:rPr>
          <w:rFonts w:eastAsia="標楷體" w:hint="eastAsia"/>
          <w:sz w:val="26"/>
          <w:szCs w:val="26"/>
        </w:rPr>
        <w:t>）</w:t>
      </w:r>
      <w:r w:rsidR="007617D2" w:rsidRPr="00EA272E">
        <w:rPr>
          <w:rFonts w:eastAsia="標楷體" w:hint="eastAsia"/>
          <w:sz w:val="26"/>
          <w:szCs w:val="26"/>
        </w:rPr>
        <w:t>；</w:t>
      </w:r>
      <w:r w:rsidR="009F5A99" w:rsidRPr="00EA272E">
        <w:rPr>
          <w:rFonts w:eastAsia="標楷體"/>
          <w:sz w:val="26"/>
          <w:szCs w:val="26"/>
        </w:rPr>
        <w:t>3</w:t>
      </w:r>
      <w:proofErr w:type="gramStart"/>
      <w:r w:rsidR="007617D2" w:rsidRPr="00EA272E">
        <w:rPr>
          <w:rFonts w:eastAsia="標楷體" w:hint="eastAsia"/>
          <w:sz w:val="26"/>
          <w:szCs w:val="26"/>
        </w:rPr>
        <w:t>）</w:t>
      </w:r>
      <w:proofErr w:type="gramEnd"/>
      <w:r w:rsidR="009F5A99" w:rsidRPr="00EA272E">
        <w:rPr>
          <w:rFonts w:eastAsia="標楷體"/>
          <w:sz w:val="26"/>
          <w:szCs w:val="26"/>
        </w:rPr>
        <w:t>是否擁有無形資產之更新、修改及修正之權利；</w:t>
      </w:r>
      <w:r w:rsidR="009F5A99" w:rsidRPr="00EA272E">
        <w:rPr>
          <w:rFonts w:eastAsia="標楷體"/>
          <w:sz w:val="26"/>
          <w:szCs w:val="26"/>
        </w:rPr>
        <w:t>4</w:t>
      </w:r>
      <w:proofErr w:type="gramStart"/>
      <w:r w:rsidR="007617D2" w:rsidRPr="00EA272E">
        <w:rPr>
          <w:rFonts w:eastAsia="標楷體" w:hint="eastAsia"/>
          <w:sz w:val="26"/>
          <w:szCs w:val="26"/>
        </w:rPr>
        <w:t>）</w:t>
      </w:r>
      <w:proofErr w:type="gramEnd"/>
      <w:r w:rsidR="009F5A99" w:rsidRPr="00EA272E">
        <w:rPr>
          <w:rFonts w:eastAsia="標楷體"/>
          <w:sz w:val="26"/>
          <w:szCs w:val="26"/>
        </w:rPr>
        <w:t>無形資產之獨特性及其維持獨特性之</w:t>
      </w:r>
      <w:proofErr w:type="gramStart"/>
      <w:r w:rsidR="009F5A99" w:rsidRPr="00EA272E">
        <w:rPr>
          <w:rFonts w:eastAsia="標楷體"/>
          <w:sz w:val="26"/>
          <w:szCs w:val="26"/>
        </w:rPr>
        <w:t>期間</w:t>
      </w:r>
      <w:r w:rsidR="009F5A99" w:rsidRPr="00EA272E">
        <w:rPr>
          <w:rFonts w:eastAsia="標楷體" w:hint="eastAsia"/>
          <w:sz w:val="26"/>
          <w:szCs w:val="26"/>
        </w:rPr>
        <w:t>（</w:t>
      </w:r>
      <w:proofErr w:type="gramEnd"/>
      <w:r w:rsidR="009F5A99" w:rsidRPr="00EA272E">
        <w:rPr>
          <w:rFonts w:eastAsia="標楷體"/>
          <w:sz w:val="26"/>
          <w:szCs w:val="26"/>
        </w:rPr>
        <w:t>包括相關國家法律對於該無形資產之保護程度及期間</w:t>
      </w:r>
      <w:r w:rsidR="009F5A99" w:rsidRPr="00EA272E">
        <w:rPr>
          <w:rFonts w:eastAsia="標楷體" w:hint="eastAsia"/>
          <w:sz w:val="26"/>
          <w:szCs w:val="26"/>
        </w:rPr>
        <w:t>）</w:t>
      </w:r>
      <w:r w:rsidR="009F5A99" w:rsidRPr="00EA272E">
        <w:rPr>
          <w:rFonts w:eastAsia="標楷體"/>
          <w:sz w:val="26"/>
          <w:szCs w:val="26"/>
        </w:rPr>
        <w:t>；</w:t>
      </w:r>
      <w:r w:rsidR="009F5A99" w:rsidRPr="00EA272E">
        <w:rPr>
          <w:rFonts w:eastAsia="標楷體"/>
          <w:sz w:val="26"/>
          <w:szCs w:val="26"/>
        </w:rPr>
        <w:t>5</w:t>
      </w:r>
      <w:proofErr w:type="gramStart"/>
      <w:r w:rsidR="007617D2" w:rsidRPr="00EA272E">
        <w:rPr>
          <w:rFonts w:eastAsia="標楷體" w:hint="eastAsia"/>
          <w:sz w:val="26"/>
          <w:szCs w:val="26"/>
        </w:rPr>
        <w:t>）</w:t>
      </w:r>
      <w:proofErr w:type="gramEnd"/>
      <w:r w:rsidR="009F5A99" w:rsidRPr="00EA272E">
        <w:rPr>
          <w:rFonts w:eastAsia="標楷體"/>
          <w:sz w:val="26"/>
          <w:szCs w:val="26"/>
        </w:rPr>
        <w:t>授權、契約或其他協議之持續期間</w:t>
      </w:r>
      <w:r w:rsidR="009F5A99" w:rsidRPr="00EA272E">
        <w:rPr>
          <w:rFonts w:eastAsia="標楷體" w:hint="eastAsia"/>
          <w:sz w:val="26"/>
          <w:szCs w:val="26"/>
        </w:rPr>
        <w:t>及終止或協商權力</w:t>
      </w:r>
      <w:r w:rsidR="009F5A99" w:rsidRPr="00EA272E">
        <w:rPr>
          <w:rFonts w:eastAsia="標楷體"/>
          <w:sz w:val="26"/>
          <w:szCs w:val="26"/>
        </w:rPr>
        <w:t>；</w:t>
      </w:r>
      <w:r w:rsidR="009F5A99" w:rsidRPr="00EA272E">
        <w:rPr>
          <w:rFonts w:eastAsia="標楷體"/>
          <w:sz w:val="26"/>
          <w:szCs w:val="26"/>
        </w:rPr>
        <w:t>6</w:t>
      </w:r>
      <w:proofErr w:type="gramStart"/>
      <w:r w:rsidR="007617D2" w:rsidRPr="00EA272E">
        <w:rPr>
          <w:rFonts w:eastAsia="標楷體" w:hint="eastAsia"/>
          <w:sz w:val="26"/>
          <w:szCs w:val="26"/>
        </w:rPr>
        <w:t>）</w:t>
      </w:r>
      <w:proofErr w:type="gramEnd"/>
      <w:r w:rsidR="009F5A99" w:rsidRPr="00EA272E">
        <w:rPr>
          <w:rFonts w:eastAsia="標楷體"/>
          <w:sz w:val="26"/>
          <w:szCs w:val="26"/>
        </w:rPr>
        <w:t>受讓人承擔之</w:t>
      </w:r>
      <w:r w:rsidR="009F5A99" w:rsidRPr="00EA272E">
        <w:rPr>
          <w:rFonts w:eastAsia="標楷體" w:hint="eastAsia"/>
          <w:sz w:val="26"/>
          <w:szCs w:val="26"/>
        </w:rPr>
        <w:t>任何</w:t>
      </w:r>
      <w:r w:rsidR="009F5A99" w:rsidRPr="00EA272E">
        <w:rPr>
          <w:rFonts w:eastAsia="標楷體"/>
          <w:sz w:val="26"/>
          <w:szCs w:val="26"/>
        </w:rPr>
        <w:t>經濟及產品責任風險</w:t>
      </w:r>
      <w:r w:rsidR="00377F38" w:rsidRPr="00EA272E">
        <w:rPr>
          <w:rFonts w:eastAsia="標楷體" w:hint="eastAsia"/>
          <w:sz w:val="26"/>
          <w:szCs w:val="26"/>
        </w:rPr>
        <w:t>與</w:t>
      </w:r>
      <w:r w:rsidR="009F5A99" w:rsidRPr="00EA272E">
        <w:rPr>
          <w:rFonts w:eastAsia="標楷體"/>
          <w:sz w:val="26"/>
          <w:szCs w:val="26"/>
        </w:rPr>
        <w:t>7</w:t>
      </w:r>
      <w:proofErr w:type="gramStart"/>
      <w:r w:rsidR="007617D2" w:rsidRPr="00EA272E">
        <w:rPr>
          <w:rFonts w:eastAsia="標楷體" w:hint="eastAsia"/>
          <w:sz w:val="26"/>
          <w:szCs w:val="26"/>
        </w:rPr>
        <w:t>）</w:t>
      </w:r>
      <w:proofErr w:type="gramEnd"/>
      <w:r w:rsidR="009F5A99" w:rsidRPr="00EA272E">
        <w:rPr>
          <w:rFonts w:eastAsia="標楷體"/>
          <w:sz w:val="26"/>
          <w:szCs w:val="26"/>
        </w:rPr>
        <w:t>受讓人與讓與人所執行之功能</w:t>
      </w:r>
      <w:r w:rsidR="009F5A99" w:rsidRPr="00EA272E">
        <w:rPr>
          <w:rFonts w:eastAsia="標楷體" w:hint="eastAsia"/>
          <w:sz w:val="26"/>
          <w:szCs w:val="26"/>
        </w:rPr>
        <w:t>（</w:t>
      </w:r>
      <w:r w:rsidR="009F5A99" w:rsidRPr="00EA272E">
        <w:rPr>
          <w:rFonts w:eastAsia="標楷體"/>
          <w:sz w:val="26"/>
          <w:szCs w:val="26"/>
        </w:rPr>
        <w:t>包括附屬及</w:t>
      </w:r>
      <w:r w:rsidR="009F5A99" w:rsidRPr="00EA272E">
        <w:rPr>
          <w:rFonts w:eastAsia="標楷體"/>
          <w:sz w:val="26"/>
          <w:szCs w:val="26"/>
        </w:rPr>
        <w:lastRenderedPageBreak/>
        <w:t>支援服務</w:t>
      </w:r>
      <w:r w:rsidR="009F5A99" w:rsidRPr="00EA272E">
        <w:rPr>
          <w:rFonts w:eastAsia="標楷體" w:hint="eastAsia"/>
          <w:sz w:val="26"/>
          <w:szCs w:val="26"/>
        </w:rPr>
        <w:t>）</w:t>
      </w:r>
      <w:r w:rsidR="009F5A99" w:rsidRPr="00EA272E">
        <w:rPr>
          <w:rFonts w:eastAsia="標楷體"/>
          <w:sz w:val="26"/>
          <w:szCs w:val="26"/>
        </w:rPr>
        <w:t>等因素</w:t>
      </w:r>
      <w:r w:rsidR="00377F38" w:rsidRPr="00EA272E">
        <w:rPr>
          <w:rFonts w:eastAsia="標楷體" w:hint="eastAsia"/>
          <w:sz w:val="26"/>
          <w:szCs w:val="26"/>
        </w:rPr>
        <w:t>之差異</w:t>
      </w:r>
      <w:r w:rsidR="009F5A99" w:rsidRPr="00EA272E">
        <w:rPr>
          <w:rFonts w:eastAsia="標楷體"/>
          <w:sz w:val="26"/>
          <w:szCs w:val="26"/>
        </w:rPr>
        <w:t>。</w:t>
      </w:r>
      <w:r w:rsidRPr="00EA272E">
        <w:rPr>
          <w:rFonts w:eastAsia="標楷體"/>
          <w:sz w:val="26"/>
          <w:szCs w:val="26"/>
        </w:rPr>
        <w:t>其間如有</w:t>
      </w:r>
      <w:r w:rsidR="004C2A43" w:rsidRPr="00EA272E">
        <w:rPr>
          <w:rFonts w:eastAsia="標楷體" w:hint="eastAsia"/>
          <w:sz w:val="26"/>
          <w:szCs w:val="26"/>
        </w:rPr>
        <w:t>前項</w:t>
      </w:r>
      <w:r w:rsidRPr="00EA272E">
        <w:rPr>
          <w:rFonts w:eastAsia="標楷體"/>
          <w:sz w:val="26"/>
          <w:szCs w:val="26"/>
        </w:rPr>
        <w:t>差異，應就該等差異對常規交易價格之影響進行合理之調整，其無法經由合理之調整以消除該等差異者，應採用其他適合之常規交易方法。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再售價格法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16</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再</w:t>
      </w:r>
      <w:proofErr w:type="gramStart"/>
      <w:r w:rsidRPr="00EA272E">
        <w:rPr>
          <w:rFonts w:eastAsia="標楷體"/>
          <w:sz w:val="26"/>
          <w:szCs w:val="26"/>
        </w:rPr>
        <w:t>售價格法</w:t>
      </w:r>
      <w:proofErr w:type="gramEnd"/>
      <w:r w:rsidRPr="00EA272E">
        <w:rPr>
          <w:rFonts w:eastAsia="標楷體"/>
          <w:sz w:val="26"/>
          <w:szCs w:val="26"/>
        </w:rPr>
        <w:t>，係按從事受控交易之營利事業再銷售予非關係人之價格，減除依可比較未受控交易毛利率計算之毛利後之金額，為受控交易之常規交易價格。</w:t>
      </w:r>
    </w:p>
    <w:p w:rsidR="006240E2" w:rsidRDefault="00754F45"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評估再</w:t>
      </w:r>
      <w:proofErr w:type="gramStart"/>
      <w:r w:rsidRPr="00EA272E">
        <w:rPr>
          <w:rFonts w:eastAsia="標楷體"/>
          <w:sz w:val="26"/>
          <w:szCs w:val="26"/>
        </w:rPr>
        <w:t>售價格法之</w:t>
      </w:r>
      <w:proofErr w:type="gramEnd"/>
      <w:r w:rsidRPr="00EA272E">
        <w:rPr>
          <w:rFonts w:eastAsia="標楷體"/>
          <w:sz w:val="26"/>
          <w:szCs w:val="26"/>
        </w:rPr>
        <w:t>適用性時，尤應特別考量</w:t>
      </w:r>
      <w:r w:rsidR="00137126"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如銷售、行銷、廣告及服務</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如存貨水準及其週轉率及相關風險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Pr="00EA272E">
        <w:rPr>
          <w:rFonts w:eastAsia="標楷體"/>
          <w:sz w:val="26"/>
          <w:szCs w:val="26"/>
        </w:rPr>
        <w:t>如保證範圍及條款、交易數量、信用條件、交貨條件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市場情況</w:t>
      </w:r>
      <w:r w:rsidRPr="00EA272E">
        <w:rPr>
          <w:rFonts w:eastAsia="標楷體" w:hint="eastAsia"/>
          <w:sz w:val="26"/>
          <w:szCs w:val="26"/>
        </w:rPr>
        <w:t>（</w:t>
      </w:r>
      <w:r w:rsidRPr="00EA272E">
        <w:rPr>
          <w:rFonts w:eastAsia="標楷體"/>
          <w:sz w:val="26"/>
          <w:szCs w:val="26"/>
        </w:rPr>
        <w:t>如處於批發或零售之市場層級</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9</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影響毛利率之因素</w:t>
      </w:r>
      <w:r w:rsidRPr="00EA272E">
        <w:rPr>
          <w:rFonts w:eastAsia="標楷體" w:hint="eastAsia"/>
          <w:sz w:val="26"/>
          <w:szCs w:val="26"/>
        </w:rPr>
        <w:t>。</w:t>
      </w:r>
      <w:r w:rsidR="00CA48A2" w:rsidRPr="00EA272E">
        <w:rPr>
          <w:rFonts w:eastAsia="標楷體"/>
          <w:sz w:val="26"/>
          <w:szCs w:val="26"/>
        </w:rPr>
        <w:t>其間如營利事業及其所從事之受控交易與可比較對象間</w:t>
      </w:r>
      <w:r w:rsidR="00CA48A2" w:rsidRPr="00EA272E">
        <w:rPr>
          <w:rFonts w:eastAsia="標楷體" w:hint="eastAsia"/>
          <w:sz w:val="26"/>
          <w:szCs w:val="26"/>
        </w:rPr>
        <w:t>存</w:t>
      </w:r>
      <w:r w:rsidR="00CA48A2" w:rsidRPr="00EA272E">
        <w:rPr>
          <w:rFonts w:eastAsia="標楷體"/>
          <w:sz w:val="26"/>
          <w:szCs w:val="26"/>
        </w:rPr>
        <w:t>有</w:t>
      </w:r>
      <w:r w:rsidR="004C2A43" w:rsidRPr="00EA272E">
        <w:rPr>
          <w:rFonts w:eastAsia="標楷體" w:hint="eastAsia"/>
          <w:sz w:val="26"/>
          <w:szCs w:val="26"/>
        </w:rPr>
        <w:t>前項</w:t>
      </w:r>
      <w:r w:rsidR="00CA48A2" w:rsidRPr="00EA272E">
        <w:rPr>
          <w:rFonts w:eastAsia="標楷體"/>
          <w:sz w:val="26"/>
          <w:szCs w:val="26"/>
        </w:rPr>
        <w:t>差異</w:t>
      </w:r>
      <w:r w:rsidRPr="00EA272E">
        <w:rPr>
          <w:rFonts w:eastAsia="標楷體"/>
          <w:sz w:val="26"/>
          <w:szCs w:val="26"/>
        </w:rPr>
        <w:t>，</w:t>
      </w:r>
      <w:r w:rsidR="002E0478" w:rsidRPr="00EA272E">
        <w:rPr>
          <w:rFonts w:eastAsia="標楷體"/>
          <w:sz w:val="26"/>
          <w:szCs w:val="26"/>
        </w:rPr>
        <w:t>應就該等差異對毛利率之影響進行</w:t>
      </w:r>
      <w:r w:rsidRPr="00EA272E">
        <w:rPr>
          <w:rFonts w:eastAsia="標楷體"/>
          <w:sz w:val="26"/>
          <w:szCs w:val="26"/>
        </w:rPr>
        <w:t>合理之調整，其無法經由合理之調整以消除該等差異者，應</w:t>
      </w:r>
      <w:r w:rsidR="002E0478" w:rsidRPr="00EA272E">
        <w:rPr>
          <w:rFonts w:eastAsia="標楷體"/>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成本加價法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17</w:t>
      </w:r>
      <w:r w:rsidRPr="00EA272E">
        <w:rPr>
          <w:rFonts w:eastAsia="標楷體"/>
          <w:sz w:val="26"/>
          <w:szCs w:val="26"/>
        </w:rPr>
        <w:t>條所</w:t>
      </w:r>
      <w:r w:rsidR="0044220E" w:rsidRPr="00EA272E">
        <w:rPr>
          <w:rFonts w:eastAsia="標楷體" w:hint="eastAsia"/>
          <w:sz w:val="26"/>
          <w:szCs w:val="26"/>
        </w:rPr>
        <w:t>定</w:t>
      </w:r>
      <w:r w:rsidRPr="00EA272E">
        <w:rPr>
          <w:rFonts w:eastAsia="標楷體"/>
          <w:sz w:val="26"/>
          <w:szCs w:val="26"/>
        </w:rPr>
        <w:t>成本加價法，係以自非關係人購進之成本或自行製造之成本，</w:t>
      </w:r>
      <w:proofErr w:type="gramStart"/>
      <w:r w:rsidRPr="00EA272E">
        <w:rPr>
          <w:rFonts w:eastAsia="標楷體"/>
          <w:sz w:val="26"/>
          <w:szCs w:val="26"/>
        </w:rPr>
        <w:t>加計依可</w:t>
      </w:r>
      <w:proofErr w:type="gramEnd"/>
      <w:r w:rsidRPr="00EA272E">
        <w:rPr>
          <w:rFonts w:eastAsia="標楷體"/>
          <w:sz w:val="26"/>
          <w:szCs w:val="26"/>
        </w:rPr>
        <w:t>比較未受控交易成本加價率計算之毛利後之金額，為受控交易之常規交易價格。</w:t>
      </w:r>
    </w:p>
    <w:p w:rsidR="006240E2" w:rsidRDefault="00CA48A2"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評估成本加價法之適用性時，尤應特別考量</w:t>
      </w:r>
      <w:r w:rsidR="004012DE"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執行之功能</w:t>
      </w:r>
      <w:r w:rsidRPr="00EA272E">
        <w:rPr>
          <w:rFonts w:eastAsia="標楷體" w:hint="eastAsia"/>
          <w:sz w:val="26"/>
          <w:szCs w:val="26"/>
        </w:rPr>
        <w:t>（</w:t>
      </w:r>
      <w:r w:rsidRPr="00EA272E">
        <w:rPr>
          <w:rFonts w:eastAsia="標楷體"/>
          <w:sz w:val="26"/>
          <w:szCs w:val="26"/>
        </w:rPr>
        <w:t>如製造、加工技術或安裝複雜程度、測試功能</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承擔之風險</w:t>
      </w:r>
      <w:r w:rsidRPr="00EA272E">
        <w:rPr>
          <w:rFonts w:eastAsia="標楷體" w:hint="eastAsia"/>
          <w:sz w:val="26"/>
          <w:szCs w:val="26"/>
        </w:rPr>
        <w:t>（</w:t>
      </w:r>
      <w:r w:rsidRPr="00EA272E">
        <w:rPr>
          <w:rFonts w:eastAsia="標楷體"/>
          <w:sz w:val="26"/>
          <w:szCs w:val="26"/>
        </w:rPr>
        <w:t>如市場風險、匯兌風險</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契約條款</w:t>
      </w:r>
      <w:r w:rsidRPr="00EA272E">
        <w:rPr>
          <w:rFonts w:eastAsia="標楷體" w:hint="eastAsia"/>
          <w:sz w:val="26"/>
          <w:szCs w:val="26"/>
        </w:rPr>
        <w:t>（</w:t>
      </w:r>
      <w:r w:rsidR="004012DE" w:rsidRPr="00EA272E">
        <w:rPr>
          <w:rFonts w:eastAsia="標楷體"/>
          <w:sz w:val="26"/>
          <w:szCs w:val="26"/>
        </w:rPr>
        <w:t>如保證範圍及條</w:t>
      </w:r>
      <w:r w:rsidR="004012DE" w:rsidRPr="00EA272E">
        <w:rPr>
          <w:rFonts w:eastAsia="標楷體" w:hint="eastAsia"/>
          <w:sz w:val="26"/>
          <w:szCs w:val="26"/>
        </w:rPr>
        <w:t>件</w:t>
      </w:r>
      <w:r w:rsidRPr="00EA272E">
        <w:rPr>
          <w:rFonts w:eastAsia="標楷體"/>
          <w:sz w:val="26"/>
          <w:szCs w:val="26"/>
        </w:rPr>
        <w:t>、交易數量、</w:t>
      </w:r>
      <w:r w:rsidRPr="00EA272E">
        <w:rPr>
          <w:rFonts w:eastAsia="標楷體"/>
          <w:sz w:val="26"/>
          <w:szCs w:val="26"/>
        </w:rPr>
        <w:lastRenderedPageBreak/>
        <w:t>信用條件、交貨條件</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交易內容是否包含無形資產</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成本結構</w:t>
      </w:r>
      <w:r w:rsidRPr="00EA272E">
        <w:rPr>
          <w:rFonts w:eastAsia="標楷體" w:hint="eastAsia"/>
          <w:sz w:val="26"/>
          <w:szCs w:val="26"/>
        </w:rPr>
        <w:t>（</w:t>
      </w:r>
      <w:r w:rsidRPr="00EA272E">
        <w:rPr>
          <w:rFonts w:eastAsia="標楷體"/>
          <w:sz w:val="26"/>
          <w:szCs w:val="26"/>
        </w:rPr>
        <w:t>如機器、設備已使用之年數</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Pr="00EA272E">
        <w:rPr>
          <w:rFonts w:eastAsia="標楷體"/>
          <w:sz w:val="26"/>
          <w:szCs w:val="26"/>
        </w:rPr>
        <w:t>商業經驗</w:t>
      </w:r>
      <w:r w:rsidRPr="00EA272E">
        <w:rPr>
          <w:rFonts w:eastAsia="標楷體" w:hint="eastAsia"/>
          <w:sz w:val="26"/>
          <w:szCs w:val="26"/>
        </w:rPr>
        <w:t>（</w:t>
      </w:r>
      <w:r w:rsidRPr="00EA272E">
        <w:rPr>
          <w:rFonts w:eastAsia="標楷體"/>
          <w:sz w:val="26"/>
          <w:szCs w:val="26"/>
        </w:rPr>
        <w:t>如處於開創期或成熟期</w:t>
      </w:r>
      <w:r w:rsidRPr="00EA272E">
        <w:rPr>
          <w:rFonts w:eastAsia="標楷體" w:hint="eastAsia"/>
          <w:sz w:val="26"/>
          <w:szCs w:val="26"/>
        </w:rPr>
        <w:t>）；</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管理效率</w:t>
      </w:r>
      <w:r w:rsidRPr="00EA272E">
        <w:rPr>
          <w:rFonts w:eastAsia="標楷體" w:hint="eastAsia"/>
          <w:sz w:val="26"/>
          <w:szCs w:val="26"/>
        </w:rPr>
        <w:t>及</w:t>
      </w:r>
      <w:r w:rsidRPr="00EA272E">
        <w:rPr>
          <w:rFonts w:eastAsia="標楷體" w:hint="eastAsia"/>
          <w:sz w:val="26"/>
          <w:szCs w:val="26"/>
        </w:rPr>
        <w:t>8</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w:t>
      </w:r>
      <w:r w:rsidRPr="00EA272E">
        <w:rPr>
          <w:rFonts w:eastAsia="標楷體"/>
          <w:sz w:val="26"/>
          <w:szCs w:val="26"/>
        </w:rPr>
        <w:t>如成本及存貨評價方法</w:t>
      </w:r>
      <w:r w:rsidRPr="00EA272E">
        <w:rPr>
          <w:rFonts w:eastAsia="標楷體" w:hint="eastAsia"/>
          <w:sz w:val="26"/>
          <w:szCs w:val="26"/>
        </w:rPr>
        <w:t>）等</w:t>
      </w:r>
      <w:r w:rsidRPr="00EA272E">
        <w:rPr>
          <w:rFonts w:eastAsia="標楷體"/>
          <w:sz w:val="26"/>
          <w:szCs w:val="26"/>
        </w:rPr>
        <w:t>影響成本加價率之因素</w:t>
      </w:r>
      <w:r w:rsidRPr="00EA272E">
        <w:rPr>
          <w:rFonts w:eastAsia="標楷體" w:hint="eastAsia"/>
          <w:sz w:val="26"/>
          <w:szCs w:val="26"/>
        </w:rPr>
        <w:t>。</w:t>
      </w:r>
      <w:r w:rsidRPr="00EA272E">
        <w:rPr>
          <w:rFonts w:eastAsia="標楷體"/>
          <w:sz w:val="26"/>
          <w:szCs w:val="26"/>
        </w:rPr>
        <w:t>其間如營利事業及其所從事之受控交易與可比較對象間</w:t>
      </w:r>
      <w:r w:rsidRPr="00EA272E">
        <w:rPr>
          <w:rFonts w:eastAsia="標楷體" w:hint="eastAsia"/>
          <w:sz w:val="26"/>
          <w:szCs w:val="26"/>
        </w:rPr>
        <w:t>存</w:t>
      </w:r>
      <w:r w:rsidRPr="00EA272E">
        <w:rPr>
          <w:rFonts w:eastAsia="標楷體"/>
          <w:sz w:val="26"/>
          <w:szCs w:val="26"/>
        </w:rPr>
        <w:t>有</w:t>
      </w:r>
      <w:r w:rsidR="004C2A43" w:rsidRPr="00EA272E">
        <w:rPr>
          <w:rFonts w:eastAsia="標楷體" w:hint="eastAsia"/>
          <w:sz w:val="26"/>
          <w:szCs w:val="26"/>
        </w:rPr>
        <w:t>前項</w:t>
      </w:r>
      <w:r w:rsidRPr="00EA272E">
        <w:rPr>
          <w:rFonts w:eastAsia="標楷體"/>
          <w:sz w:val="26"/>
          <w:szCs w:val="26"/>
        </w:rPr>
        <w:t>差異，應就該等差異對成本加價率之影響進行合理之調整，其無法經由合理之調整以消除該等差異者，應採用其他適合之常規交易方法。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可比較利潤法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18</w:t>
      </w:r>
      <w:r w:rsidRPr="00EA272E">
        <w:rPr>
          <w:rFonts w:eastAsia="標楷體"/>
          <w:sz w:val="26"/>
          <w:szCs w:val="26"/>
        </w:rPr>
        <w:t>條所定可比較利潤法，係以可比較未受控交易於特定年限內之平均利潤率指標為基礎，計算可比較營業利潤，並據以決定受控交易之常規交易結果。</w:t>
      </w:r>
    </w:p>
    <w:p w:rsidR="006240E2" w:rsidRDefault="007413E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採用可比較利潤法時，</w:t>
      </w:r>
      <w:r w:rsidR="00D0513E" w:rsidRPr="00EA272E">
        <w:rPr>
          <w:rFonts w:eastAsia="標楷體" w:hint="eastAsia"/>
          <w:sz w:val="26"/>
          <w:szCs w:val="26"/>
        </w:rPr>
        <w:t>須</w:t>
      </w:r>
      <w:r w:rsidR="004012DE" w:rsidRPr="00EA272E">
        <w:rPr>
          <w:rFonts w:eastAsia="標楷體" w:hint="eastAsia"/>
          <w:sz w:val="26"/>
          <w:szCs w:val="26"/>
        </w:rPr>
        <w:t>遵循下列步驟：</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選定受測個體及受測活動</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選定與受測個體及受測活動相似之可比較未受控交易</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選定利潤率指標</w:t>
      </w:r>
      <w:r w:rsidRPr="00EA272E">
        <w:rPr>
          <w:rFonts w:eastAsia="標楷體" w:hint="eastAsia"/>
          <w:sz w:val="26"/>
          <w:szCs w:val="26"/>
        </w:rPr>
        <w:t>；</w:t>
      </w:r>
      <w:r w:rsidRPr="00EA272E">
        <w:rPr>
          <w:rFonts w:eastAsia="標楷體" w:hint="eastAsia"/>
          <w:sz w:val="26"/>
          <w:szCs w:val="26"/>
        </w:rPr>
        <w:t>4</w:t>
      </w:r>
      <w:proofErr w:type="gramStart"/>
      <w:r w:rsidRPr="00EA272E">
        <w:rPr>
          <w:rFonts w:eastAsia="標楷體" w:hint="eastAsia"/>
          <w:sz w:val="26"/>
          <w:szCs w:val="26"/>
        </w:rPr>
        <w:t>）</w:t>
      </w:r>
      <w:proofErr w:type="gramEnd"/>
      <w:r w:rsidRPr="00EA272E">
        <w:rPr>
          <w:rFonts w:eastAsia="標楷體"/>
          <w:sz w:val="26"/>
          <w:szCs w:val="26"/>
        </w:rPr>
        <w:t>決定可比較未受控交易之平均利潤率</w:t>
      </w:r>
      <w:r w:rsidRPr="00EA272E">
        <w:rPr>
          <w:rFonts w:eastAsia="標楷體" w:hint="eastAsia"/>
          <w:sz w:val="26"/>
          <w:szCs w:val="26"/>
        </w:rPr>
        <w:t>；</w:t>
      </w:r>
      <w:r w:rsidRPr="00EA272E">
        <w:rPr>
          <w:rFonts w:eastAsia="標楷體" w:hint="eastAsia"/>
          <w:sz w:val="26"/>
          <w:szCs w:val="26"/>
        </w:rPr>
        <w:t>5</w:t>
      </w:r>
      <w:proofErr w:type="gramStart"/>
      <w:r w:rsidRPr="00EA272E">
        <w:rPr>
          <w:rFonts w:eastAsia="標楷體" w:hint="eastAsia"/>
          <w:sz w:val="26"/>
          <w:szCs w:val="26"/>
        </w:rPr>
        <w:t>）</w:t>
      </w:r>
      <w:proofErr w:type="gramEnd"/>
      <w:r w:rsidRPr="00EA272E">
        <w:rPr>
          <w:rFonts w:eastAsia="標楷體"/>
          <w:sz w:val="26"/>
          <w:szCs w:val="26"/>
        </w:rPr>
        <w:t>依受測個體之受測活動於特定年限內之營業資產、銷貨淨額、營業費用或其他基礎之年平均數，計算可比較營業利潤</w:t>
      </w:r>
      <w:r w:rsidRPr="00EA272E">
        <w:rPr>
          <w:rFonts w:eastAsia="標楷體" w:hint="eastAsia"/>
          <w:sz w:val="26"/>
          <w:szCs w:val="26"/>
        </w:rPr>
        <w:t>；</w:t>
      </w:r>
      <w:r w:rsidRPr="00EA272E">
        <w:rPr>
          <w:rFonts w:eastAsia="標楷體" w:hint="eastAsia"/>
          <w:sz w:val="26"/>
          <w:szCs w:val="26"/>
        </w:rPr>
        <w:t>6</w:t>
      </w:r>
      <w:proofErr w:type="gramStart"/>
      <w:r w:rsidRPr="00EA272E">
        <w:rPr>
          <w:rFonts w:eastAsia="標楷體" w:hint="eastAsia"/>
          <w:sz w:val="26"/>
          <w:szCs w:val="26"/>
        </w:rPr>
        <w:t>）</w:t>
      </w:r>
      <w:proofErr w:type="gramEnd"/>
      <w:r w:rsidR="00D0513E" w:rsidRPr="00EA272E">
        <w:rPr>
          <w:rFonts w:eastAsia="標楷體"/>
          <w:sz w:val="26"/>
          <w:szCs w:val="26"/>
        </w:rPr>
        <w:t>受測個體從事受測活動於特定年限內之平均營業利潤</w:t>
      </w:r>
      <w:r w:rsidR="004012DE" w:rsidRPr="00EA272E">
        <w:rPr>
          <w:rFonts w:eastAsia="標楷體" w:hint="eastAsia"/>
          <w:sz w:val="26"/>
          <w:szCs w:val="26"/>
        </w:rPr>
        <w:t>在</w:t>
      </w:r>
      <w:r w:rsidRPr="00EA272E">
        <w:rPr>
          <w:rFonts w:eastAsia="標楷體"/>
          <w:sz w:val="26"/>
          <w:szCs w:val="26"/>
        </w:rPr>
        <w:t>常規交易範圍之內者，視為符合常規；在該範圍之外者，按交易當年度所有可比較營業利潤之中位數調整受測個體當年度之營業利潤</w:t>
      </w:r>
      <w:r w:rsidRPr="00EA272E">
        <w:rPr>
          <w:rFonts w:eastAsia="標楷體" w:hint="eastAsia"/>
          <w:sz w:val="26"/>
          <w:szCs w:val="26"/>
        </w:rPr>
        <w:t>及</w:t>
      </w:r>
      <w:r w:rsidRPr="00EA272E">
        <w:rPr>
          <w:rFonts w:eastAsia="標楷體" w:hint="eastAsia"/>
          <w:sz w:val="26"/>
          <w:szCs w:val="26"/>
        </w:rPr>
        <w:t>7</w:t>
      </w:r>
      <w:proofErr w:type="gramStart"/>
      <w:r w:rsidRPr="00EA272E">
        <w:rPr>
          <w:rFonts w:eastAsia="標楷體" w:hint="eastAsia"/>
          <w:sz w:val="26"/>
          <w:szCs w:val="26"/>
        </w:rPr>
        <w:t>）</w:t>
      </w:r>
      <w:proofErr w:type="gramEnd"/>
      <w:r w:rsidRPr="00EA272E">
        <w:rPr>
          <w:rFonts w:eastAsia="標楷體"/>
          <w:sz w:val="26"/>
          <w:szCs w:val="26"/>
        </w:rPr>
        <w:t>以受測個體之常</w:t>
      </w:r>
      <w:r w:rsidR="004012DE" w:rsidRPr="00EA272E">
        <w:rPr>
          <w:rFonts w:eastAsia="標楷體"/>
          <w:sz w:val="26"/>
          <w:szCs w:val="26"/>
        </w:rPr>
        <w:t>規營業利潤為基礎，決定受測個體以外依</w:t>
      </w:r>
      <w:r w:rsidR="00DC327D" w:rsidRPr="00EA272E">
        <w:rPr>
          <w:rFonts w:eastAsia="標楷體" w:hint="eastAsia"/>
          <w:sz w:val="26"/>
          <w:szCs w:val="26"/>
        </w:rPr>
        <w:t>移轉訂價查核</w:t>
      </w:r>
      <w:r w:rsidR="00D0513E" w:rsidRPr="00EA272E">
        <w:rPr>
          <w:rFonts w:eastAsia="標楷體" w:hint="eastAsia"/>
          <w:sz w:val="26"/>
          <w:szCs w:val="26"/>
        </w:rPr>
        <w:t>準則</w:t>
      </w:r>
      <w:r w:rsidRPr="00EA272E">
        <w:rPr>
          <w:rFonts w:eastAsia="標楷體"/>
          <w:sz w:val="26"/>
          <w:szCs w:val="26"/>
        </w:rPr>
        <w:t>規定應繳納中華民國所得稅之同一受控交易其他參與人之常規交易結果</w:t>
      </w:r>
      <w:r w:rsidRPr="00EA272E">
        <w:rPr>
          <w:rFonts w:eastAsia="標楷體" w:hint="eastAsia"/>
          <w:sz w:val="26"/>
          <w:szCs w:val="26"/>
        </w:rPr>
        <w:t>。</w:t>
      </w:r>
    </w:p>
    <w:p w:rsidR="006240E2" w:rsidRDefault="007413E8" w:rsidP="00BD6D02">
      <w:pPr>
        <w:spacing w:beforeLines="50" w:before="120" w:afterLines="50" w:after="120" w:line="360" w:lineRule="auto"/>
        <w:ind w:leftChars="200" w:left="480" w:firstLineChars="200" w:firstLine="520"/>
        <w:jc w:val="both"/>
        <w:rPr>
          <w:rFonts w:eastAsia="標楷體"/>
          <w:bCs/>
          <w:sz w:val="26"/>
          <w:szCs w:val="26"/>
        </w:rPr>
      </w:pPr>
      <w:r w:rsidRPr="00EA272E">
        <w:rPr>
          <w:rFonts w:eastAsia="標楷體"/>
          <w:sz w:val="26"/>
          <w:szCs w:val="26"/>
        </w:rPr>
        <w:t>評估可比較利潤法之適用性時</w:t>
      </w:r>
      <w:r w:rsidR="00E52E51" w:rsidRPr="00EA272E">
        <w:rPr>
          <w:rFonts w:eastAsia="標楷體"/>
          <w:sz w:val="26"/>
          <w:szCs w:val="26"/>
        </w:rPr>
        <w:t>，尤應特別考量受測個體及受測活動與非關係人及其所從事相關活動之</w:t>
      </w:r>
      <w:r w:rsidR="005D1657" w:rsidRPr="00EA272E">
        <w:rPr>
          <w:rFonts w:eastAsia="標楷體" w:hint="eastAsia"/>
          <w:sz w:val="26"/>
          <w:szCs w:val="26"/>
        </w:rPr>
        <w:t>下列因素：</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影響</w:t>
      </w:r>
      <w:proofErr w:type="gramStart"/>
      <w:r w:rsidRPr="00EA272E">
        <w:rPr>
          <w:rFonts w:eastAsia="標楷體"/>
          <w:sz w:val="26"/>
          <w:szCs w:val="26"/>
        </w:rPr>
        <w:t>二者間可比較</w:t>
      </w:r>
      <w:proofErr w:type="gramEnd"/>
      <w:r w:rsidRPr="00EA272E">
        <w:rPr>
          <w:rFonts w:eastAsia="標楷體"/>
          <w:sz w:val="26"/>
          <w:szCs w:val="26"/>
        </w:rPr>
        <w:t>程度</w:t>
      </w:r>
      <w:r w:rsidRPr="00EA272E">
        <w:rPr>
          <w:rFonts w:eastAsia="標楷體" w:hint="eastAsia"/>
          <w:sz w:val="26"/>
          <w:szCs w:val="26"/>
        </w:rPr>
        <w:t>之</w:t>
      </w:r>
      <w:r w:rsidRPr="00EA272E">
        <w:rPr>
          <w:rFonts w:eastAsia="標楷體"/>
          <w:sz w:val="26"/>
          <w:szCs w:val="26"/>
        </w:rPr>
        <w:t>因素</w:t>
      </w:r>
      <w:r w:rsidRPr="00EA272E">
        <w:rPr>
          <w:rFonts w:eastAsia="標楷體" w:hint="eastAsia"/>
          <w:sz w:val="26"/>
          <w:szCs w:val="26"/>
        </w:rPr>
        <w:t>（</w:t>
      </w:r>
      <w:r w:rsidRPr="00EA272E">
        <w:rPr>
          <w:rFonts w:eastAsia="標楷體"/>
          <w:sz w:val="26"/>
          <w:szCs w:val="26"/>
        </w:rPr>
        <w:t>包括執行之功能、承擔之風險、使用之營業資產、相關之營</w:t>
      </w:r>
      <w:r w:rsidRPr="00EA272E">
        <w:rPr>
          <w:rFonts w:eastAsia="標楷體"/>
          <w:sz w:val="26"/>
          <w:szCs w:val="26"/>
        </w:rPr>
        <w:lastRenderedPageBreak/>
        <w:t>業、交易標的資產或服務之市場、營業規模、位於商業循環或產品循環之階段</w:t>
      </w:r>
      <w:r w:rsidRPr="00EA272E">
        <w:rPr>
          <w:rFonts w:eastAsia="標楷體" w:hint="eastAsia"/>
          <w:sz w:val="26"/>
          <w:szCs w:val="26"/>
        </w:rPr>
        <w:t>）；</w:t>
      </w:r>
      <w:r w:rsidRPr="00EA272E">
        <w:rPr>
          <w:rFonts w:eastAsia="標楷體" w:hint="eastAsia"/>
          <w:sz w:val="26"/>
          <w:szCs w:val="26"/>
        </w:rPr>
        <w:t>2</w:t>
      </w:r>
      <w:proofErr w:type="gramStart"/>
      <w:r w:rsidRPr="00EA272E">
        <w:rPr>
          <w:rFonts w:eastAsia="標楷體" w:hint="eastAsia"/>
          <w:sz w:val="26"/>
          <w:szCs w:val="26"/>
        </w:rPr>
        <w:t>）</w:t>
      </w:r>
      <w:proofErr w:type="gramEnd"/>
      <w:r w:rsidRPr="00EA272E">
        <w:rPr>
          <w:rFonts w:eastAsia="標楷體"/>
          <w:sz w:val="26"/>
          <w:szCs w:val="26"/>
        </w:rPr>
        <w:t>成本、費用、所得及資產，於受測活動及其他活動間分攤方式之合理性及適宜性</w:t>
      </w:r>
      <w:r w:rsidR="005D1657" w:rsidRPr="00EA272E">
        <w:rPr>
          <w:rFonts w:eastAsia="標楷體" w:hint="eastAsia"/>
          <w:sz w:val="26"/>
          <w:szCs w:val="26"/>
        </w:rPr>
        <w:t>與</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。若</w:t>
      </w:r>
      <w:r w:rsidR="00E52E51" w:rsidRPr="00EA272E">
        <w:rPr>
          <w:rFonts w:eastAsia="標楷體"/>
          <w:sz w:val="26"/>
          <w:szCs w:val="26"/>
        </w:rPr>
        <w:t>受測個體及受測活動，與非關係人及其所從事之</w:t>
      </w:r>
      <w:r w:rsidR="00E52E51" w:rsidRPr="00EA272E">
        <w:rPr>
          <w:rFonts w:eastAsia="標楷體"/>
          <w:bCs/>
          <w:sz w:val="26"/>
          <w:szCs w:val="26"/>
        </w:rPr>
        <w:t>相關活動間，如存在前項因素之差異，應就該等差異對營業利潤之影響進行</w:t>
      </w:r>
      <w:r w:rsidR="00ED2676" w:rsidRPr="00EA272E">
        <w:rPr>
          <w:rFonts w:eastAsia="標楷體"/>
          <w:bCs/>
          <w:sz w:val="26"/>
          <w:szCs w:val="26"/>
        </w:rPr>
        <w:t>合理之調整，其無法經由合理之調整以消除該等差異者，應</w:t>
      </w:r>
      <w:r w:rsidR="00E52E51" w:rsidRPr="00EA272E">
        <w:rPr>
          <w:rFonts w:eastAsia="標楷體"/>
          <w:bCs/>
          <w:sz w:val="26"/>
          <w:szCs w:val="26"/>
        </w:rPr>
        <w:t>採用其他適合之常規交易方法。</w:t>
      </w:r>
    </w:p>
    <w:p w:rsidR="006240E2" w:rsidRDefault="00B276E3" w:rsidP="00BD6D02">
      <w:pPr>
        <w:numPr>
          <w:ilvl w:val="0"/>
          <w:numId w:val="32"/>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t>利潤分割法</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依據移轉訂價查核準則第</w:t>
      </w:r>
      <w:r w:rsidRPr="00EA272E">
        <w:rPr>
          <w:rFonts w:eastAsia="標楷體"/>
          <w:sz w:val="26"/>
          <w:szCs w:val="26"/>
        </w:rPr>
        <w:t>19</w:t>
      </w:r>
      <w:r w:rsidRPr="00EA272E">
        <w:rPr>
          <w:rFonts w:eastAsia="標楷體"/>
          <w:sz w:val="26"/>
          <w:szCs w:val="26"/>
        </w:rPr>
        <w:t>條所定利潤分割法，係於受控交易之各參與人所從事之活動高度整合致無法單</w:t>
      </w:r>
      <w:r w:rsidR="00F020F7" w:rsidRPr="00EA272E">
        <w:rPr>
          <w:rFonts w:eastAsia="標楷體"/>
          <w:sz w:val="26"/>
          <w:szCs w:val="26"/>
        </w:rPr>
        <w:t>獨衡量其交易結果時，</w:t>
      </w:r>
      <w:r w:rsidR="00932517" w:rsidRPr="00EA272E">
        <w:rPr>
          <w:rFonts w:eastAsia="標楷體" w:hint="eastAsia"/>
          <w:sz w:val="26"/>
          <w:szCs w:val="26"/>
        </w:rPr>
        <w:t>依</w:t>
      </w:r>
      <w:r w:rsidR="00F020F7" w:rsidRPr="00EA272E">
        <w:rPr>
          <w:rFonts w:eastAsia="標楷體"/>
          <w:sz w:val="26"/>
          <w:szCs w:val="26"/>
        </w:rPr>
        <w:t>各參與人對所有參與人合併營業利潤之貢獻，計</w:t>
      </w:r>
      <w:r w:rsidRPr="00EA272E">
        <w:rPr>
          <w:rFonts w:eastAsia="標楷體"/>
          <w:sz w:val="26"/>
          <w:szCs w:val="26"/>
        </w:rPr>
        <w:t>算各參與人應分配之營業利潤。</w:t>
      </w:r>
    </w:p>
    <w:p w:rsidR="006240E2" w:rsidRDefault="005675EC"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合併營業利潤之分配，</w:t>
      </w:r>
      <w:r w:rsidRPr="00EA272E">
        <w:rPr>
          <w:rFonts w:eastAsia="標楷體" w:hint="eastAsia"/>
          <w:sz w:val="26"/>
          <w:szCs w:val="26"/>
        </w:rPr>
        <w:t>須</w:t>
      </w:r>
      <w:r w:rsidR="000508C9" w:rsidRPr="00EA272E">
        <w:rPr>
          <w:rFonts w:eastAsia="標楷體" w:hint="eastAsia"/>
          <w:sz w:val="26"/>
          <w:szCs w:val="26"/>
        </w:rPr>
        <w:t>先</w:t>
      </w:r>
      <w:r w:rsidRPr="00EA272E">
        <w:rPr>
          <w:rFonts w:eastAsia="標楷體"/>
          <w:sz w:val="26"/>
          <w:szCs w:val="26"/>
        </w:rPr>
        <w:t>按例行性貢獻分配例行性利潤</w:t>
      </w:r>
      <w:r w:rsidR="000508C9" w:rsidRPr="00EA272E">
        <w:rPr>
          <w:rFonts w:eastAsia="標楷體" w:hint="eastAsia"/>
          <w:sz w:val="26"/>
          <w:szCs w:val="26"/>
        </w:rPr>
        <w:t>：</w:t>
      </w:r>
      <w:r w:rsidR="000508C9" w:rsidRPr="00EA272E">
        <w:rPr>
          <w:rFonts w:eastAsia="標楷體" w:hint="eastAsia"/>
          <w:sz w:val="26"/>
          <w:szCs w:val="26"/>
        </w:rPr>
        <w:t>1</w:t>
      </w:r>
      <w:proofErr w:type="gramStart"/>
      <w:r w:rsidR="000508C9" w:rsidRPr="00EA272E">
        <w:rPr>
          <w:rFonts w:eastAsia="標楷體" w:hint="eastAsia"/>
          <w:sz w:val="26"/>
          <w:szCs w:val="26"/>
        </w:rPr>
        <w:t>）</w:t>
      </w:r>
      <w:proofErr w:type="gramEnd"/>
      <w:r w:rsidR="000508C9" w:rsidRPr="00EA272E">
        <w:rPr>
          <w:rFonts w:eastAsia="標楷體"/>
          <w:sz w:val="26"/>
          <w:szCs w:val="26"/>
        </w:rPr>
        <w:t>以合併營業利潤為基礎，依各參與人從事相關營業活動之例行性貢獻，分配其應得之市場公平報酬</w:t>
      </w:r>
      <w:r w:rsidR="000508C9" w:rsidRPr="00EA272E">
        <w:rPr>
          <w:rFonts w:eastAsia="標楷體" w:hint="eastAsia"/>
          <w:sz w:val="26"/>
          <w:szCs w:val="26"/>
        </w:rPr>
        <w:t>；</w:t>
      </w:r>
      <w:r w:rsidR="000508C9" w:rsidRPr="00EA272E">
        <w:rPr>
          <w:rFonts w:eastAsia="標楷體" w:hint="eastAsia"/>
          <w:sz w:val="26"/>
          <w:szCs w:val="26"/>
        </w:rPr>
        <w:t>2</w:t>
      </w:r>
      <w:proofErr w:type="gramStart"/>
      <w:r w:rsidR="000508C9" w:rsidRPr="00EA272E">
        <w:rPr>
          <w:rFonts w:eastAsia="標楷體" w:hint="eastAsia"/>
          <w:sz w:val="26"/>
          <w:szCs w:val="26"/>
        </w:rPr>
        <w:t>）</w:t>
      </w:r>
      <w:proofErr w:type="gramEnd"/>
      <w:r w:rsidR="000508C9" w:rsidRPr="00EA272E">
        <w:rPr>
          <w:rFonts w:eastAsia="標楷體"/>
          <w:sz w:val="26"/>
          <w:szCs w:val="26"/>
        </w:rPr>
        <w:t>所稱例行性貢獻，指非關係人對於相同或類似營業活動之貢獻，其以可資辨識市場公平報酬之營業活動為基礎</w:t>
      </w:r>
      <w:r w:rsidR="000508C9" w:rsidRPr="00EA272E">
        <w:rPr>
          <w:rFonts w:eastAsia="標楷體" w:hint="eastAsia"/>
          <w:sz w:val="26"/>
          <w:szCs w:val="26"/>
        </w:rPr>
        <w:t>及</w:t>
      </w:r>
      <w:r w:rsidR="000508C9" w:rsidRPr="00EA272E">
        <w:rPr>
          <w:rFonts w:eastAsia="標楷體" w:hint="eastAsia"/>
          <w:sz w:val="26"/>
          <w:szCs w:val="26"/>
        </w:rPr>
        <w:t>3</w:t>
      </w:r>
      <w:proofErr w:type="gramStart"/>
      <w:r w:rsidR="000508C9" w:rsidRPr="00EA272E">
        <w:rPr>
          <w:rFonts w:eastAsia="標楷體" w:hint="eastAsia"/>
          <w:sz w:val="26"/>
          <w:szCs w:val="26"/>
        </w:rPr>
        <w:t>）</w:t>
      </w:r>
      <w:proofErr w:type="gramEnd"/>
      <w:r w:rsidR="000508C9" w:rsidRPr="00EA272E">
        <w:rPr>
          <w:rFonts w:eastAsia="標楷體"/>
          <w:sz w:val="26"/>
          <w:szCs w:val="26"/>
        </w:rPr>
        <w:t>計算例行性利潤時，應進行功能分析，依各參與人執行之功能、承擔之風險及使用之資產，確認其從事相關營業活動應分配之市場公平報酬。</w:t>
      </w:r>
      <w:r w:rsidR="000508C9" w:rsidRPr="00EA272E">
        <w:rPr>
          <w:rFonts w:eastAsia="標楷體" w:hint="eastAsia"/>
          <w:sz w:val="26"/>
          <w:szCs w:val="26"/>
        </w:rPr>
        <w:t>然後再</w:t>
      </w:r>
      <w:r w:rsidRPr="00EA272E">
        <w:rPr>
          <w:rFonts w:eastAsia="標楷體"/>
          <w:sz w:val="26"/>
          <w:szCs w:val="26"/>
        </w:rPr>
        <w:t>按對無形資產之貢獻分配剩餘利潤</w:t>
      </w:r>
      <w:r w:rsidR="000508C9" w:rsidRPr="00EA272E">
        <w:rPr>
          <w:rFonts w:eastAsia="標楷體" w:hint="eastAsia"/>
          <w:sz w:val="26"/>
          <w:szCs w:val="26"/>
        </w:rPr>
        <w:t>：</w:t>
      </w:r>
      <w:r w:rsidR="0091516D" w:rsidRPr="00EA272E">
        <w:rPr>
          <w:rFonts w:eastAsia="標楷體"/>
          <w:sz w:val="26"/>
          <w:szCs w:val="26"/>
        </w:rPr>
        <w:t>合併營業利潤減除</w:t>
      </w:r>
      <w:r w:rsidR="000508C9" w:rsidRPr="00EA272E">
        <w:rPr>
          <w:rFonts w:eastAsia="標楷體"/>
          <w:sz w:val="26"/>
          <w:szCs w:val="26"/>
        </w:rPr>
        <w:t>分配予各參與人之例行性利潤後，以其餘額按各參與人於相關營業活動中對於無形資產之貢獻價值，計算其應分配之剩餘利潤。</w:t>
      </w:r>
    </w:p>
    <w:p w:rsidR="006240E2" w:rsidRDefault="0091516D"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評估利潤分割法之適用性時</w:t>
      </w:r>
      <w:r w:rsidRPr="00EA272E">
        <w:rPr>
          <w:rFonts w:eastAsia="標楷體" w:hint="eastAsia"/>
          <w:sz w:val="26"/>
          <w:szCs w:val="26"/>
        </w:rPr>
        <w:t>，</w:t>
      </w:r>
      <w:r w:rsidRPr="00EA272E">
        <w:rPr>
          <w:rFonts w:eastAsia="標楷體"/>
          <w:sz w:val="26"/>
          <w:szCs w:val="26"/>
        </w:rPr>
        <w:t>尤應特別考量</w:t>
      </w:r>
      <w:r w:rsidR="00085D02" w:rsidRPr="00EA272E">
        <w:rPr>
          <w:rFonts w:eastAsia="標楷體" w:hint="eastAsia"/>
          <w:sz w:val="26"/>
          <w:szCs w:val="26"/>
        </w:rPr>
        <w:t>下列因素</w:t>
      </w:r>
      <w:r w:rsidR="007B29C0" w:rsidRPr="00EA272E">
        <w:rPr>
          <w:rFonts w:eastAsia="標楷體" w:hint="eastAsia"/>
          <w:sz w:val="26"/>
          <w:szCs w:val="26"/>
        </w:rPr>
        <w:t>：</w:t>
      </w:r>
      <w:r w:rsidRPr="00EA272E">
        <w:rPr>
          <w:rFonts w:eastAsia="標楷體" w:hint="eastAsia"/>
          <w:sz w:val="26"/>
          <w:szCs w:val="26"/>
        </w:rPr>
        <w:t>1</w:t>
      </w:r>
      <w:proofErr w:type="gramStart"/>
      <w:r w:rsidRPr="00EA272E">
        <w:rPr>
          <w:rFonts w:eastAsia="標楷體" w:hint="eastAsia"/>
          <w:sz w:val="26"/>
          <w:szCs w:val="26"/>
        </w:rPr>
        <w:t>）</w:t>
      </w:r>
      <w:proofErr w:type="gramEnd"/>
      <w:r w:rsidRPr="00EA272E">
        <w:rPr>
          <w:rFonts w:eastAsia="標楷體"/>
          <w:sz w:val="26"/>
          <w:szCs w:val="26"/>
        </w:rPr>
        <w:t>決定例行性貢獻市場公平報酬之方法所應考量之因素</w:t>
      </w:r>
      <w:r w:rsidRPr="00EA272E">
        <w:rPr>
          <w:rFonts w:eastAsia="標楷體" w:hint="eastAsia"/>
          <w:sz w:val="26"/>
          <w:szCs w:val="26"/>
        </w:rPr>
        <w:t>（</w:t>
      </w:r>
      <w:r w:rsidRPr="00EA272E">
        <w:rPr>
          <w:rFonts w:eastAsia="標楷體"/>
          <w:sz w:val="26"/>
          <w:szCs w:val="26"/>
        </w:rPr>
        <w:t>包括執行之功能、承擔之風險及使用之資產</w:t>
      </w:r>
      <w:r w:rsidRPr="00EA272E">
        <w:rPr>
          <w:rFonts w:eastAsia="標楷體" w:hint="eastAsia"/>
          <w:sz w:val="26"/>
          <w:szCs w:val="26"/>
        </w:rPr>
        <w:t>）</w:t>
      </w:r>
      <w:r w:rsidRPr="00EA272E">
        <w:rPr>
          <w:rFonts w:eastAsia="標楷體"/>
          <w:sz w:val="26"/>
          <w:szCs w:val="26"/>
        </w:rPr>
        <w:t>；</w:t>
      </w:r>
      <w:r w:rsidRPr="00EA272E">
        <w:rPr>
          <w:rFonts w:eastAsia="標楷體"/>
          <w:sz w:val="26"/>
          <w:szCs w:val="26"/>
        </w:rPr>
        <w:t>2</w:t>
      </w:r>
      <w:proofErr w:type="gramStart"/>
      <w:r w:rsidRPr="00EA272E">
        <w:rPr>
          <w:rFonts w:eastAsia="標楷體"/>
          <w:sz w:val="26"/>
          <w:szCs w:val="26"/>
        </w:rPr>
        <w:t>）</w:t>
      </w:r>
      <w:proofErr w:type="gramEnd"/>
      <w:r w:rsidRPr="00EA272E">
        <w:rPr>
          <w:rFonts w:eastAsia="標楷體"/>
          <w:sz w:val="26"/>
          <w:szCs w:val="26"/>
        </w:rPr>
        <w:t>成本、費用、所得及資產，於相關營業活動及其他活動間分攤方式之合理性及適宜性</w:t>
      </w:r>
      <w:r w:rsidRPr="00EA272E">
        <w:rPr>
          <w:rFonts w:eastAsia="標楷體" w:hint="eastAsia"/>
          <w:sz w:val="26"/>
          <w:szCs w:val="26"/>
        </w:rPr>
        <w:t>；</w:t>
      </w:r>
      <w:r w:rsidRPr="00EA272E">
        <w:rPr>
          <w:rFonts w:eastAsia="標楷體" w:hint="eastAsia"/>
          <w:sz w:val="26"/>
          <w:szCs w:val="26"/>
        </w:rPr>
        <w:t>3</w:t>
      </w:r>
      <w:proofErr w:type="gramStart"/>
      <w:r w:rsidRPr="00EA272E">
        <w:rPr>
          <w:rFonts w:eastAsia="標楷體" w:hint="eastAsia"/>
          <w:sz w:val="26"/>
          <w:szCs w:val="26"/>
        </w:rPr>
        <w:t>）</w:t>
      </w:r>
      <w:proofErr w:type="gramEnd"/>
      <w:r w:rsidRPr="00EA272E">
        <w:rPr>
          <w:rFonts w:eastAsia="標楷體"/>
          <w:sz w:val="26"/>
          <w:szCs w:val="26"/>
        </w:rPr>
        <w:t>會計處理之一致性</w:t>
      </w:r>
      <w:r w:rsidRPr="00EA272E">
        <w:rPr>
          <w:rFonts w:eastAsia="標楷體" w:hint="eastAsia"/>
          <w:sz w:val="26"/>
          <w:szCs w:val="26"/>
        </w:rPr>
        <w:t>及</w:t>
      </w:r>
      <w:r w:rsidRPr="00EA272E">
        <w:rPr>
          <w:rFonts w:eastAsia="標楷體" w:hint="eastAsia"/>
          <w:sz w:val="26"/>
          <w:szCs w:val="26"/>
        </w:rPr>
        <w:lastRenderedPageBreak/>
        <w:t>4</w:t>
      </w:r>
      <w:proofErr w:type="gramStart"/>
      <w:r w:rsidRPr="00EA272E">
        <w:rPr>
          <w:rFonts w:eastAsia="標楷體" w:hint="eastAsia"/>
          <w:sz w:val="26"/>
          <w:szCs w:val="26"/>
        </w:rPr>
        <w:t>）</w:t>
      </w:r>
      <w:proofErr w:type="gramEnd"/>
      <w:r w:rsidRPr="00EA272E">
        <w:rPr>
          <w:rFonts w:eastAsia="標楷體"/>
          <w:sz w:val="26"/>
          <w:szCs w:val="26"/>
        </w:rPr>
        <w:t>決定各參與人對無形資產之貢獻價值所使用資料及假設之可信賴程度</w:t>
      </w:r>
      <w:r w:rsidRPr="00EA272E">
        <w:rPr>
          <w:rFonts w:eastAsia="標楷體" w:hint="eastAsia"/>
          <w:sz w:val="26"/>
          <w:szCs w:val="26"/>
        </w:rPr>
        <w:t>。若</w:t>
      </w:r>
      <w:r w:rsidRPr="00EA272E">
        <w:rPr>
          <w:rFonts w:eastAsia="標楷體"/>
          <w:sz w:val="26"/>
          <w:szCs w:val="26"/>
        </w:rPr>
        <w:t>受控交易參與人及其所從事之營業活動，與非關係人及其所從事相同或類似之營業活動間，如存在前項之差異，應就該等差異之影響進行合理之調整，其無法經由合理之調整以消除該等差異者，應採用其他適合之常規交易方法。</w:t>
      </w:r>
    </w:p>
    <w:p w:rsidR="006240E2" w:rsidRDefault="005D1657"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w:t>
      </w:r>
      <w:r w:rsidR="002D5986" w:rsidRPr="00EA272E">
        <w:rPr>
          <w:rFonts w:eastAsia="標楷體" w:hint="eastAsia"/>
          <w:sz w:val="26"/>
          <w:szCs w:val="26"/>
        </w:rPr>
        <w:t>可比較利潤法及利潤分割法等</w:t>
      </w:r>
      <w:r w:rsidRPr="00EA272E">
        <w:rPr>
          <w:rFonts w:eastAsia="標楷體" w:hint="eastAsia"/>
          <w:sz w:val="26"/>
          <w:szCs w:val="26"/>
        </w:rPr>
        <w:t>利潤法</w:t>
      </w:r>
      <w:r w:rsidRPr="00EA272E">
        <w:rPr>
          <w:rFonts w:eastAsia="標楷體"/>
          <w:sz w:val="26"/>
          <w:szCs w:val="26"/>
        </w:rPr>
        <w:t>之適用範圍較</w:t>
      </w:r>
      <w:r w:rsidRPr="00EA272E">
        <w:rPr>
          <w:rFonts w:eastAsia="標楷體" w:hint="eastAsia"/>
          <w:sz w:val="26"/>
          <w:szCs w:val="26"/>
        </w:rPr>
        <w:t>可比較未受控價格（交易）法、</w:t>
      </w:r>
      <w:r w:rsidRPr="00EA272E">
        <w:rPr>
          <w:rFonts w:eastAsia="標楷體"/>
          <w:sz w:val="26"/>
          <w:szCs w:val="26"/>
        </w:rPr>
        <w:t>再</w:t>
      </w:r>
      <w:proofErr w:type="gramStart"/>
      <w:r w:rsidRPr="00EA272E">
        <w:rPr>
          <w:rFonts w:eastAsia="標楷體"/>
          <w:sz w:val="26"/>
          <w:szCs w:val="26"/>
        </w:rPr>
        <w:t>售價格法及</w:t>
      </w:r>
      <w:proofErr w:type="gramEnd"/>
      <w:r w:rsidRPr="00EA272E">
        <w:rPr>
          <w:rFonts w:eastAsia="標楷體"/>
          <w:sz w:val="26"/>
          <w:szCs w:val="26"/>
        </w:rPr>
        <w:t>成本加價法</w:t>
      </w:r>
      <w:r w:rsidRPr="00EA272E">
        <w:rPr>
          <w:rFonts w:eastAsia="標楷體" w:hint="eastAsia"/>
          <w:sz w:val="26"/>
          <w:szCs w:val="26"/>
        </w:rPr>
        <w:t>等傳統法</w:t>
      </w:r>
      <w:r w:rsidRPr="00EA272E">
        <w:rPr>
          <w:rFonts w:eastAsia="標楷體"/>
          <w:sz w:val="26"/>
          <w:szCs w:val="26"/>
        </w:rPr>
        <w:t>為廣。</w:t>
      </w:r>
      <w:r w:rsidR="004B3171" w:rsidRPr="00EA272E">
        <w:rPr>
          <w:rFonts w:eastAsia="標楷體" w:hint="eastAsia"/>
          <w:sz w:val="26"/>
          <w:szCs w:val="26"/>
        </w:rPr>
        <w:t>其中</w:t>
      </w:r>
      <w:r w:rsidRPr="00EA272E">
        <w:rPr>
          <w:rFonts w:eastAsia="標楷體"/>
          <w:sz w:val="26"/>
          <w:szCs w:val="26"/>
        </w:rPr>
        <w:t>利潤法以受控交易參與人之功能分析最為重要，如經分析發現受控交易各參與人均執行例行性功能及對無形資產具有貢獻之功能（如研究發展、行銷無形資產），則</w:t>
      </w:r>
      <w:r w:rsidR="004B3171" w:rsidRPr="00EA272E">
        <w:rPr>
          <w:rFonts w:eastAsia="標楷體" w:hint="eastAsia"/>
          <w:sz w:val="26"/>
          <w:szCs w:val="26"/>
        </w:rPr>
        <w:t>採用</w:t>
      </w:r>
      <w:r w:rsidR="004B3171" w:rsidRPr="00EA272E">
        <w:rPr>
          <w:rFonts w:eastAsia="標楷體"/>
          <w:sz w:val="26"/>
          <w:szCs w:val="26"/>
        </w:rPr>
        <w:t>傳統</w:t>
      </w:r>
      <w:r w:rsidRPr="00EA272E">
        <w:rPr>
          <w:rFonts w:eastAsia="標楷體"/>
          <w:sz w:val="26"/>
          <w:szCs w:val="26"/>
        </w:rPr>
        <w:t>法可能會</w:t>
      </w:r>
      <w:r w:rsidRPr="00EA272E">
        <w:rPr>
          <w:rFonts w:eastAsia="標楷體" w:hint="eastAsia"/>
          <w:sz w:val="26"/>
          <w:szCs w:val="26"/>
        </w:rPr>
        <w:t>因</w:t>
      </w:r>
      <w:r w:rsidRPr="00EA272E">
        <w:rPr>
          <w:rFonts w:eastAsia="標楷體"/>
          <w:sz w:val="26"/>
          <w:szCs w:val="26"/>
        </w:rPr>
        <w:t>無法找到適當之可比較對象以致</w:t>
      </w:r>
      <w:r w:rsidRPr="00EA272E">
        <w:rPr>
          <w:rFonts w:eastAsia="標楷體" w:hint="eastAsia"/>
          <w:sz w:val="26"/>
          <w:szCs w:val="26"/>
        </w:rPr>
        <w:t>於</w:t>
      </w:r>
      <w:r w:rsidRPr="00EA272E">
        <w:rPr>
          <w:rFonts w:eastAsia="標楷體"/>
          <w:sz w:val="26"/>
          <w:szCs w:val="26"/>
        </w:rPr>
        <w:t>無法適用，此時</w:t>
      </w:r>
      <w:r w:rsidR="00085D02" w:rsidRPr="00EA272E">
        <w:rPr>
          <w:rFonts w:eastAsia="標楷體" w:hint="eastAsia"/>
          <w:sz w:val="26"/>
          <w:szCs w:val="26"/>
        </w:rPr>
        <w:t>宜</w:t>
      </w:r>
      <w:r w:rsidRPr="00EA272E">
        <w:rPr>
          <w:rFonts w:eastAsia="標楷體" w:hint="eastAsia"/>
          <w:sz w:val="26"/>
          <w:szCs w:val="26"/>
        </w:rPr>
        <w:t>採用</w:t>
      </w:r>
      <w:r w:rsidRPr="00EA272E">
        <w:rPr>
          <w:rFonts w:eastAsia="標楷體"/>
          <w:sz w:val="26"/>
          <w:szCs w:val="26"/>
        </w:rPr>
        <w:t>以營業</w:t>
      </w:r>
      <w:r w:rsidRPr="00EA272E">
        <w:rPr>
          <w:rFonts w:eastAsia="標楷體" w:hint="eastAsia"/>
          <w:sz w:val="26"/>
          <w:szCs w:val="26"/>
        </w:rPr>
        <w:t>利潤</w:t>
      </w:r>
      <w:r w:rsidR="00C45220" w:rsidRPr="00EA272E">
        <w:rPr>
          <w:rFonts w:eastAsia="標楷體"/>
          <w:sz w:val="26"/>
          <w:szCs w:val="26"/>
        </w:rPr>
        <w:t>為基礎之可比較利潤法</w:t>
      </w:r>
      <w:r w:rsidR="00C45220" w:rsidRPr="00EA272E">
        <w:rPr>
          <w:rFonts w:eastAsia="標楷體" w:hint="eastAsia"/>
          <w:sz w:val="26"/>
          <w:szCs w:val="26"/>
        </w:rPr>
        <w:t>或</w:t>
      </w:r>
      <w:r w:rsidRPr="00EA272E">
        <w:rPr>
          <w:rFonts w:eastAsia="標楷體"/>
          <w:sz w:val="26"/>
          <w:szCs w:val="26"/>
        </w:rPr>
        <w:t>利潤分割法</w:t>
      </w:r>
      <w:r w:rsidR="00C45220" w:rsidRPr="00EA272E">
        <w:rPr>
          <w:rFonts w:eastAsia="標楷體" w:hint="eastAsia"/>
          <w:sz w:val="26"/>
          <w:szCs w:val="26"/>
        </w:rPr>
        <w:t>等利潤法</w:t>
      </w:r>
      <w:r w:rsidRPr="00EA272E">
        <w:rPr>
          <w:rFonts w:eastAsia="標楷體"/>
          <w:sz w:val="26"/>
          <w:szCs w:val="26"/>
        </w:rPr>
        <w:t>較為妥當</w:t>
      </w:r>
      <w:r w:rsidR="00C45220" w:rsidRPr="00EA272E">
        <w:rPr>
          <w:rFonts w:eastAsia="標楷體" w:hint="eastAsia"/>
          <w:sz w:val="26"/>
          <w:szCs w:val="26"/>
        </w:rPr>
        <w:t>，</w:t>
      </w:r>
      <w:r w:rsidR="00567251" w:rsidRPr="00EA272E">
        <w:rPr>
          <w:rFonts w:eastAsia="標楷體"/>
          <w:sz w:val="26"/>
          <w:szCs w:val="26"/>
        </w:rPr>
        <w:t>但</w:t>
      </w:r>
      <w:r w:rsidR="00C45220" w:rsidRPr="00EA272E">
        <w:rPr>
          <w:rFonts w:eastAsia="標楷體" w:hint="eastAsia"/>
          <w:sz w:val="26"/>
          <w:szCs w:val="26"/>
        </w:rPr>
        <w:t>採用利潤法中之可比較利潤</w:t>
      </w:r>
      <w:r w:rsidR="00085D02" w:rsidRPr="00EA272E">
        <w:rPr>
          <w:rFonts w:eastAsia="標楷體" w:hint="eastAsia"/>
          <w:sz w:val="26"/>
          <w:szCs w:val="26"/>
        </w:rPr>
        <w:t>法</w:t>
      </w:r>
      <w:r w:rsidR="00C45220" w:rsidRPr="00EA272E">
        <w:rPr>
          <w:rFonts w:eastAsia="標楷體" w:hint="eastAsia"/>
          <w:sz w:val="26"/>
          <w:szCs w:val="26"/>
        </w:rPr>
        <w:t>時，</w:t>
      </w:r>
      <w:r w:rsidR="00567251" w:rsidRPr="00EA272E">
        <w:rPr>
          <w:rFonts w:eastAsia="標楷體"/>
          <w:sz w:val="26"/>
          <w:szCs w:val="26"/>
        </w:rPr>
        <w:t>若無法自受控交易</w:t>
      </w:r>
      <w:r w:rsidR="00C45220" w:rsidRPr="00EA272E">
        <w:rPr>
          <w:rFonts w:eastAsia="標楷體" w:hint="eastAsia"/>
          <w:sz w:val="26"/>
          <w:szCs w:val="26"/>
        </w:rPr>
        <w:t>參與人</w:t>
      </w:r>
      <w:r w:rsidR="00567251" w:rsidRPr="00EA272E">
        <w:rPr>
          <w:rFonts w:eastAsia="標楷體"/>
          <w:sz w:val="26"/>
          <w:szCs w:val="26"/>
        </w:rPr>
        <w:t>中找到可比較利潤法所需之受測個體，</w:t>
      </w:r>
      <w:r w:rsidR="00C45220" w:rsidRPr="00EA272E">
        <w:rPr>
          <w:rFonts w:eastAsia="標楷體" w:hint="eastAsia"/>
          <w:sz w:val="26"/>
          <w:szCs w:val="26"/>
        </w:rPr>
        <w:t>則</w:t>
      </w:r>
      <w:r w:rsidR="00567251" w:rsidRPr="00EA272E">
        <w:rPr>
          <w:rFonts w:eastAsia="標楷體"/>
          <w:sz w:val="26"/>
          <w:szCs w:val="26"/>
        </w:rPr>
        <w:t>宜考量</w:t>
      </w:r>
      <w:r w:rsidR="00C45220" w:rsidRPr="00EA272E">
        <w:rPr>
          <w:rFonts w:eastAsia="標楷體" w:hint="eastAsia"/>
          <w:sz w:val="26"/>
          <w:szCs w:val="26"/>
        </w:rPr>
        <w:t>採用</w:t>
      </w:r>
      <w:r w:rsidR="00567251" w:rsidRPr="00EA272E">
        <w:rPr>
          <w:rFonts w:eastAsia="標楷體"/>
          <w:sz w:val="26"/>
          <w:szCs w:val="26"/>
        </w:rPr>
        <w:t>利潤分割法</w:t>
      </w:r>
      <w:r w:rsidR="00C45220" w:rsidRPr="00EA272E">
        <w:rPr>
          <w:rFonts w:eastAsia="標楷體" w:hint="eastAsia"/>
          <w:sz w:val="26"/>
          <w:szCs w:val="26"/>
        </w:rPr>
        <w:t>，</w:t>
      </w:r>
      <w:r w:rsidR="00567251" w:rsidRPr="00EA272E">
        <w:rPr>
          <w:rFonts w:eastAsia="標楷體"/>
          <w:sz w:val="26"/>
          <w:szCs w:val="26"/>
        </w:rPr>
        <w:t>但若受控交易之參與人業務過於複雜、從事之活動過於多樣化，以致</w:t>
      </w:r>
      <w:proofErr w:type="gramStart"/>
      <w:r w:rsidR="00567251" w:rsidRPr="00EA272E">
        <w:rPr>
          <w:rFonts w:eastAsia="標楷體"/>
          <w:sz w:val="26"/>
          <w:szCs w:val="26"/>
        </w:rPr>
        <w:t>釐</w:t>
      </w:r>
      <w:proofErr w:type="gramEnd"/>
      <w:r w:rsidR="00567251" w:rsidRPr="00EA272E">
        <w:rPr>
          <w:rFonts w:eastAsia="標楷體"/>
          <w:sz w:val="26"/>
          <w:szCs w:val="26"/>
        </w:rPr>
        <w:t>清例行性功能與對無形資產具有貢獻之功能有所困難時，則利潤分割法之適用性將大為降低。</w:t>
      </w:r>
    </w:p>
    <w:p w:rsidR="006240E2" w:rsidRDefault="00C722A8" w:rsidP="00BD6D02">
      <w:pPr>
        <w:pStyle w:val="2"/>
        <w:numPr>
          <w:ilvl w:val="1"/>
          <w:numId w:val="30"/>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決定</w:t>
      </w:r>
      <w:proofErr w:type="gramStart"/>
      <w:r w:rsidRPr="00EA272E">
        <w:rPr>
          <w:rFonts w:ascii="Times New Roman" w:eastAsia="標楷體" w:hAnsi="Times New Roman" w:hint="eastAsia"/>
          <w:sz w:val="36"/>
          <w:szCs w:val="40"/>
        </w:rPr>
        <w:t>最</w:t>
      </w:r>
      <w:proofErr w:type="gramEnd"/>
      <w:r w:rsidRPr="00EA272E">
        <w:rPr>
          <w:rFonts w:ascii="Times New Roman" w:eastAsia="標楷體" w:hAnsi="Times New Roman" w:hint="eastAsia"/>
          <w:sz w:val="36"/>
          <w:szCs w:val="40"/>
        </w:rPr>
        <w:t>適</w:t>
      </w:r>
      <w:r w:rsidR="00567251" w:rsidRPr="00EA272E">
        <w:rPr>
          <w:rFonts w:ascii="Times New Roman" w:eastAsia="標楷體" w:hAnsi="Times New Roman"/>
          <w:sz w:val="36"/>
          <w:szCs w:val="40"/>
        </w:rPr>
        <w:t>常規交易方法</w:t>
      </w:r>
    </w:p>
    <w:p w:rsidR="006240E2" w:rsidRDefault="00162D2B"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sz w:val="32"/>
        </w:rPr>
        <w:t>常規交易方法</w:t>
      </w:r>
      <w:r w:rsidR="00F55F88" w:rsidRPr="00EA272E">
        <w:rPr>
          <w:rFonts w:ascii="Times New Roman" w:eastAsia="標楷體" w:hAnsi="Times New Roman"/>
          <w:sz w:val="32"/>
        </w:rPr>
        <w:t>之</w:t>
      </w:r>
      <w:r w:rsidR="00F55F88" w:rsidRPr="00EA272E">
        <w:rPr>
          <w:rFonts w:ascii="Times New Roman" w:eastAsia="標楷體" w:hAnsi="Times New Roman" w:hint="eastAsia"/>
          <w:sz w:val="32"/>
        </w:rPr>
        <w:t>適用</w:t>
      </w:r>
    </w:p>
    <w:p w:rsidR="00784900" w:rsidRPr="00EA272E" w:rsidRDefault="00784900" w:rsidP="00717380">
      <w:pPr>
        <w:pStyle w:val="30"/>
        <w:kinsoku w:val="0"/>
        <w:overflowPunct w:val="0"/>
        <w:autoSpaceDE w:val="0"/>
        <w:autoSpaceDN w:val="0"/>
        <w:adjustRightInd w:val="0"/>
        <w:snapToGrid w:val="0"/>
        <w:spacing w:before="120" w:after="120"/>
        <w:ind w:leftChars="200" w:left="480"/>
      </w:pPr>
      <w:r w:rsidRPr="00EA272E">
        <w:t>於本報告中分析之受控交易</w:t>
      </w:r>
      <w:r w:rsidR="00DC327D" w:rsidRPr="00EA272E">
        <w:rPr>
          <w:rFonts w:hint="eastAsia"/>
        </w:rPr>
        <w:t>包含</w:t>
      </w:r>
      <w:r w:rsidR="006E0EA9" w:rsidRPr="00C40B06">
        <w:t>『有形資產之移轉』</w:t>
      </w:r>
      <w:r w:rsidR="00717380">
        <w:rPr>
          <w:rFonts w:hint="eastAsia"/>
        </w:rPr>
        <w:t>、</w:t>
      </w:r>
      <w:r w:rsidR="006E0EA9" w:rsidRPr="00C40B06">
        <w:t>『服務之提供』</w:t>
      </w:r>
      <w:r w:rsidR="00717380">
        <w:rPr>
          <w:rFonts w:hint="eastAsia"/>
        </w:rPr>
        <w:t>、</w:t>
      </w:r>
      <w:r w:rsidR="00BE5C78" w:rsidRPr="00C40B06">
        <w:t>『</w:t>
      </w:r>
      <w:r w:rsidR="00BE5C78">
        <w:rPr>
          <w:rFonts w:hint="eastAsia"/>
        </w:rPr>
        <w:t>資金之使用』</w:t>
      </w:r>
      <w:r w:rsidRPr="00EA272E">
        <w:rPr>
          <w:rFonts w:hint="eastAsia"/>
        </w:rPr>
        <w:t>受控交易</w:t>
      </w:r>
      <w:r w:rsidR="00D92780" w:rsidRPr="00EA272E">
        <w:rPr>
          <w:rFonts w:hint="eastAsia"/>
        </w:rPr>
        <w:t>類型</w:t>
      </w:r>
      <w:r w:rsidR="006A27F6" w:rsidRPr="00EA272E">
        <w:t>，依據移轉訂價查核準</w:t>
      </w:r>
      <w:r w:rsidR="008B297D">
        <w:rPr>
          <w:rFonts w:hint="eastAsia"/>
        </w:rPr>
        <w:t>則</w:t>
      </w:r>
      <w:r w:rsidRPr="00EA272E">
        <w:t>第</w:t>
      </w:r>
      <w:r w:rsidR="006E0EA9" w:rsidRPr="000A172C">
        <w:rPr>
          <w:rFonts w:hint="eastAsia"/>
        </w:rPr>
        <w:t>10</w:t>
      </w:r>
      <w:r w:rsidR="00717380">
        <w:rPr>
          <w:rFonts w:hint="eastAsia"/>
        </w:rPr>
        <w:t>、</w:t>
      </w:r>
      <w:r w:rsidR="006E0EA9" w:rsidRPr="000A172C">
        <w:rPr>
          <w:rFonts w:hint="eastAsia"/>
        </w:rPr>
        <w:t>12</w:t>
      </w:r>
      <w:r w:rsidR="00717380">
        <w:rPr>
          <w:rFonts w:hint="eastAsia"/>
        </w:rPr>
        <w:t>、</w:t>
      </w:r>
      <w:r w:rsidR="00717380">
        <w:rPr>
          <w:rFonts w:hint="eastAsia"/>
        </w:rPr>
        <w:t>13</w:t>
      </w:r>
      <w:r w:rsidRPr="00EA272E">
        <w:rPr>
          <w:rFonts w:hint="eastAsia"/>
        </w:rPr>
        <w:t>條</w:t>
      </w:r>
      <w:r w:rsidRPr="00EA272E">
        <w:t>規定，適用</w:t>
      </w:r>
      <w:r w:rsidR="00DC327D" w:rsidRPr="00EA272E">
        <w:rPr>
          <w:rFonts w:hint="eastAsia"/>
        </w:rPr>
        <w:t>於評估之</w:t>
      </w:r>
      <w:r w:rsidR="006A27F6" w:rsidRPr="00EA272E">
        <w:rPr>
          <w:rFonts w:hint="eastAsia"/>
        </w:rPr>
        <w:t>常規交易</w:t>
      </w:r>
      <w:r w:rsidRPr="00EA272E">
        <w:t>方法有下列各法：</w:t>
      </w:r>
    </w:p>
    <w:p w:rsidR="006240E2" w:rsidRDefault="00784900"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b/>
          <w:sz w:val="28"/>
          <w:szCs w:val="26"/>
        </w:rPr>
        <w:t>有形資產</w:t>
      </w:r>
      <w:r w:rsidR="008B297D" w:rsidRPr="00FF5443">
        <w:rPr>
          <w:rFonts w:eastAsia="標楷體" w:hint="eastAsia"/>
          <w:b/>
          <w:sz w:val="28"/>
          <w:szCs w:val="26"/>
        </w:rPr>
        <w:t>交易</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00784900" w:rsidRPr="00FF5443">
        <w:t>可比較未受控價格法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lastRenderedPageBreak/>
        <w:t>（</w:t>
      </w:r>
      <w:r w:rsidRPr="00FF5443">
        <w:rPr>
          <w:rFonts w:hint="eastAsia"/>
        </w:rPr>
        <w:t>2</w:t>
      </w:r>
      <w:r w:rsidRPr="00FF5443">
        <w:rPr>
          <w:rFonts w:hint="eastAsia"/>
        </w:rPr>
        <w:t>）</w:t>
      </w:r>
      <w:r w:rsidR="00784900" w:rsidRPr="00FF5443">
        <w:t>再</w:t>
      </w:r>
      <w:proofErr w:type="gramStart"/>
      <w:r w:rsidR="00784900" w:rsidRPr="00FF5443">
        <w:t>售價格法</w:t>
      </w:r>
      <w:proofErr w:type="gramEnd"/>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3</w:t>
      </w:r>
      <w:r w:rsidRPr="00FF5443">
        <w:rPr>
          <w:rFonts w:hint="eastAsia"/>
        </w:rPr>
        <w:t>）</w:t>
      </w:r>
      <w:r w:rsidR="00784900" w:rsidRPr="00FF5443">
        <w:t>成本加價法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4</w:t>
      </w:r>
      <w:r w:rsidRPr="00FF5443">
        <w:rPr>
          <w:rFonts w:hint="eastAsia"/>
        </w:rPr>
        <w:t>）</w:t>
      </w:r>
      <w:r w:rsidR="00784900" w:rsidRPr="00FF5443">
        <w:t>可比較利潤法</w:t>
      </w:r>
      <w:r w:rsidR="00DC327D" w:rsidRPr="00FF5443">
        <w:rPr>
          <w:rFonts w:hint="eastAsia"/>
        </w:rPr>
        <w:t>；</w:t>
      </w:r>
    </w:p>
    <w:p w:rsidR="00784900" w:rsidRPr="00FF5443" w:rsidRDefault="00FB3B73"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5</w:t>
      </w:r>
      <w:r w:rsidRPr="00FF5443">
        <w:rPr>
          <w:rFonts w:hint="eastAsia"/>
        </w:rPr>
        <w:t>）</w:t>
      </w:r>
      <w:r w:rsidR="00784900" w:rsidRPr="00FF5443">
        <w:t>利潤分割法</w:t>
      </w:r>
      <w:r w:rsidR="00784900" w:rsidRPr="00FF5443">
        <w:rPr>
          <w:rFonts w:hint="eastAsia"/>
        </w:rPr>
        <w:t>。</w:t>
      </w:r>
    </w:p>
    <w:p w:rsidR="00784900" w:rsidRPr="00FF5443" w:rsidRDefault="00FB3B73"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6</w:t>
      </w:r>
      <w:r w:rsidRPr="00FF5443">
        <w:rPr>
          <w:rFonts w:hint="eastAsia"/>
        </w:rPr>
        <w:t>）</w:t>
      </w:r>
      <w:r w:rsidR="00784900" w:rsidRPr="00FF5443">
        <w:t>其他經財政部核定之常規交易方法。</w:t>
      </w:r>
    </w:p>
    <w:p w:rsidR="006240E2" w:rsidRDefault="008B297D"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hint="eastAsia"/>
          <w:b/>
          <w:sz w:val="28"/>
          <w:szCs w:val="26"/>
        </w:rPr>
        <w:t>服務提供</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Pr="00FF5443">
        <w:t>可比較未受控價格法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2</w:t>
      </w:r>
      <w:r w:rsidRPr="00FF5443">
        <w:rPr>
          <w:rFonts w:hint="eastAsia"/>
        </w:rPr>
        <w:t>）</w:t>
      </w:r>
      <w:r w:rsidRPr="00FF5443">
        <w:t>成本加價法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3</w:t>
      </w:r>
      <w:r w:rsidRPr="00FF5443">
        <w:rPr>
          <w:rFonts w:hint="eastAsia"/>
        </w:rPr>
        <w:t>）</w:t>
      </w:r>
      <w:r w:rsidRPr="00FF5443">
        <w:t>可比較利潤法</w:t>
      </w:r>
      <w:r w:rsidRPr="00FF5443">
        <w:rPr>
          <w:rFonts w:hint="eastAsia"/>
        </w:rPr>
        <w:t>；</w:t>
      </w:r>
    </w:p>
    <w:p w:rsidR="008B297D" w:rsidRPr="00FF5443" w:rsidRDefault="008B297D" w:rsidP="006B4D78">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4</w:t>
      </w:r>
      <w:r w:rsidRPr="00FF5443">
        <w:rPr>
          <w:rFonts w:hint="eastAsia"/>
        </w:rPr>
        <w:t>）</w:t>
      </w:r>
      <w:r w:rsidRPr="00FF5443">
        <w:t>利潤分割法</w:t>
      </w:r>
      <w:r w:rsidR="004233CF" w:rsidRPr="00FF5443">
        <w:rPr>
          <w:rFonts w:hint="eastAsia"/>
        </w:rPr>
        <w:t>；</w:t>
      </w:r>
    </w:p>
    <w:p w:rsidR="008B297D" w:rsidRPr="00FF5443" w:rsidRDefault="008B297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5</w:t>
      </w:r>
      <w:r w:rsidRPr="00FF5443">
        <w:rPr>
          <w:rFonts w:hint="eastAsia"/>
        </w:rPr>
        <w:t>）</w:t>
      </w:r>
      <w:r w:rsidRPr="00FF5443">
        <w:t>其他經財政部核定之常規交易方法。</w:t>
      </w:r>
    </w:p>
    <w:p w:rsidR="006240E2" w:rsidRDefault="008B297D" w:rsidP="00BD6D02">
      <w:pPr>
        <w:numPr>
          <w:ilvl w:val="0"/>
          <w:numId w:val="33"/>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FF5443">
        <w:rPr>
          <w:rFonts w:eastAsia="標楷體" w:hint="eastAsia"/>
          <w:b/>
          <w:sz w:val="28"/>
          <w:szCs w:val="26"/>
        </w:rPr>
        <w:t>資金使用</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1</w:t>
      </w:r>
      <w:r w:rsidRPr="00FF5443">
        <w:rPr>
          <w:rFonts w:hint="eastAsia"/>
        </w:rPr>
        <w:t>）</w:t>
      </w:r>
      <w:r w:rsidRPr="00FF5443">
        <w:t>可比較未受控價格法</w:t>
      </w:r>
      <w:r w:rsidRPr="00FF5443">
        <w:rPr>
          <w:rFonts w:hint="eastAsia"/>
        </w:rPr>
        <w:t>；</w:t>
      </w:r>
    </w:p>
    <w:p w:rsidR="008B297D" w:rsidRPr="00FF5443" w:rsidRDefault="008B297D" w:rsidP="007C747C">
      <w:pPr>
        <w:pStyle w:val="30"/>
        <w:kinsoku w:val="0"/>
        <w:overflowPunct w:val="0"/>
        <w:autoSpaceDE w:val="0"/>
        <w:autoSpaceDN w:val="0"/>
        <w:adjustRightInd w:val="0"/>
        <w:snapToGrid w:val="0"/>
        <w:spacing w:before="120" w:after="120"/>
        <w:ind w:leftChars="300" w:left="720" w:firstLineChars="0" w:firstLine="0"/>
      </w:pPr>
      <w:r w:rsidRPr="00FF5443">
        <w:rPr>
          <w:rFonts w:hint="eastAsia"/>
        </w:rPr>
        <w:t>（</w:t>
      </w:r>
      <w:r w:rsidRPr="00FF5443">
        <w:rPr>
          <w:rFonts w:hint="eastAsia"/>
        </w:rPr>
        <w:t>2</w:t>
      </w:r>
      <w:r w:rsidRPr="00FF5443">
        <w:rPr>
          <w:rFonts w:hint="eastAsia"/>
        </w:rPr>
        <w:t>）</w:t>
      </w:r>
      <w:r w:rsidRPr="00FF5443">
        <w:t>成本加價法</w:t>
      </w:r>
      <w:r w:rsidRPr="00FF5443">
        <w:rPr>
          <w:rFonts w:hint="eastAsia"/>
        </w:rPr>
        <w:t>；</w:t>
      </w:r>
    </w:p>
    <w:p w:rsidR="00784900" w:rsidRPr="00FF5443" w:rsidRDefault="008B297D" w:rsidP="007C747C">
      <w:pPr>
        <w:pStyle w:val="30"/>
        <w:tabs>
          <w:tab w:val="left" w:pos="900"/>
        </w:tabs>
        <w:kinsoku w:val="0"/>
        <w:overflowPunct w:val="0"/>
        <w:autoSpaceDE w:val="0"/>
        <w:autoSpaceDN w:val="0"/>
        <w:adjustRightInd w:val="0"/>
        <w:snapToGrid w:val="0"/>
        <w:spacing w:before="120" w:after="120"/>
        <w:ind w:leftChars="300" w:left="720" w:firstLineChars="0" w:firstLine="0"/>
      </w:pPr>
      <w:r w:rsidRPr="00FF5443">
        <w:rPr>
          <w:rFonts w:hint="eastAsia"/>
        </w:rPr>
        <w:t>（</w:t>
      </w:r>
      <w:r w:rsidR="0087006D" w:rsidRPr="00FF5443">
        <w:rPr>
          <w:rFonts w:hint="eastAsia"/>
        </w:rPr>
        <w:t>3</w:t>
      </w:r>
      <w:r w:rsidRPr="00FF5443">
        <w:rPr>
          <w:rFonts w:hint="eastAsia"/>
        </w:rPr>
        <w:t>）</w:t>
      </w:r>
      <w:r w:rsidRPr="00FF5443">
        <w:t>其他經財政部核定之常規交易方法。</w:t>
      </w:r>
    </w:p>
    <w:p w:rsidR="006240E2" w:rsidRDefault="00C722A8"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最適</w:t>
      </w:r>
      <w:r w:rsidRPr="00EA272E">
        <w:rPr>
          <w:rFonts w:ascii="Times New Roman" w:eastAsia="標楷體" w:hAnsi="Times New Roman"/>
          <w:sz w:val="32"/>
        </w:rPr>
        <w:t>常規交易方法</w:t>
      </w:r>
      <w:r w:rsidR="00DC327D" w:rsidRPr="00EA272E">
        <w:rPr>
          <w:rFonts w:ascii="Times New Roman" w:eastAsia="標楷體" w:hAnsi="Times New Roman"/>
          <w:sz w:val="32"/>
        </w:rPr>
        <w:t>之</w:t>
      </w:r>
      <w:r w:rsidR="00DC327D" w:rsidRPr="00EA272E">
        <w:rPr>
          <w:rFonts w:ascii="Times New Roman" w:eastAsia="標楷體" w:hAnsi="Times New Roman" w:hint="eastAsia"/>
          <w:sz w:val="32"/>
        </w:rPr>
        <w:t>決定</w:t>
      </w:r>
    </w:p>
    <w:p w:rsidR="006240E2" w:rsidRDefault="003415B7"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綜合考量各方面因素，本所依移轉訂價查核準則規定之</w:t>
      </w:r>
      <w:proofErr w:type="gramStart"/>
      <w:r w:rsidRPr="00EA272E">
        <w:rPr>
          <w:rFonts w:eastAsia="標楷體" w:hint="eastAsia"/>
          <w:sz w:val="26"/>
          <w:szCs w:val="26"/>
        </w:rPr>
        <w:t>最</w:t>
      </w:r>
      <w:proofErr w:type="gramEnd"/>
      <w:r w:rsidRPr="00EA272E">
        <w:rPr>
          <w:rFonts w:eastAsia="標楷體" w:hint="eastAsia"/>
          <w:sz w:val="26"/>
          <w:szCs w:val="26"/>
        </w:rPr>
        <w:t>適常規交易方法原則，決定</w:t>
      </w:r>
      <w:r w:rsidR="00E42572" w:rsidRPr="00C40B06">
        <w:rPr>
          <w:rFonts w:eastAsia="標楷體"/>
          <w:sz w:val="26"/>
          <w:szCs w:val="26"/>
        </w:rPr>
        <w:t>可比較利潤法</w:t>
      </w:r>
      <w:r w:rsidRPr="00EA272E">
        <w:rPr>
          <w:rFonts w:eastAsia="標楷體" w:hint="eastAsia"/>
          <w:sz w:val="26"/>
          <w:szCs w:val="26"/>
        </w:rPr>
        <w:t>作為</w:t>
      </w:r>
      <w:r w:rsidR="00A17780" w:rsidRPr="00A17780">
        <w:rPr>
          <w:rFonts w:eastAsia="標楷體"/>
          <w:sz w:val="26"/>
          <w:szCs w:val="26"/>
        </w:rPr>
        <w:t>「有形資產之移轉</w:t>
      </w:r>
      <w:proofErr w:type="gramStart"/>
      <w:r w:rsidR="00E77605">
        <w:rPr>
          <w:rFonts w:eastAsia="標楷體"/>
          <w:sz w:val="26"/>
          <w:szCs w:val="26"/>
        </w:rPr>
        <w:t>—</w:t>
      </w:r>
      <w:proofErr w:type="gramEnd"/>
      <w:r w:rsidR="00E77605">
        <w:rPr>
          <w:rFonts w:eastAsia="標楷體" w:hint="eastAsia"/>
          <w:sz w:val="26"/>
          <w:szCs w:val="26"/>
        </w:rPr>
        <w:t>進貨</w:t>
      </w:r>
      <w:r w:rsidR="00A17780" w:rsidRPr="00A17780">
        <w:rPr>
          <w:rFonts w:eastAsia="標楷體"/>
          <w:sz w:val="26"/>
          <w:szCs w:val="26"/>
        </w:rPr>
        <w:t>」、「服務之提供」</w:t>
      </w:r>
      <w:r w:rsidRPr="00EA272E">
        <w:rPr>
          <w:rFonts w:eastAsia="標楷體"/>
          <w:sz w:val="26"/>
          <w:szCs w:val="26"/>
        </w:rPr>
        <w:t>受控交易</w:t>
      </w:r>
      <w:proofErr w:type="gramStart"/>
      <w:r w:rsidRPr="00EA272E">
        <w:rPr>
          <w:rFonts w:eastAsia="標楷體" w:hint="eastAsia"/>
          <w:sz w:val="26"/>
          <w:szCs w:val="26"/>
        </w:rPr>
        <w:t>最</w:t>
      </w:r>
      <w:proofErr w:type="gramEnd"/>
      <w:r w:rsidRPr="00EA272E">
        <w:rPr>
          <w:rFonts w:eastAsia="標楷體" w:hint="eastAsia"/>
          <w:sz w:val="26"/>
          <w:szCs w:val="26"/>
        </w:rPr>
        <w:t>適常規交易方法</w:t>
      </w:r>
      <w:r w:rsidR="00031668" w:rsidRPr="00796703">
        <w:rPr>
          <w:rFonts w:eastAsia="標楷體" w:hint="eastAsia"/>
          <w:sz w:val="26"/>
          <w:szCs w:val="26"/>
        </w:rPr>
        <w:t>；可比較未受控價格法作為「資金之使用」</w:t>
      </w:r>
      <w:r w:rsidR="00031668" w:rsidRPr="00796703">
        <w:rPr>
          <w:rFonts w:eastAsia="標楷體"/>
          <w:sz w:val="26"/>
          <w:szCs w:val="26"/>
        </w:rPr>
        <w:t>受控交易</w:t>
      </w:r>
      <w:proofErr w:type="gramStart"/>
      <w:r w:rsidR="00031668" w:rsidRPr="00796703">
        <w:rPr>
          <w:rFonts w:eastAsia="標楷體" w:hint="eastAsia"/>
          <w:sz w:val="26"/>
          <w:szCs w:val="26"/>
        </w:rPr>
        <w:t>最</w:t>
      </w:r>
      <w:proofErr w:type="gramEnd"/>
      <w:r w:rsidR="00031668" w:rsidRPr="00796703">
        <w:rPr>
          <w:rFonts w:eastAsia="標楷體" w:hint="eastAsia"/>
          <w:sz w:val="26"/>
          <w:szCs w:val="26"/>
        </w:rPr>
        <w:t>適常規交易方法</w:t>
      </w:r>
      <w:r w:rsidR="00DC327D" w:rsidRPr="00EA272E">
        <w:rPr>
          <w:rFonts w:eastAsia="標楷體" w:hint="eastAsia"/>
          <w:sz w:val="26"/>
          <w:szCs w:val="26"/>
        </w:rPr>
        <w:t>。</w:t>
      </w:r>
      <w:r w:rsidRPr="00EA272E">
        <w:rPr>
          <w:rFonts w:eastAsia="標楷體" w:hint="eastAsia"/>
          <w:sz w:val="26"/>
          <w:szCs w:val="26"/>
        </w:rPr>
        <w:t>決定原因說明如下，另其他常規交易</w:t>
      </w:r>
      <w:r w:rsidRPr="00EA272E">
        <w:rPr>
          <w:rFonts w:eastAsia="標楷體"/>
          <w:sz w:val="26"/>
          <w:szCs w:val="26"/>
        </w:rPr>
        <w:t>方法不適用</w:t>
      </w:r>
      <w:r w:rsidRPr="00EA272E">
        <w:rPr>
          <w:rFonts w:eastAsia="標楷體" w:hint="eastAsia"/>
          <w:sz w:val="26"/>
          <w:szCs w:val="26"/>
        </w:rPr>
        <w:t>之原因，</w:t>
      </w:r>
      <w:r w:rsidRPr="00EA272E">
        <w:rPr>
          <w:rFonts w:eastAsia="標楷體"/>
          <w:sz w:val="26"/>
          <w:szCs w:val="26"/>
        </w:rPr>
        <w:t>請</w:t>
      </w:r>
      <w:proofErr w:type="gramStart"/>
      <w:r w:rsidRPr="00EA272E">
        <w:rPr>
          <w:rFonts w:eastAsia="標楷體"/>
          <w:sz w:val="26"/>
          <w:szCs w:val="26"/>
        </w:rPr>
        <w:t>見下節說明</w:t>
      </w:r>
      <w:proofErr w:type="gramEnd"/>
      <w:r w:rsidRPr="00EA272E">
        <w:rPr>
          <w:rFonts w:eastAsia="標楷體" w:hint="eastAsia"/>
          <w:sz w:val="26"/>
          <w:szCs w:val="26"/>
        </w:rPr>
        <w:t>。</w:t>
      </w:r>
    </w:p>
    <w:p w:rsidR="006240E2" w:rsidRDefault="00680102" w:rsidP="00BD6D02">
      <w:pPr>
        <w:numPr>
          <w:ilvl w:val="0"/>
          <w:numId w:val="37"/>
        </w:numPr>
        <w:spacing w:beforeLines="50" w:before="120" w:afterLines="50" w:after="120" w:line="360" w:lineRule="auto"/>
        <w:ind w:leftChars="200" w:left="480" w:firstLine="0"/>
        <w:jc w:val="both"/>
        <w:rPr>
          <w:rFonts w:eastAsia="標楷體"/>
          <w:sz w:val="26"/>
          <w:szCs w:val="26"/>
        </w:rPr>
      </w:pPr>
      <w:r w:rsidRPr="00B201BB">
        <w:rPr>
          <w:rFonts w:eastAsia="標楷體" w:hint="eastAsia"/>
          <w:sz w:val="26"/>
          <w:szCs w:val="26"/>
        </w:rPr>
        <w:lastRenderedPageBreak/>
        <w:t>適用可比較利潤法之理由：</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淨利潤較不似可比較未受控價格</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交易法所用為評價標準之價格般，易受交易產品差異之影響；</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淨利潤比起成本加價法</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再</w:t>
      </w:r>
      <w:proofErr w:type="gramStart"/>
      <w:r w:rsidRPr="00B201BB">
        <w:rPr>
          <w:rFonts w:ascii="Times New Roman" w:eastAsia="標楷體" w:hAnsi="Times New Roman" w:hint="eastAsia"/>
          <w:sz w:val="26"/>
          <w:szCs w:val="26"/>
        </w:rPr>
        <w:t>售價格法所</w:t>
      </w:r>
      <w:proofErr w:type="gramEnd"/>
      <w:r w:rsidRPr="00B201BB">
        <w:rPr>
          <w:rFonts w:ascii="Times New Roman" w:eastAsia="標楷體" w:hAnsi="Times New Roman" w:hint="eastAsia"/>
          <w:sz w:val="26"/>
          <w:szCs w:val="26"/>
        </w:rPr>
        <w:t>用為評價之成本加價率</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毛利率，對受控及未受控交易間功能性差異之忍受度更高。數個企業即便在成本加價率</w:t>
      </w:r>
      <w:r w:rsidRPr="00B201BB">
        <w:rPr>
          <w:rFonts w:ascii="Times New Roman" w:eastAsia="標楷體" w:hAnsi="Times New Roman" w:hint="eastAsia"/>
          <w:sz w:val="26"/>
          <w:szCs w:val="26"/>
        </w:rPr>
        <w:t>/</w:t>
      </w:r>
      <w:r w:rsidRPr="00B201BB">
        <w:rPr>
          <w:rFonts w:ascii="Times New Roman" w:eastAsia="標楷體" w:hAnsi="Times New Roman" w:hint="eastAsia"/>
          <w:sz w:val="26"/>
          <w:szCs w:val="26"/>
        </w:rPr>
        <w:t>毛利率上之差易極大，還是有可能賺得大致相似之淨利潤；</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不必如使用利潤分割法時，需依關係企業</w:t>
      </w:r>
      <w:proofErr w:type="gramStart"/>
      <w:r w:rsidRPr="00B201BB">
        <w:rPr>
          <w:rFonts w:ascii="Times New Roman" w:eastAsia="標楷體" w:hAnsi="Times New Roman" w:hint="eastAsia"/>
          <w:sz w:val="26"/>
          <w:szCs w:val="26"/>
        </w:rPr>
        <w:t>體間各企業</w:t>
      </w:r>
      <w:proofErr w:type="gramEnd"/>
      <w:r w:rsidRPr="00B201BB">
        <w:rPr>
          <w:rFonts w:ascii="Times New Roman" w:eastAsia="標楷體" w:hAnsi="Times New Roman" w:hint="eastAsia"/>
          <w:sz w:val="26"/>
          <w:szCs w:val="26"/>
        </w:rPr>
        <w:t>之功能及責任，對合併營業利潤之貢獻分配營業利潤。</w:t>
      </w:r>
    </w:p>
    <w:p w:rsidR="00680102" w:rsidRPr="00B201BB" w:rsidRDefault="00680102" w:rsidP="00680102">
      <w:pPr>
        <w:pStyle w:val="4"/>
        <w:keepNext w:val="0"/>
        <w:numPr>
          <w:ilvl w:val="0"/>
          <w:numId w:val="4"/>
        </w:numPr>
        <w:tabs>
          <w:tab w:val="clear" w:pos="1272"/>
          <w:tab w:val="num" w:pos="1078"/>
        </w:tabs>
        <w:spacing w:before="100" w:beforeAutospacing="1" w:after="100" w:afterAutospacing="1" w:line="360" w:lineRule="auto"/>
        <w:ind w:leftChars="300" w:left="1077" w:hanging="357"/>
        <w:jc w:val="both"/>
        <w:rPr>
          <w:rFonts w:ascii="Times New Roman" w:eastAsia="標楷體" w:hAnsi="Times New Roman"/>
          <w:sz w:val="26"/>
          <w:szCs w:val="26"/>
        </w:rPr>
      </w:pPr>
      <w:r w:rsidRPr="00B201BB">
        <w:rPr>
          <w:rFonts w:ascii="Times New Roman" w:eastAsia="標楷體" w:hAnsi="Times New Roman" w:hint="eastAsia"/>
          <w:sz w:val="26"/>
          <w:szCs w:val="26"/>
        </w:rPr>
        <w:t>通常不需將參與受控交易者之帳戶重新調整或作成本分攤。</w:t>
      </w:r>
    </w:p>
    <w:p w:rsidR="00ED72AC"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可比較利潤法對受測個體及所選取對象之可比較性標準較寬鬆。功能上之差異通常會影響成本加價率</w:t>
      </w:r>
      <w:r w:rsidRPr="00B201BB">
        <w:rPr>
          <w:rFonts w:eastAsia="標楷體" w:hint="eastAsia"/>
          <w:sz w:val="26"/>
          <w:szCs w:val="26"/>
        </w:rPr>
        <w:t>/</w:t>
      </w:r>
      <w:r w:rsidRPr="00B201BB">
        <w:rPr>
          <w:rFonts w:eastAsia="標楷體" w:hint="eastAsia"/>
          <w:sz w:val="26"/>
          <w:szCs w:val="26"/>
        </w:rPr>
        <w:t>毛利率，但因較難認定數值化差異，及適切調整該等差異對可比較對象成本加價率</w:t>
      </w:r>
      <w:r w:rsidRPr="00B201BB">
        <w:rPr>
          <w:rFonts w:eastAsia="標楷體" w:hint="eastAsia"/>
          <w:sz w:val="26"/>
          <w:szCs w:val="26"/>
        </w:rPr>
        <w:t>/</w:t>
      </w:r>
      <w:r w:rsidRPr="00B201BB">
        <w:rPr>
          <w:rFonts w:eastAsia="標楷體" w:hint="eastAsia"/>
          <w:sz w:val="26"/>
          <w:szCs w:val="26"/>
        </w:rPr>
        <w:t>毛利率之影響，因此使用成本加價率</w:t>
      </w:r>
      <w:r w:rsidRPr="00B201BB">
        <w:rPr>
          <w:rFonts w:eastAsia="標楷體" w:hint="eastAsia"/>
          <w:sz w:val="26"/>
          <w:szCs w:val="26"/>
        </w:rPr>
        <w:t>/</w:t>
      </w:r>
      <w:r w:rsidRPr="00B201BB">
        <w:rPr>
          <w:rFonts w:eastAsia="標楷體" w:hint="eastAsia"/>
          <w:sz w:val="26"/>
          <w:szCs w:val="26"/>
        </w:rPr>
        <w:t>毛利率評估受控交易是否合乎常規之限制較多。而由於功能上的差異通常會反映到營業費用，所以於使用可比較利潤法進行營業利潤分析時，對功能上之差異便無如此嚴格之要求。因為可比較利潤法同時考慮到成本加價、毛利及淨利，涵蓋之範圍較廣。所以對常規交易結果之衡量更值得信賴。</w:t>
      </w:r>
    </w:p>
    <w:p w:rsidR="006240E2"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美國內地稅法及</w:t>
      </w:r>
      <w:r w:rsidRPr="00B201BB">
        <w:rPr>
          <w:rFonts w:eastAsia="標楷體" w:hint="eastAsia"/>
          <w:sz w:val="26"/>
          <w:szCs w:val="26"/>
        </w:rPr>
        <w:t>OECD</w:t>
      </w:r>
      <w:r w:rsidRPr="00B201BB">
        <w:rPr>
          <w:rFonts w:eastAsia="標楷體" w:hint="eastAsia"/>
          <w:sz w:val="26"/>
          <w:szCs w:val="26"/>
        </w:rPr>
        <w:t>指導準則亦均指出，使用可比較利潤法時，可比較對象只要大致與受測個體相似即可，即便產品有顯著不同，或在功能上有所差異，對於無法完全確認受控交易及未受控交易二者間之營業成本與營業費用是否已正確歸類等情形，都可適用可比較利潤法。</w:t>
      </w:r>
    </w:p>
    <w:p w:rsidR="009D5D3D" w:rsidRDefault="009D5D3D" w:rsidP="00BD6D02">
      <w:pPr>
        <w:spacing w:beforeLines="50" w:before="120" w:afterLines="50" w:after="120" w:line="360" w:lineRule="auto"/>
        <w:ind w:leftChars="200" w:left="480" w:firstLineChars="200" w:firstLine="520"/>
        <w:jc w:val="both"/>
        <w:rPr>
          <w:rFonts w:eastAsia="標楷體"/>
          <w:sz w:val="26"/>
          <w:szCs w:val="26"/>
        </w:rPr>
      </w:pPr>
    </w:p>
    <w:p w:rsidR="006240E2" w:rsidRDefault="00E77605" w:rsidP="00BD6D02">
      <w:pPr>
        <w:numPr>
          <w:ilvl w:val="0"/>
          <w:numId w:val="37"/>
        </w:numPr>
        <w:spacing w:beforeLines="50" w:before="120" w:afterLines="50" w:after="120" w:line="360" w:lineRule="auto"/>
        <w:ind w:leftChars="200" w:left="480" w:firstLine="0"/>
        <w:jc w:val="both"/>
        <w:rPr>
          <w:rFonts w:eastAsia="標楷體"/>
          <w:sz w:val="26"/>
          <w:szCs w:val="26"/>
        </w:rPr>
      </w:pPr>
      <w:r w:rsidRPr="00B201BB">
        <w:rPr>
          <w:rFonts w:eastAsia="標楷體" w:hint="eastAsia"/>
          <w:sz w:val="26"/>
          <w:szCs w:val="26"/>
        </w:rPr>
        <w:lastRenderedPageBreak/>
        <w:t>適用可比較</w:t>
      </w:r>
      <w:r>
        <w:rPr>
          <w:rFonts w:eastAsia="標楷體" w:hint="eastAsia"/>
          <w:sz w:val="26"/>
          <w:szCs w:val="26"/>
        </w:rPr>
        <w:t>未受控價格</w:t>
      </w:r>
      <w:r w:rsidRPr="00B201BB">
        <w:rPr>
          <w:rFonts w:eastAsia="標楷體" w:hint="eastAsia"/>
          <w:sz w:val="26"/>
          <w:szCs w:val="26"/>
        </w:rPr>
        <w:t>法之理由：</w:t>
      </w:r>
    </w:p>
    <w:p w:rsidR="006240E2" w:rsidRDefault="00680102" w:rsidP="00BD6D02">
      <w:pPr>
        <w:spacing w:beforeLines="50" w:before="120" w:afterLines="50" w:after="120" w:line="360" w:lineRule="auto"/>
        <w:ind w:leftChars="200" w:left="480" w:firstLineChars="200" w:firstLine="520"/>
        <w:jc w:val="both"/>
        <w:rPr>
          <w:rFonts w:eastAsia="標楷體"/>
          <w:sz w:val="26"/>
          <w:szCs w:val="26"/>
        </w:rPr>
      </w:pPr>
      <w:r w:rsidRPr="00B201BB">
        <w:rPr>
          <w:rFonts w:eastAsia="標楷體" w:hint="eastAsia"/>
          <w:sz w:val="26"/>
          <w:szCs w:val="26"/>
        </w:rPr>
        <w:t>因可取得外部市場給予非關係企業放款之利率資訊，且該放款之交易性質、契約條件等皆與受控交易相似，故以『可比較未受控價格法』為</w:t>
      </w:r>
      <w:proofErr w:type="gramStart"/>
      <w:r w:rsidRPr="00B201BB">
        <w:rPr>
          <w:rFonts w:eastAsia="標楷體" w:hint="eastAsia"/>
          <w:sz w:val="26"/>
          <w:szCs w:val="26"/>
        </w:rPr>
        <w:t>最</w:t>
      </w:r>
      <w:proofErr w:type="gramEnd"/>
      <w:r w:rsidRPr="00B201BB">
        <w:rPr>
          <w:rFonts w:eastAsia="標楷體" w:hint="eastAsia"/>
          <w:sz w:val="26"/>
          <w:szCs w:val="26"/>
        </w:rPr>
        <w:t>適常規交易方法。</w:t>
      </w:r>
    </w:p>
    <w:p w:rsidR="006240E2" w:rsidRDefault="00F4291E" w:rsidP="00BD6D02">
      <w:pPr>
        <w:pStyle w:val="3"/>
        <w:numPr>
          <w:ilvl w:val="0"/>
          <w:numId w:val="38"/>
        </w:numPr>
        <w:spacing w:beforeLines="50" w:before="120" w:afterLines="50" w:after="120" w:line="360" w:lineRule="auto"/>
        <w:ind w:leftChars="100" w:left="720"/>
        <w:jc w:val="both"/>
        <w:rPr>
          <w:rFonts w:ascii="Times New Roman" w:eastAsia="標楷體" w:hAnsi="Times New Roman"/>
          <w:sz w:val="32"/>
        </w:rPr>
      </w:pPr>
      <w:r w:rsidRPr="00EA272E">
        <w:rPr>
          <w:rFonts w:ascii="Times New Roman" w:eastAsia="標楷體" w:hAnsi="Times New Roman" w:hint="eastAsia"/>
          <w:sz w:val="32"/>
        </w:rPr>
        <w:t>其他</w:t>
      </w:r>
      <w:r w:rsidR="00162D2B" w:rsidRPr="00EA272E">
        <w:rPr>
          <w:rFonts w:ascii="Times New Roman" w:eastAsia="標楷體" w:hAnsi="Times New Roman" w:hint="eastAsia"/>
          <w:sz w:val="32"/>
        </w:rPr>
        <w:t>常規交易</w:t>
      </w:r>
      <w:r w:rsidRPr="00EA272E">
        <w:rPr>
          <w:rFonts w:ascii="Times New Roman" w:eastAsia="標楷體" w:hAnsi="Times New Roman" w:hint="eastAsia"/>
          <w:sz w:val="32"/>
        </w:rPr>
        <w:t>方法</w:t>
      </w:r>
      <w:r w:rsidR="00C722A8" w:rsidRPr="00EA272E">
        <w:rPr>
          <w:rFonts w:ascii="Times New Roman" w:eastAsia="標楷體" w:hAnsi="Times New Roman" w:hint="eastAsia"/>
          <w:sz w:val="32"/>
        </w:rPr>
        <w:t>不</w:t>
      </w:r>
      <w:r w:rsidR="00F55F88" w:rsidRPr="00EA272E">
        <w:rPr>
          <w:rFonts w:ascii="Times New Roman" w:eastAsia="標楷體" w:hAnsi="Times New Roman" w:hint="eastAsia"/>
          <w:sz w:val="32"/>
        </w:rPr>
        <w:t>予採用原因</w:t>
      </w:r>
    </w:p>
    <w:p w:rsidR="006240E2" w:rsidRDefault="00567251"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以下列出其他</w:t>
      </w:r>
      <w:r w:rsidR="00E66304" w:rsidRPr="00EA272E">
        <w:rPr>
          <w:rFonts w:eastAsia="標楷體" w:hint="eastAsia"/>
          <w:sz w:val="26"/>
          <w:szCs w:val="26"/>
        </w:rPr>
        <w:t>常規交易</w:t>
      </w:r>
      <w:r w:rsidRPr="00EA272E">
        <w:rPr>
          <w:rFonts w:eastAsia="標楷體"/>
          <w:sz w:val="26"/>
          <w:szCs w:val="26"/>
        </w:rPr>
        <w:t>方法所以不適</w:t>
      </w:r>
      <w:r w:rsidR="00E66304" w:rsidRPr="00EA272E">
        <w:rPr>
          <w:rFonts w:eastAsia="標楷體" w:hint="eastAsia"/>
          <w:sz w:val="26"/>
          <w:szCs w:val="26"/>
        </w:rPr>
        <w:t>用</w:t>
      </w:r>
      <w:r w:rsidRPr="00EA272E">
        <w:rPr>
          <w:rFonts w:eastAsia="標楷體"/>
          <w:sz w:val="26"/>
          <w:szCs w:val="26"/>
        </w:rPr>
        <w:t>評估</w:t>
      </w:r>
      <w:r w:rsidR="00DE6AB7" w:rsidRPr="00C40B06">
        <w:rPr>
          <w:rFonts w:eastAsia="標楷體"/>
          <w:sz w:val="26"/>
          <w:szCs w:val="26"/>
        </w:rPr>
        <w:t>『有形資產之移轉』、『服務之提供』</w:t>
      </w:r>
      <w:r w:rsidR="00490C5E" w:rsidRPr="00796703">
        <w:rPr>
          <w:rFonts w:eastAsia="標楷體" w:hint="eastAsia"/>
          <w:sz w:val="26"/>
          <w:szCs w:val="26"/>
        </w:rPr>
        <w:t>及</w:t>
      </w:r>
      <w:r w:rsidR="00490C5E" w:rsidRPr="00796703">
        <w:rPr>
          <w:rFonts w:eastAsia="標楷體"/>
          <w:sz w:val="26"/>
          <w:szCs w:val="26"/>
        </w:rPr>
        <w:t>『</w:t>
      </w:r>
      <w:r w:rsidR="00490C5E" w:rsidRPr="00796703">
        <w:rPr>
          <w:rFonts w:eastAsia="標楷體" w:hint="eastAsia"/>
          <w:sz w:val="26"/>
          <w:szCs w:val="26"/>
        </w:rPr>
        <w:t>資金之使用』</w:t>
      </w:r>
      <w:r w:rsidR="00E66304" w:rsidRPr="00EA272E">
        <w:rPr>
          <w:rFonts w:eastAsia="標楷體" w:hint="eastAsia"/>
          <w:sz w:val="26"/>
          <w:szCs w:val="26"/>
        </w:rPr>
        <w:t>等</w:t>
      </w:r>
      <w:r w:rsidRPr="00EA272E">
        <w:rPr>
          <w:rFonts w:eastAsia="標楷體"/>
          <w:sz w:val="26"/>
          <w:szCs w:val="26"/>
        </w:rPr>
        <w:t>受控交易之原因供作參考：</w:t>
      </w:r>
    </w:p>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可比較未受控價格法</w:t>
      </w:r>
    </w:p>
    <w:tbl>
      <w:tblPr>
        <w:tblW w:w="8035"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780"/>
        <w:gridCol w:w="3129"/>
        <w:gridCol w:w="2866"/>
      </w:tblGrid>
      <w:tr w:rsidR="00F73BC1" w:rsidRPr="00C40B06" w:rsidTr="009446F4">
        <w:trPr>
          <w:trHeight w:val="850"/>
          <w:tblHeader/>
        </w:trPr>
        <w:tc>
          <w:tcPr>
            <w:tcW w:w="1260" w:type="dxa"/>
            <w:shd w:val="clear" w:color="auto" w:fill="4F81BD"/>
            <w:vAlign w:val="center"/>
          </w:tcPr>
          <w:p w:rsidR="00F73BC1" w:rsidRPr="000324F0" w:rsidRDefault="00F73BC1"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780" w:type="dxa"/>
            <w:shd w:val="clear" w:color="auto" w:fill="4F81BD"/>
            <w:vAlign w:val="center"/>
          </w:tcPr>
          <w:p w:rsidR="00F73BC1" w:rsidRPr="000324F0" w:rsidRDefault="00F73BC1" w:rsidP="00111540">
            <w:pPr>
              <w:jc w:val="center"/>
              <w:rPr>
                <w:rFonts w:eastAsia="標楷體"/>
                <w:b/>
                <w:bCs/>
                <w:color w:val="FFFFFF"/>
                <w:sz w:val="26"/>
                <w:szCs w:val="26"/>
              </w:rPr>
            </w:pPr>
            <w:r w:rsidRPr="000324F0">
              <w:rPr>
                <w:rFonts w:eastAsia="標楷體"/>
                <w:b/>
                <w:bCs/>
                <w:color w:val="FFFFFF"/>
                <w:sz w:val="26"/>
                <w:szCs w:val="26"/>
              </w:rPr>
              <w:t>明細</w:t>
            </w:r>
          </w:p>
        </w:tc>
        <w:tc>
          <w:tcPr>
            <w:tcW w:w="3129" w:type="dxa"/>
            <w:shd w:val="clear" w:color="auto" w:fill="4F81BD"/>
            <w:vAlign w:val="center"/>
          </w:tcPr>
          <w:p w:rsidR="00F73BC1" w:rsidRPr="000324F0" w:rsidRDefault="00F73BC1" w:rsidP="00111540">
            <w:pPr>
              <w:jc w:val="center"/>
              <w:rPr>
                <w:rFonts w:eastAsia="標楷體"/>
                <w:b/>
                <w:color w:val="FFFFFF"/>
                <w:sz w:val="26"/>
                <w:szCs w:val="26"/>
              </w:rPr>
            </w:pPr>
            <w:r w:rsidRPr="000324F0">
              <w:rPr>
                <w:rFonts w:eastAsia="標楷體"/>
                <w:b/>
                <w:color w:val="FFFFFF"/>
                <w:sz w:val="26"/>
                <w:szCs w:val="26"/>
              </w:rPr>
              <w:t>說明</w:t>
            </w:r>
          </w:p>
        </w:tc>
        <w:tc>
          <w:tcPr>
            <w:tcW w:w="2866" w:type="dxa"/>
            <w:shd w:val="clear" w:color="auto" w:fill="4F81BD"/>
            <w:vAlign w:val="center"/>
          </w:tcPr>
          <w:p w:rsidR="00F73BC1" w:rsidRPr="000324F0" w:rsidRDefault="00F73BC1" w:rsidP="00111540">
            <w:pPr>
              <w:jc w:val="center"/>
              <w:rPr>
                <w:rFonts w:eastAsia="標楷體"/>
                <w:b/>
                <w:color w:val="FFFFFF"/>
                <w:sz w:val="26"/>
                <w:szCs w:val="26"/>
              </w:rPr>
            </w:pPr>
            <w:r w:rsidRPr="000324F0">
              <w:rPr>
                <w:rFonts w:eastAsia="標楷體"/>
                <w:b/>
                <w:color w:val="FFFFFF"/>
                <w:sz w:val="26"/>
                <w:szCs w:val="26"/>
              </w:rPr>
              <w:t>不適用於評估之原因</w:t>
            </w:r>
          </w:p>
        </w:tc>
      </w:tr>
      <w:tr w:rsidR="00BB7390" w:rsidRPr="00C40B06" w:rsidTr="00963A94">
        <w:trPr>
          <w:cantSplit/>
          <w:trHeight w:val="20"/>
        </w:trPr>
        <w:tc>
          <w:tcPr>
            <w:tcW w:w="1260" w:type="dxa"/>
            <w:vAlign w:val="center"/>
          </w:tcPr>
          <w:p w:rsidR="00BB7390" w:rsidRPr="00C40B06" w:rsidRDefault="00BB7390" w:rsidP="000273E0">
            <w:pPr>
              <w:jc w:val="center"/>
              <w:rPr>
                <w:rFonts w:eastAsia="標楷體"/>
                <w:bCs/>
                <w:color w:val="000000"/>
                <w:sz w:val="26"/>
                <w:szCs w:val="26"/>
              </w:rPr>
            </w:pPr>
            <w:r w:rsidRPr="00C40B06">
              <w:rPr>
                <w:rFonts w:eastAsia="標楷體"/>
                <w:bCs/>
                <w:color w:val="000000"/>
                <w:sz w:val="26"/>
                <w:szCs w:val="26"/>
              </w:rPr>
              <w:t>有形資產</w:t>
            </w:r>
          </w:p>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之移轉</w:t>
            </w:r>
          </w:p>
        </w:tc>
        <w:tc>
          <w:tcPr>
            <w:tcW w:w="780" w:type="dxa"/>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129" w:type="dxa"/>
            <w:vAlign w:val="center"/>
          </w:tcPr>
          <w:p w:rsidR="006240E2" w:rsidRDefault="008408D7"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2866" w:type="dxa"/>
            <w:vAlign w:val="center"/>
          </w:tcPr>
          <w:p w:rsidR="006240E2" w:rsidRDefault="00A806BE" w:rsidP="00BD6D02">
            <w:pPr>
              <w:spacing w:beforeLines="50" w:before="120" w:afterLines="50" w:after="120"/>
              <w:jc w:val="both"/>
              <w:rPr>
                <w:rFonts w:eastAsia="標楷體"/>
                <w:color w:val="000000"/>
                <w:sz w:val="26"/>
                <w:szCs w:val="26"/>
              </w:rPr>
            </w:pPr>
            <w:r w:rsidRPr="00A806BE">
              <w:rPr>
                <w:rFonts w:eastAsia="標楷體" w:hint="eastAsia"/>
                <w:sz w:val="26"/>
                <w:szCs w:val="26"/>
              </w:rPr>
              <w:t>因產品種類</w:t>
            </w:r>
            <w:proofErr w:type="gramStart"/>
            <w:r w:rsidRPr="00A806BE">
              <w:rPr>
                <w:rFonts w:eastAsia="標楷體" w:hint="eastAsia"/>
                <w:sz w:val="26"/>
                <w:szCs w:val="26"/>
              </w:rPr>
              <w:t>眾多，</w:t>
            </w:r>
            <w:proofErr w:type="gramEnd"/>
            <w:r w:rsidRPr="00A806BE">
              <w:rPr>
                <w:rFonts w:eastAsia="標楷體" w:hint="eastAsia"/>
                <w:sz w:val="26"/>
                <w:szCs w:val="26"/>
              </w:rPr>
              <w:t>未能得致可供比較之價格進行比較。</w:t>
            </w:r>
          </w:p>
        </w:tc>
      </w:tr>
      <w:tr w:rsidR="006829BE" w:rsidRPr="00C40B06" w:rsidTr="00963A94">
        <w:trPr>
          <w:cantSplit/>
          <w:trHeight w:val="20"/>
        </w:trPr>
        <w:tc>
          <w:tcPr>
            <w:tcW w:w="1260" w:type="dxa"/>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780" w:type="dxa"/>
            <w:vAlign w:val="center"/>
          </w:tcPr>
          <w:p w:rsidR="006240E2"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3129" w:type="dxa"/>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866" w:type="dxa"/>
            <w:vAlign w:val="center"/>
          </w:tcPr>
          <w:p w:rsidR="006240E2" w:rsidRDefault="006829BE" w:rsidP="00BD6D02">
            <w:pPr>
              <w:spacing w:beforeLines="50" w:before="120" w:afterLines="50" w:after="120"/>
              <w:jc w:val="both"/>
              <w:rPr>
                <w:rFonts w:eastAsia="標楷體"/>
                <w:color w:val="000000"/>
                <w:sz w:val="26"/>
                <w:szCs w:val="26"/>
              </w:rPr>
            </w:pPr>
            <w:r w:rsidRPr="00C40B06">
              <w:rPr>
                <w:rFonts w:eastAsia="標楷體"/>
                <w:sz w:val="26"/>
                <w:szCs w:val="26"/>
              </w:rPr>
              <w:t>未能得致與受測個體提供</w:t>
            </w:r>
            <w:r w:rsidRPr="00C40B06">
              <w:rPr>
                <w:rFonts w:eastAsia="標楷體"/>
                <w:color w:val="000000"/>
                <w:sz w:val="26"/>
                <w:szCs w:val="26"/>
              </w:rPr>
              <w:t>相同服務或相似服務業者之外部可比較價格。</w:t>
            </w:r>
          </w:p>
        </w:tc>
      </w:tr>
    </w:tbl>
    <w:p w:rsidR="006240E2" w:rsidRDefault="00A60DF2"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可比較未受控</w:t>
      </w:r>
      <w:r w:rsidRPr="00EA272E">
        <w:rPr>
          <w:rFonts w:eastAsia="標楷體" w:hint="eastAsia"/>
          <w:b/>
          <w:sz w:val="28"/>
          <w:szCs w:val="26"/>
        </w:rPr>
        <w:t>交易</w:t>
      </w:r>
      <w:r w:rsidRPr="00EA272E">
        <w:rPr>
          <w:rFonts w:eastAsia="標楷體"/>
          <w:b/>
          <w:sz w:val="28"/>
          <w:szCs w:val="26"/>
        </w:rPr>
        <w:t>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900"/>
        <w:gridCol w:w="3009"/>
        <w:gridCol w:w="2931"/>
      </w:tblGrid>
      <w:tr w:rsidR="005817E3" w:rsidRPr="00C40B06" w:rsidTr="009446F4">
        <w:trPr>
          <w:trHeight w:val="850"/>
          <w:tblHeader/>
        </w:trPr>
        <w:tc>
          <w:tcPr>
            <w:tcW w:w="1260"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受控交易型態</w:t>
            </w:r>
          </w:p>
        </w:tc>
        <w:tc>
          <w:tcPr>
            <w:tcW w:w="900"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明細</w:t>
            </w:r>
          </w:p>
        </w:tc>
        <w:tc>
          <w:tcPr>
            <w:tcW w:w="3009"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說明</w:t>
            </w:r>
          </w:p>
        </w:tc>
        <w:tc>
          <w:tcPr>
            <w:tcW w:w="2931" w:type="dxa"/>
            <w:shd w:val="clear" w:color="auto" w:fill="4F81BD"/>
            <w:vAlign w:val="center"/>
          </w:tcPr>
          <w:p w:rsidR="005817E3" w:rsidRPr="00CD6DD3" w:rsidRDefault="005817E3"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BA36D0" w:rsidTr="00963A94">
        <w:trPr>
          <w:cantSplit/>
          <w:trHeight w:val="20"/>
        </w:trPr>
        <w:tc>
          <w:tcPr>
            <w:tcW w:w="1260" w:type="dxa"/>
            <w:vAlign w:val="center"/>
          </w:tcPr>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有形資產之移轉</w:t>
            </w:r>
          </w:p>
        </w:tc>
        <w:tc>
          <w:tcPr>
            <w:tcW w:w="900" w:type="dxa"/>
            <w:vAlign w:val="center"/>
          </w:tcPr>
          <w:p w:rsidR="00B26318"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009" w:type="dxa"/>
            <w:vAlign w:val="center"/>
          </w:tcPr>
          <w:p w:rsidR="006240E2" w:rsidRDefault="00BB7390"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2931" w:type="dxa"/>
            <w:vMerge w:val="restart"/>
            <w:vAlign w:val="center"/>
          </w:tcPr>
          <w:p w:rsidR="006240E2" w:rsidRDefault="00BB7390" w:rsidP="00BD6D02">
            <w:pPr>
              <w:spacing w:beforeLines="50" w:before="120" w:afterLines="50" w:after="120"/>
              <w:jc w:val="both"/>
              <w:rPr>
                <w:rFonts w:eastAsia="標楷體"/>
                <w:sz w:val="26"/>
                <w:szCs w:val="26"/>
              </w:rPr>
            </w:pPr>
            <w:r w:rsidRPr="00BA36D0">
              <w:rPr>
                <w:rFonts w:eastAsia="標楷體"/>
                <w:sz w:val="26"/>
                <w:szCs w:val="26"/>
              </w:rPr>
              <w:t>依移轉訂價查核準則規定，不可使用</w:t>
            </w:r>
            <w:r w:rsidRPr="00BA36D0">
              <w:rPr>
                <w:rFonts w:eastAsia="標楷體" w:hint="eastAsia"/>
                <w:sz w:val="26"/>
                <w:szCs w:val="26"/>
              </w:rPr>
              <w:t>此</w:t>
            </w:r>
            <w:r w:rsidRPr="00BA36D0">
              <w:rPr>
                <w:rFonts w:eastAsia="標楷體"/>
                <w:sz w:val="26"/>
                <w:szCs w:val="26"/>
              </w:rPr>
              <w:t>法進行評估。</w:t>
            </w:r>
          </w:p>
        </w:tc>
      </w:tr>
      <w:tr w:rsidR="006829BE" w:rsidRPr="00C40B06" w:rsidTr="00963A94">
        <w:trPr>
          <w:cantSplit/>
          <w:trHeight w:val="20"/>
        </w:trPr>
        <w:tc>
          <w:tcPr>
            <w:tcW w:w="1260" w:type="dxa"/>
            <w:vAlign w:val="center"/>
          </w:tcPr>
          <w:p w:rsidR="006829BE" w:rsidRPr="000273E0" w:rsidRDefault="006829BE" w:rsidP="000273E0">
            <w:pPr>
              <w:jc w:val="center"/>
              <w:rPr>
                <w:rFonts w:eastAsia="標楷體"/>
                <w:bCs/>
                <w:color w:val="000000"/>
                <w:sz w:val="26"/>
                <w:szCs w:val="26"/>
              </w:rPr>
            </w:pPr>
            <w:r w:rsidRPr="000273E0">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0273E0">
              <w:rPr>
                <w:rFonts w:eastAsia="標楷體"/>
                <w:bCs/>
                <w:color w:val="000000"/>
                <w:sz w:val="26"/>
                <w:szCs w:val="26"/>
              </w:rPr>
              <w:t>提供</w:t>
            </w:r>
          </w:p>
        </w:tc>
        <w:tc>
          <w:tcPr>
            <w:tcW w:w="900" w:type="dxa"/>
            <w:vAlign w:val="center"/>
          </w:tcPr>
          <w:p w:rsidR="00393D68" w:rsidRDefault="00063F26" w:rsidP="00BD6D02">
            <w:pPr>
              <w:spacing w:beforeLines="50" w:before="120" w:afterLines="50" w:after="120"/>
              <w:jc w:val="center"/>
              <w:rPr>
                <w:rFonts w:eastAsia="標楷體"/>
                <w:sz w:val="26"/>
                <w:szCs w:val="26"/>
              </w:rPr>
            </w:pPr>
            <w:r>
              <w:rPr>
                <w:rFonts w:eastAsia="標楷體"/>
                <w:color w:val="000000"/>
                <w:sz w:val="26"/>
                <w:szCs w:val="26"/>
              </w:rPr>
              <w:t>提供營運支援服務</w:t>
            </w:r>
          </w:p>
        </w:tc>
        <w:tc>
          <w:tcPr>
            <w:tcW w:w="3009" w:type="dxa"/>
            <w:vAlign w:val="center"/>
          </w:tcPr>
          <w:p w:rsidR="006240E2" w:rsidRDefault="006829BE" w:rsidP="00BD6D02">
            <w:pPr>
              <w:spacing w:beforeLines="50" w:before="120" w:afterLines="50" w:after="120"/>
              <w:jc w:val="both"/>
              <w:rPr>
                <w:rFonts w:eastAsia="標楷體"/>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931" w:type="dxa"/>
            <w:vMerge/>
            <w:vAlign w:val="center"/>
          </w:tcPr>
          <w:p w:rsidR="006240E2" w:rsidRDefault="006240E2" w:rsidP="00BD6D02">
            <w:pPr>
              <w:spacing w:beforeLines="50" w:before="120" w:afterLines="50" w:after="120"/>
              <w:jc w:val="both"/>
              <w:rPr>
                <w:rFonts w:eastAsia="標楷體"/>
                <w:color w:val="000000"/>
                <w:sz w:val="26"/>
                <w:szCs w:val="26"/>
              </w:rPr>
            </w:pPr>
          </w:p>
        </w:tc>
      </w:tr>
      <w:tr w:rsidR="00F35C21" w:rsidRPr="00C40B06" w:rsidTr="00577949">
        <w:trPr>
          <w:cantSplit/>
          <w:trHeight w:val="1304"/>
        </w:trPr>
        <w:tc>
          <w:tcPr>
            <w:tcW w:w="1260" w:type="dxa"/>
            <w:vAlign w:val="center"/>
          </w:tcPr>
          <w:p w:rsidR="00F35C21" w:rsidRPr="00AD2293" w:rsidRDefault="00F35C21" w:rsidP="000273E0">
            <w:pPr>
              <w:jc w:val="center"/>
              <w:rPr>
                <w:rFonts w:eastAsia="標楷體"/>
                <w:bCs/>
                <w:color w:val="000000"/>
                <w:sz w:val="26"/>
                <w:szCs w:val="26"/>
              </w:rPr>
            </w:pPr>
            <w:r w:rsidRPr="00AD2293">
              <w:rPr>
                <w:rFonts w:eastAsia="標楷體" w:hint="eastAsia"/>
                <w:bCs/>
                <w:color w:val="000000"/>
                <w:sz w:val="26"/>
                <w:szCs w:val="26"/>
              </w:rPr>
              <w:lastRenderedPageBreak/>
              <w:t>資金之</w:t>
            </w:r>
          </w:p>
          <w:p w:rsidR="00F35C21" w:rsidRPr="00C40B06" w:rsidRDefault="00F35C21" w:rsidP="000273E0">
            <w:pPr>
              <w:jc w:val="center"/>
              <w:rPr>
                <w:rFonts w:eastAsia="標楷體"/>
                <w:color w:val="000000"/>
              </w:rPr>
            </w:pPr>
            <w:r w:rsidRPr="00AD2293">
              <w:rPr>
                <w:rFonts w:eastAsia="標楷體" w:hint="eastAsia"/>
                <w:bCs/>
                <w:color w:val="000000"/>
                <w:sz w:val="26"/>
                <w:szCs w:val="26"/>
              </w:rPr>
              <w:t>使用</w:t>
            </w:r>
          </w:p>
        </w:tc>
        <w:tc>
          <w:tcPr>
            <w:tcW w:w="900" w:type="dxa"/>
            <w:vAlign w:val="center"/>
          </w:tcPr>
          <w:p w:rsidR="00F35C21" w:rsidRPr="00740259" w:rsidRDefault="00F35C21" w:rsidP="00AD2293">
            <w:pPr>
              <w:jc w:val="center"/>
              <w:rPr>
                <w:rFonts w:eastAsia="標楷體"/>
                <w:sz w:val="26"/>
                <w:szCs w:val="26"/>
              </w:rPr>
            </w:pPr>
            <w:r w:rsidRPr="00740259">
              <w:rPr>
                <w:rFonts w:eastAsia="標楷體" w:hint="eastAsia"/>
                <w:sz w:val="26"/>
                <w:szCs w:val="26"/>
              </w:rPr>
              <w:t>資金</w:t>
            </w:r>
          </w:p>
          <w:p w:rsidR="00F35C21" w:rsidRPr="00C40B06" w:rsidRDefault="00F35C21" w:rsidP="00AD2293">
            <w:pPr>
              <w:jc w:val="center"/>
              <w:rPr>
                <w:rFonts w:eastAsia="標楷體"/>
                <w:color w:val="000000"/>
                <w:sz w:val="26"/>
                <w:szCs w:val="26"/>
              </w:rPr>
            </w:pPr>
            <w:r w:rsidRPr="00740259">
              <w:rPr>
                <w:rFonts w:eastAsia="標楷體" w:hint="eastAsia"/>
                <w:sz w:val="26"/>
                <w:szCs w:val="26"/>
              </w:rPr>
              <w:t>融通</w:t>
            </w:r>
          </w:p>
        </w:tc>
        <w:tc>
          <w:tcPr>
            <w:tcW w:w="3009" w:type="dxa"/>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2931" w:type="dxa"/>
            <w:vMerge/>
            <w:vAlign w:val="center"/>
          </w:tcPr>
          <w:p w:rsidR="006240E2" w:rsidRDefault="006240E2" w:rsidP="00BD6D02">
            <w:pPr>
              <w:spacing w:beforeLines="50" w:before="120" w:afterLines="50" w:after="120"/>
              <w:jc w:val="both"/>
              <w:rPr>
                <w:rFonts w:eastAsia="標楷體"/>
                <w:color w:val="000000"/>
              </w:rPr>
            </w:pPr>
          </w:p>
        </w:tc>
      </w:tr>
    </w:tbl>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t>再售價格法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260"/>
        <w:gridCol w:w="900"/>
        <w:gridCol w:w="3032"/>
        <w:gridCol w:w="2908"/>
      </w:tblGrid>
      <w:tr w:rsidR="009B2B8C" w:rsidRPr="00C40B06" w:rsidTr="009446F4">
        <w:trPr>
          <w:trHeight w:val="850"/>
          <w:tblHeader/>
        </w:trPr>
        <w:tc>
          <w:tcPr>
            <w:tcW w:w="1260"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受控交易型態</w:t>
            </w:r>
          </w:p>
        </w:tc>
        <w:tc>
          <w:tcPr>
            <w:tcW w:w="900"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明細</w:t>
            </w:r>
          </w:p>
        </w:tc>
        <w:tc>
          <w:tcPr>
            <w:tcW w:w="3032"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說明</w:t>
            </w:r>
          </w:p>
        </w:tc>
        <w:tc>
          <w:tcPr>
            <w:tcW w:w="2908" w:type="dxa"/>
            <w:shd w:val="clear" w:color="auto" w:fill="4F81BD"/>
            <w:vAlign w:val="center"/>
          </w:tcPr>
          <w:p w:rsidR="009B2B8C" w:rsidRPr="00CD6DD3" w:rsidRDefault="009B2B8C"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C40B06" w:rsidTr="00577949">
        <w:trPr>
          <w:cantSplit/>
          <w:trHeight w:val="4535"/>
        </w:trPr>
        <w:tc>
          <w:tcPr>
            <w:tcW w:w="1260" w:type="dxa"/>
            <w:vAlign w:val="center"/>
          </w:tcPr>
          <w:p w:rsidR="00BB7390" w:rsidRPr="00C40B06" w:rsidRDefault="00BB7390" w:rsidP="000273E0">
            <w:pPr>
              <w:jc w:val="center"/>
              <w:rPr>
                <w:rFonts w:eastAsia="標楷體"/>
                <w:color w:val="000000"/>
                <w:sz w:val="26"/>
                <w:szCs w:val="26"/>
              </w:rPr>
            </w:pPr>
            <w:r w:rsidRPr="00C40B06">
              <w:rPr>
                <w:rFonts w:eastAsia="標楷體"/>
                <w:bCs/>
                <w:color w:val="000000"/>
                <w:sz w:val="26"/>
                <w:szCs w:val="26"/>
              </w:rPr>
              <w:t>有形資產之移轉</w:t>
            </w:r>
          </w:p>
        </w:tc>
        <w:tc>
          <w:tcPr>
            <w:tcW w:w="900" w:type="dxa"/>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bCs/>
                <w:color w:val="000000"/>
                <w:sz w:val="26"/>
                <w:szCs w:val="26"/>
              </w:rPr>
              <w:t>進貨</w:t>
            </w:r>
          </w:p>
        </w:tc>
        <w:tc>
          <w:tcPr>
            <w:tcW w:w="3032" w:type="dxa"/>
            <w:vAlign w:val="center"/>
          </w:tcPr>
          <w:p w:rsidR="006240E2" w:rsidRDefault="00BB7390" w:rsidP="00BD6D02">
            <w:pPr>
              <w:spacing w:beforeLines="50" w:before="120" w:afterLines="50" w:after="120"/>
              <w:jc w:val="both"/>
              <w:rPr>
                <w:rFonts w:eastAsia="標楷體"/>
                <w:sz w:val="26"/>
                <w:szCs w:val="26"/>
              </w:rPr>
            </w:pPr>
            <w:r>
              <w:rPr>
                <w:rFonts w:eastAsia="標楷體" w:hint="eastAsia"/>
                <w:color w:val="000000"/>
                <w:sz w:val="26"/>
                <w:szCs w:val="26"/>
              </w:rPr>
              <w:t>矽成向開曼矽成台灣分公司購買記憶體晶片</w:t>
            </w:r>
          </w:p>
        </w:tc>
        <w:tc>
          <w:tcPr>
            <w:tcW w:w="2908" w:type="dxa"/>
            <w:vAlign w:val="center"/>
          </w:tcPr>
          <w:p w:rsidR="006240E2" w:rsidRDefault="00BB7390" w:rsidP="00BD6D02">
            <w:pPr>
              <w:spacing w:beforeLines="50" w:before="120" w:afterLines="50" w:after="120"/>
              <w:jc w:val="both"/>
              <w:rPr>
                <w:rFonts w:eastAsia="標楷體"/>
                <w:sz w:val="26"/>
                <w:szCs w:val="26"/>
              </w:rPr>
            </w:pPr>
            <w:r w:rsidRPr="00C40B06">
              <w:rPr>
                <w:rFonts w:eastAsia="標楷體"/>
                <w:sz w:val="26"/>
                <w:szCs w:val="26"/>
              </w:rPr>
              <w:t>自關係人購進有形資產</w:t>
            </w:r>
            <w:r w:rsidRPr="00BA36D0">
              <w:rPr>
                <w:rFonts w:ascii="標楷體" w:eastAsia="標楷體" w:hAnsi="標楷體"/>
                <w:sz w:val="26"/>
                <w:szCs w:val="26"/>
              </w:rPr>
              <w:t>再轉售予非關係人之情況，本可採用本法進行評估。但因本法以毛利率進行評估，極度注重可比較對象之可比較程度，本所因未能由資料庫中得知選出樣本之銷貨組合等資料，為避免選出之樣本與受測個體差異太大，不採用此法評估。</w:t>
            </w:r>
          </w:p>
        </w:tc>
      </w:tr>
      <w:tr w:rsidR="006829BE" w:rsidRPr="00C40B06" w:rsidTr="00577949">
        <w:trPr>
          <w:cantSplit/>
          <w:trHeight w:val="1701"/>
        </w:trPr>
        <w:tc>
          <w:tcPr>
            <w:tcW w:w="1260" w:type="dxa"/>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900" w:type="dxa"/>
            <w:vAlign w:val="center"/>
          </w:tcPr>
          <w:p w:rsidR="006829BE" w:rsidRPr="00AD2293" w:rsidRDefault="006829BE" w:rsidP="00AD2293">
            <w:pPr>
              <w:jc w:val="center"/>
              <w:rPr>
                <w:rFonts w:eastAsia="標楷體"/>
                <w:bCs/>
                <w:color w:val="000000"/>
                <w:sz w:val="26"/>
                <w:szCs w:val="26"/>
              </w:rPr>
            </w:pPr>
            <w:r w:rsidRPr="00AD2293">
              <w:rPr>
                <w:rFonts w:eastAsia="標楷體"/>
                <w:bCs/>
                <w:color w:val="000000"/>
                <w:sz w:val="26"/>
                <w:szCs w:val="26"/>
              </w:rPr>
              <w:t>提供</w:t>
            </w:r>
          </w:p>
          <w:p w:rsidR="006829BE" w:rsidRPr="00C40B06" w:rsidRDefault="00D36AF1" w:rsidP="00AD2293">
            <w:pPr>
              <w:jc w:val="center"/>
              <w:rPr>
                <w:rFonts w:eastAsia="標楷體"/>
                <w:sz w:val="26"/>
                <w:szCs w:val="26"/>
              </w:rPr>
            </w:pPr>
            <w:r>
              <w:rPr>
                <w:rFonts w:eastAsia="標楷體" w:hint="eastAsia"/>
                <w:bCs/>
                <w:color w:val="000000"/>
                <w:sz w:val="26"/>
                <w:szCs w:val="26"/>
              </w:rPr>
              <w:t>營運支援</w:t>
            </w:r>
            <w:r w:rsidR="006829BE" w:rsidRPr="00AD2293">
              <w:rPr>
                <w:rFonts w:eastAsia="標楷體"/>
                <w:bCs/>
                <w:color w:val="000000"/>
                <w:sz w:val="26"/>
                <w:szCs w:val="26"/>
              </w:rPr>
              <w:t>服務</w:t>
            </w:r>
          </w:p>
        </w:tc>
        <w:tc>
          <w:tcPr>
            <w:tcW w:w="3032" w:type="dxa"/>
            <w:vAlign w:val="center"/>
          </w:tcPr>
          <w:p w:rsidR="006240E2" w:rsidRDefault="006829BE" w:rsidP="00BD6D02">
            <w:pPr>
              <w:spacing w:beforeLines="50" w:before="120" w:afterLines="50" w:after="120"/>
              <w:jc w:val="both"/>
              <w:rPr>
                <w:rFonts w:eastAsia="標楷體"/>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2908" w:type="dxa"/>
            <w:vMerge w:val="restart"/>
            <w:vAlign w:val="center"/>
          </w:tcPr>
          <w:p w:rsidR="006240E2" w:rsidRDefault="006829BE" w:rsidP="00BD6D02">
            <w:pPr>
              <w:spacing w:beforeLines="50" w:before="120" w:afterLines="50" w:after="120"/>
              <w:jc w:val="both"/>
              <w:rPr>
                <w:rFonts w:eastAsia="標楷體"/>
                <w:color w:val="000000"/>
                <w:sz w:val="26"/>
                <w:szCs w:val="26"/>
              </w:rPr>
            </w:pPr>
            <w:r w:rsidRPr="00C40B06">
              <w:rPr>
                <w:rFonts w:eastAsia="標楷體"/>
                <w:color w:val="000000"/>
                <w:sz w:val="26"/>
                <w:szCs w:val="26"/>
              </w:rPr>
              <w:t>依移轉訂價查核準則，不可採用此法評估。</w:t>
            </w:r>
          </w:p>
        </w:tc>
      </w:tr>
      <w:tr w:rsidR="00F35C21" w:rsidRPr="00C40B06" w:rsidTr="00577949">
        <w:trPr>
          <w:cantSplit/>
          <w:trHeight w:val="1701"/>
        </w:trPr>
        <w:tc>
          <w:tcPr>
            <w:tcW w:w="1260" w:type="dxa"/>
            <w:vAlign w:val="center"/>
          </w:tcPr>
          <w:p w:rsidR="00F35C21" w:rsidRPr="00AD2293" w:rsidRDefault="00F35C21" w:rsidP="00E743DB">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E743DB">
            <w:pPr>
              <w:jc w:val="center"/>
              <w:rPr>
                <w:rFonts w:eastAsia="標楷體"/>
                <w:color w:val="000000"/>
              </w:rPr>
            </w:pPr>
            <w:r w:rsidRPr="00AD2293">
              <w:rPr>
                <w:rFonts w:eastAsia="標楷體" w:hint="eastAsia"/>
                <w:bCs/>
                <w:color w:val="000000"/>
                <w:sz w:val="26"/>
                <w:szCs w:val="26"/>
              </w:rPr>
              <w:t>使用</w:t>
            </w:r>
          </w:p>
        </w:tc>
        <w:tc>
          <w:tcPr>
            <w:tcW w:w="900" w:type="dxa"/>
            <w:vAlign w:val="center"/>
          </w:tcPr>
          <w:p w:rsidR="00F35C21" w:rsidRPr="00AD2293" w:rsidRDefault="00F35C21" w:rsidP="00BB7390">
            <w:pPr>
              <w:jc w:val="center"/>
              <w:rPr>
                <w:rFonts w:eastAsia="標楷體"/>
                <w:bCs/>
                <w:color w:val="000000"/>
                <w:sz w:val="26"/>
                <w:szCs w:val="26"/>
              </w:rPr>
            </w:pPr>
            <w:r w:rsidRPr="00AD2293">
              <w:rPr>
                <w:rFonts w:eastAsia="標楷體" w:hint="eastAsia"/>
                <w:bCs/>
                <w:color w:val="000000"/>
                <w:sz w:val="26"/>
                <w:szCs w:val="26"/>
              </w:rPr>
              <w:t>資金</w:t>
            </w:r>
          </w:p>
          <w:p w:rsidR="00F35C21" w:rsidRPr="00C40B06" w:rsidRDefault="00F35C21" w:rsidP="00BB7390">
            <w:pPr>
              <w:jc w:val="center"/>
              <w:rPr>
                <w:rFonts w:eastAsia="標楷體"/>
                <w:color w:val="000000"/>
                <w:sz w:val="26"/>
                <w:szCs w:val="26"/>
              </w:rPr>
            </w:pPr>
            <w:r w:rsidRPr="00AD2293">
              <w:rPr>
                <w:rFonts w:eastAsia="標楷體" w:hint="eastAsia"/>
                <w:bCs/>
                <w:color w:val="000000"/>
                <w:sz w:val="26"/>
                <w:szCs w:val="26"/>
              </w:rPr>
              <w:t>融通</w:t>
            </w:r>
          </w:p>
        </w:tc>
        <w:tc>
          <w:tcPr>
            <w:tcW w:w="3032" w:type="dxa"/>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2908" w:type="dxa"/>
            <w:vMerge/>
            <w:vAlign w:val="center"/>
          </w:tcPr>
          <w:p w:rsidR="006240E2" w:rsidRDefault="006240E2" w:rsidP="00BD6D02">
            <w:pPr>
              <w:spacing w:beforeLines="50" w:before="120" w:afterLines="50" w:after="120"/>
              <w:jc w:val="both"/>
              <w:rPr>
                <w:rFonts w:eastAsia="標楷體"/>
                <w:color w:val="000000"/>
              </w:rPr>
            </w:pPr>
          </w:p>
        </w:tc>
      </w:tr>
    </w:tbl>
    <w:p w:rsidR="00577949" w:rsidRDefault="00577949" w:rsidP="00577949">
      <w:pPr>
        <w:tabs>
          <w:tab w:val="left" w:pos="960"/>
          <w:tab w:val="left" w:pos="1134"/>
        </w:tabs>
        <w:spacing w:beforeLines="50" w:before="120" w:afterLines="50" w:after="120" w:line="360" w:lineRule="auto"/>
        <w:ind w:left="962"/>
        <w:jc w:val="both"/>
        <w:rPr>
          <w:rFonts w:eastAsia="標楷體"/>
          <w:b/>
          <w:sz w:val="28"/>
          <w:szCs w:val="26"/>
        </w:rPr>
      </w:pPr>
    </w:p>
    <w:p w:rsidR="006240E2" w:rsidRDefault="0056725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b/>
          <w:sz w:val="28"/>
          <w:szCs w:val="26"/>
        </w:rPr>
        <w:lastRenderedPageBreak/>
        <w:t>成本加價法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41"/>
        <w:gridCol w:w="851"/>
        <w:gridCol w:w="2728"/>
        <w:gridCol w:w="3180"/>
      </w:tblGrid>
      <w:tr w:rsidR="00B177A6" w:rsidRPr="00C40B06" w:rsidTr="009446F4">
        <w:trPr>
          <w:trHeight w:val="850"/>
          <w:tblHeader/>
        </w:trPr>
        <w:tc>
          <w:tcPr>
            <w:tcW w:w="1341" w:type="dxa"/>
            <w:shd w:val="clear" w:color="auto" w:fill="4F81BD"/>
            <w:vAlign w:val="center"/>
          </w:tcPr>
          <w:p w:rsidR="00B177A6" w:rsidRPr="000324F0" w:rsidRDefault="00B177A6"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B177A6" w:rsidRPr="000324F0" w:rsidRDefault="00B177A6" w:rsidP="00111540">
            <w:pPr>
              <w:jc w:val="center"/>
              <w:rPr>
                <w:rFonts w:eastAsia="標楷體"/>
                <w:b/>
                <w:bCs/>
                <w:color w:val="FFFFFF"/>
                <w:sz w:val="26"/>
                <w:szCs w:val="26"/>
              </w:rPr>
            </w:pPr>
            <w:r w:rsidRPr="000324F0">
              <w:rPr>
                <w:rFonts w:eastAsia="標楷體"/>
                <w:b/>
                <w:bCs/>
                <w:color w:val="FFFFFF"/>
                <w:sz w:val="26"/>
                <w:szCs w:val="26"/>
              </w:rPr>
              <w:t>明細</w:t>
            </w:r>
          </w:p>
        </w:tc>
        <w:tc>
          <w:tcPr>
            <w:tcW w:w="2728" w:type="dxa"/>
            <w:shd w:val="clear" w:color="auto" w:fill="4F81BD"/>
            <w:vAlign w:val="center"/>
          </w:tcPr>
          <w:p w:rsidR="00B177A6" w:rsidRPr="00CD6DD3" w:rsidRDefault="00B177A6" w:rsidP="00111540">
            <w:pPr>
              <w:jc w:val="center"/>
              <w:rPr>
                <w:rFonts w:eastAsia="標楷體"/>
                <w:b/>
                <w:bCs/>
                <w:color w:val="FFFFFF"/>
                <w:sz w:val="26"/>
                <w:szCs w:val="26"/>
              </w:rPr>
            </w:pPr>
            <w:r w:rsidRPr="00CD6DD3">
              <w:rPr>
                <w:rFonts w:eastAsia="標楷體"/>
                <w:b/>
                <w:bCs/>
                <w:color w:val="FFFFFF"/>
                <w:sz w:val="26"/>
                <w:szCs w:val="26"/>
              </w:rPr>
              <w:t>說明</w:t>
            </w:r>
          </w:p>
        </w:tc>
        <w:tc>
          <w:tcPr>
            <w:tcW w:w="3180" w:type="dxa"/>
            <w:shd w:val="clear" w:color="auto" w:fill="4F81BD"/>
            <w:vAlign w:val="center"/>
          </w:tcPr>
          <w:p w:rsidR="00B177A6" w:rsidRPr="00CD6DD3" w:rsidRDefault="00B177A6"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76779C" w:rsidRPr="00C40B06" w:rsidTr="00577949">
        <w:trPr>
          <w:cantSplit/>
          <w:trHeight w:val="2607"/>
        </w:trPr>
        <w:tc>
          <w:tcPr>
            <w:tcW w:w="1341" w:type="dxa"/>
            <w:shd w:val="clear" w:color="auto" w:fill="auto"/>
            <w:vAlign w:val="center"/>
          </w:tcPr>
          <w:p w:rsidR="006240E2" w:rsidRDefault="0076779C" w:rsidP="00BD6D02">
            <w:pPr>
              <w:spacing w:beforeLines="50" w:before="120" w:afterLines="50" w:after="120"/>
              <w:jc w:val="center"/>
              <w:rPr>
                <w:rFonts w:eastAsia="標楷體"/>
                <w:b/>
                <w:bCs/>
                <w:color w:val="000000"/>
                <w:sz w:val="26"/>
                <w:szCs w:val="26"/>
              </w:rPr>
            </w:pPr>
            <w:r w:rsidRPr="00C40B06">
              <w:rPr>
                <w:rFonts w:eastAsia="標楷體"/>
                <w:bCs/>
                <w:color w:val="000000"/>
                <w:sz w:val="26"/>
                <w:szCs w:val="26"/>
              </w:rPr>
              <w:t>有形資產之移轉</w:t>
            </w:r>
          </w:p>
        </w:tc>
        <w:tc>
          <w:tcPr>
            <w:tcW w:w="851" w:type="dxa"/>
            <w:shd w:val="clear" w:color="auto" w:fill="auto"/>
            <w:vAlign w:val="center"/>
          </w:tcPr>
          <w:p w:rsidR="006240E2" w:rsidRDefault="0076779C" w:rsidP="00BD6D02">
            <w:pPr>
              <w:spacing w:beforeLines="50" w:before="120" w:afterLines="50" w:after="120"/>
              <w:jc w:val="center"/>
              <w:rPr>
                <w:rFonts w:eastAsia="標楷體"/>
                <w:color w:val="000000"/>
                <w:sz w:val="26"/>
                <w:szCs w:val="26"/>
              </w:rPr>
            </w:pPr>
            <w:r w:rsidRPr="00C40B06">
              <w:rPr>
                <w:rFonts w:eastAsia="標楷體"/>
                <w:color w:val="000000"/>
                <w:sz w:val="26"/>
                <w:szCs w:val="26"/>
              </w:rPr>
              <w:t>進貨</w:t>
            </w:r>
          </w:p>
        </w:tc>
        <w:tc>
          <w:tcPr>
            <w:tcW w:w="2728" w:type="dxa"/>
            <w:shd w:val="clear" w:color="auto" w:fill="auto"/>
            <w:vAlign w:val="center"/>
          </w:tcPr>
          <w:p w:rsidR="006240E2" w:rsidRDefault="0076779C"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3180" w:type="dxa"/>
            <w:shd w:val="clear" w:color="auto" w:fill="auto"/>
            <w:vAlign w:val="center"/>
          </w:tcPr>
          <w:p w:rsidR="006240E2" w:rsidRDefault="0076779C" w:rsidP="00BD6D02">
            <w:pPr>
              <w:spacing w:beforeLines="50" w:before="120" w:afterLines="50" w:after="120"/>
              <w:jc w:val="both"/>
              <w:rPr>
                <w:rFonts w:eastAsia="標楷體"/>
                <w:bCs/>
                <w:sz w:val="26"/>
                <w:szCs w:val="26"/>
                <w:highlight w:val="yellow"/>
              </w:rPr>
            </w:pPr>
            <w:r w:rsidRPr="00C40B06">
              <w:rPr>
                <w:rFonts w:eastAsia="標楷體"/>
                <w:sz w:val="26"/>
                <w:szCs w:val="26"/>
              </w:rPr>
              <w:t>由於成本加價法適用於自非關係企業買入資產加值再售予</w:t>
            </w:r>
            <w:r w:rsidRPr="00C40B06">
              <w:rPr>
                <w:rFonts w:eastAsia="標楷體"/>
                <w:bCs/>
                <w:sz w:val="26"/>
                <w:szCs w:val="26"/>
              </w:rPr>
              <w:t>關係企業</w:t>
            </w:r>
            <w:r w:rsidRPr="00C40B06">
              <w:rPr>
                <w:rFonts w:eastAsia="標楷體"/>
                <w:sz w:val="26"/>
                <w:szCs w:val="26"/>
              </w:rPr>
              <w:t>情形，</w:t>
            </w:r>
            <w:r w:rsidRPr="00C40B06">
              <w:rPr>
                <w:rFonts w:eastAsia="標楷體"/>
                <w:color w:val="000000"/>
                <w:sz w:val="26"/>
                <w:szCs w:val="26"/>
              </w:rPr>
              <w:t>矽成</w:t>
            </w:r>
            <w:r w:rsidRPr="00C40B06">
              <w:rPr>
                <w:rFonts w:eastAsia="標楷體"/>
                <w:sz w:val="26"/>
                <w:szCs w:val="26"/>
              </w:rPr>
              <w:t>向關係企業購貨，不符本法須自非關係企業進貨之定義，故不適用此法進行評估。</w:t>
            </w:r>
          </w:p>
        </w:tc>
      </w:tr>
      <w:tr w:rsidR="006829BE" w:rsidRPr="00C40B06" w:rsidTr="00577949">
        <w:trPr>
          <w:cantSplit/>
          <w:trHeight w:val="2607"/>
        </w:trPr>
        <w:tc>
          <w:tcPr>
            <w:tcW w:w="1341" w:type="dxa"/>
            <w:shd w:val="clear" w:color="auto" w:fill="auto"/>
            <w:vAlign w:val="center"/>
          </w:tcPr>
          <w:p w:rsidR="006829BE" w:rsidRPr="00AD2293" w:rsidRDefault="006829BE" w:rsidP="000273E0">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0273E0">
            <w:pPr>
              <w:jc w:val="center"/>
              <w:rPr>
                <w:rFonts w:eastAsia="標楷體"/>
                <w:color w:val="000000"/>
                <w:sz w:val="26"/>
                <w:szCs w:val="26"/>
              </w:rPr>
            </w:pPr>
            <w:r w:rsidRPr="00AD2293">
              <w:rPr>
                <w:rFonts w:eastAsia="標楷體"/>
                <w:bCs/>
                <w:color w:val="000000"/>
                <w:sz w:val="26"/>
                <w:szCs w:val="26"/>
              </w:rPr>
              <w:t>提供</w:t>
            </w:r>
          </w:p>
        </w:tc>
        <w:tc>
          <w:tcPr>
            <w:tcW w:w="851" w:type="dxa"/>
            <w:shd w:val="clear" w:color="auto" w:fill="auto"/>
            <w:vAlign w:val="center"/>
          </w:tcPr>
          <w:p w:rsidR="006240E2"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2728"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3180"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EF51A0">
              <w:rPr>
                <w:rFonts w:eastAsia="標楷體"/>
                <w:bCs/>
                <w:color w:val="000000"/>
                <w:sz w:val="26"/>
                <w:szCs w:val="26"/>
              </w:rPr>
              <w:t>與服務有關之成本歸屬於間接費用中（營業費用），若</w:t>
            </w:r>
            <w:proofErr w:type="gramStart"/>
            <w:r w:rsidRPr="00EF51A0">
              <w:rPr>
                <w:rFonts w:eastAsia="標楷體"/>
                <w:bCs/>
                <w:color w:val="000000"/>
                <w:sz w:val="26"/>
                <w:szCs w:val="26"/>
              </w:rPr>
              <w:t>不</w:t>
            </w:r>
            <w:proofErr w:type="gramEnd"/>
            <w:r w:rsidRPr="00EF51A0">
              <w:rPr>
                <w:rFonts w:eastAsia="標楷體"/>
                <w:bCs/>
                <w:color w:val="000000"/>
                <w:sz w:val="26"/>
                <w:szCs w:val="26"/>
              </w:rPr>
              <w:t>考量間接費用而單以營業毛利分析，恐無法反應受控交易因果關係，故不</w:t>
            </w:r>
            <w:proofErr w:type="gramStart"/>
            <w:r w:rsidRPr="00EF51A0">
              <w:rPr>
                <w:rFonts w:eastAsia="標楷體"/>
                <w:bCs/>
                <w:color w:val="000000"/>
                <w:sz w:val="26"/>
                <w:szCs w:val="26"/>
              </w:rPr>
              <w:t>採</w:t>
            </w:r>
            <w:proofErr w:type="gramEnd"/>
            <w:r w:rsidRPr="00EF51A0">
              <w:rPr>
                <w:rFonts w:eastAsia="標楷體"/>
                <w:bCs/>
                <w:color w:val="000000"/>
                <w:sz w:val="26"/>
                <w:szCs w:val="26"/>
              </w:rPr>
              <w:t>此法進行分析。</w:t>
            </w:r>
          </w:p>
        </w:tc>
      </w:tr>
      <w:tr w:rsidR="00F35C21" w:rsidRPr="00C40B06" w:rsidTr="00577949">
        <w:trPr>
          <w:cantSplit/>
          <w:trHeight w:val="2607"/>
        </w:trPr>
        <w:tc>
          <w:tcPr>
            <w:tcW w:w="1341" w:type="dxa"/>
            <w:shd w:val="clear" w:color="auto" w:fill="auto"/>
            <w:vAlign w:val="center"/>
          </w:tcPr>
          <w:p w:rsidR="00F35C21" w:rsidRPr="00AD2293" w:rsidRDefault="00F35C21" w:rsidP="000273E0">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0273E0">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F35C21" w:rsidRDefault="00F35C21" w:rsidP="007861E7">
            <w:pPr>
              <w:jc w:val="center"/>
              <w:rPr>
                <w:rFonts w:eastAsia="標楷體"/>
                <w:color w:val="000000"/>
                <w:sz w:val="26"/>
                <w:szCs w:val="26"/>
              </w:rPr>
            </w:pPr>
            <w:r w:rsidRPr="00740259">
              <w:rPr>
                <w:rFonts w:eastAsia="標楷體" w:hint="eastAsia"/>
                <w:color w:val="000000"/>
                <w:sz w:val="26"/>
                <w:szCs w:val="26"/>
              </w:rPr>
              <w:t>資金</w:t>
            </w:r>
          </w:p>
          <w:p w:rsidR="00F35C21" w:rsidRPr="00C40B06" w:rsidRDefault="00F35C21" w:rsidP="007861E7">
            <w:pPr>
              <w:jc w:val="center"/>
              <w:rPr>
                <w:rFonts w:eastAsia="標楷體"/>
                <w:color w:val="000000"/>
                <w:sz w:val="26"/>
                <w:szCs w:val="26"/>
              </w:rPr>
            </w:pPr>
            <w:r w:rsidRPr="00740259">
              <w:rPr>
                <w:rFonts w:eastAsia="標楷體" w:hint="eastAsia"/>
                <w:color w:val="000000"/>
                <w:sz w:val="26"/>
                <w:szCs w:val="26"/>
              </w:rPr>
              <w:t>融通</w:t>
            </w:r>
          </w:p>
        </w:tc>
        <w:tc>
          <w:tcPr>
            <w:tcW w:w="2728" w:type="dxa"/>
            <w:shd w:val="clear" w:color="auto" w:fill="auto"/>
            <w:vAlign w:val="center"/>
          </w:tcPr>
          <w:p w:rsidR="006240E2"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-USA</w:t>
            </w:r>
            <w:r>
              <w:rPr>
                <w:rFonts w:eastAsia="標楷體" w:hint="eastAsia"/>
                <w:color w:val="000000"/>
                <w:sz w:val="26"/>
                <w:szCs w:val="26"/>
              </w:rPr>
              <w:t>資金</w:t>
            </w:r>
          </w:p>
        </w:tc>
        <w:tc>
          <w:tcPr>
            <w:tcW w:w="3180" w:type="dxa"/>
            <w:shd w:val="clear" w:color="auto" w:fill="auto"/>
            <w:vAlign w:val="center"/>
          </w:tcPr>
          <w:p w:rsidR="006240E2" w:rsidRDefault="00F35C21" w:rsidP="00BD6D02">
            <w:pPr>
              <w:spacing w:beforeLines="50" w:before="120" w:afterLines="50" w:after="120"/>
              <w:jc w:val="both"/>
              <w:rPr>
                <w:rFonts w:eastAsia="標楷體"/>
                <w:color w:val="000000"/>
              </w:rPr>
            </w:pPr>
            <w:r>
              <w:rPr>
                <w:rFonts w:eastAsia="標楷體" w:hint="eastAsia"/>
                <w:sz w:val="26"/>
                <w:szCs w:val="26"/>
              </w:rPr>
              <w:t>矽成</w:t>
            </w:r>
            <w:r w:rsidRPr="00796703">
              <w:rPr>
                <w:rFonts w:eastAsia="標楷體" w:hint="eastAsia"/>
                <w:sz w:val="26"/>
                <w:szCs w:val="26"/>
              </w:rPr>
              <w:t>與關係企業間資金往來交易，因已優先使用可比較未受控價格法，故本所不再採用此方法進行受控交易評估。</w:t>
            </w:r>
          </w:p>
        </w:tc>
      </w:tr>
    </w:tbl>
    <w:p w:rsidR="006240E2" w:rsidRDefault="007861E7"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Pr>
          <w:rFonts w:eastAsia="標楷體" w:hint="eastAsia"/>
          <w:b/>
          <w:sz w:val="28"/>
          <w:szCs w:val="26"/>
        </w:rPr>
        <w:t>可比較利潤法</w:t>
      </w:r>
    </w:p>
    <w:tbl>
      <w:tblPr>
        <w:tblW w:w="8100"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64"/>
        <w:gridCol w:w="851"/>
        <w:gridCol w:w="2707"/>
        <w:gridCol w:w="3178"/>
      </w:tblGrid>
      <w:tr w:rsidR="007861E7" w:rsidRPr="00C40B06" w:rsidTr="003E60AB">
        <w:trPr>
          <w:trHeight w:val="829"/>
          <w:tblHeader/>
        </w:trPr>
        <w:tc>
          <w:tcPr>
            <w:tcW w:w="1364"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明細</w:t>
            </w:r>
          </w:p>
        </w:tc>
        <w:tc>
          <w:tcPr>
            <w:tcW w:w="2707"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說明</w:t>
            </w:r>
          </w:p>
        </w:tc>
        <w:tc>
          <w:tcPr>
            <w:tcW w:w="3178"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D5664C" w:rsidRPr="00C40B06" w:rsidTr="00577949">
        <w:trPr>
          <w:cantSplit/>
          <w:trHeight w:val="1701"/>
        </w:trPr>
        <w:tc>
          <w:tcPr>
            <w:tcW w:w="1364" w:type="dxa"/>
            <w:shd w:val="clear" w:color="auto" w:fill="auto"/>
            <w:vAlign w:val="center"/>
          </w:tcPr>
          <w:p w:rsidR="00D5664C" w:rsidRPr="00AD2293" w:rsidRDefault="00D5664C" w:rsidP="000273E0">
            <w:pPr>
              <w:jc w:val="center"/>
              <w:rPr>
                <w:rFonts w:eastAsia="標楷體"/>
                <w:bCs/>
                <w:color w:val="000000"/>
                <w:sz w:val="26"/>
                <w:szCs w:val="26"/>
              </w:rPr>
            </w:pPr>
            <w:r w:rsidRPr="00AD2293">
              <w:rPr>
                <w:rFonts w:eastAsia="標楷體" w:hint="eastAsia"/>
                <w:bCs/>
                <w:color w:val="000000"/>
                <w:sz w:val="26"/>
                <w:szCs w:val="26"/>
              </w:rPr>
              <w:t>資金之</w:t>
            </w:r>
          </w:p>
          <w:p w:rsidR="00D5664C" w:rsidRPr="00C40B06" w:rsidRDefault="00D5664C" w:rsidP="000273E0">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D5664C" w:rsidRDefault="00D5664C" w:rsidP="008B7AC9">
            <w:pPr>
              <w:jc w:val="center"/>
              <w:rPr>
                <w:rFonts w:eastAsia="標楷體"/>
                <w:color w:val="000000"/>
                <w:sz w:val="26"/>
                <w:szCs w:val="26"/>
              </w:rPr>
            </w:pPr>
            <w:r w:rsidRPr="00740259">
              <w:rPr>
                <w:rFonts w:eastAsia="標楷體" w:hint="eastAsia"/>
                <w:color w:val="000000"/>
                <w:sz w:val="26"/>
                <w:szCs w:val="26"/>
              </w:rPr>
              <w:t>資金</w:t>
            </w:r>
          </w:p>
          <w:p w:rsidR="00D5664C" w:rsidRPr="00C40B06" w:rsidRDefault="00D5664C" w:rsidP="008B7AC9">
            <w:pPr>
              <w:jc w:val="center"/>
              <w:rPr>
                <w:rFonts w:eastAsia="標楷體"/>
                <w:color w:val="000000"/>
                <w:sz w:val="26"/>
                <w:szCs w:val="26"/>
              </w:rPr>
            </w:pPr>
            <w:r w:rsidRPr="00740259">
              <w:rPr>
                <w:rFonts w:eastAsia="標楷體" w:hint="eastAsia"/>
                <w:color w:val="000000"/>
                <w:sz w:val="26"/>
                <w:szCs w:val="26"/>
              </w:rPr>
              <w:t>融通</w:t>
            </w:r>
          </w:p>
        </w:tc>
        <w:tc>
          <w:tcPr>
            <w:tcW w:w="2707" w:type="dxa"/>
            <w:shd w:val="clear" w:color="auto" w:fill="auto"/>
            <w:vAlign w:val="center"/>
          </w:tcPr>
          <w:p w:rsidR="006240E2" w:rsidRDefault="00D5664C"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Pr>
                <w:rFonts w:eastAsia="標楷體" w:hint="eastAsia"/>
                <w:bCs/>
                <w:sz w:val="26"/>
              </w:rPr>
              <w:t>-USA</w:t>
            </w:r>
            <w:r>
              <w:rPr>
                <w:rFonts w:eastAsia="標楷體" w:hint="eastAsia"/>
                <w:color w:val="000000"/>
                <w:sz w:val="26"/>
                <w:szCs w:val="26"/>
              </w:rPr>
              <w:t>資金</w:t>
            </w:r>
          </w:p>
        </w:tc>
        <w:tc>
          <w:tcPr>
            <w:tcW w:w="3178" w:type="dxa"/>
            <w:shd w:val="clear" w:color="auto" w:fill="auto"/>
            <w:vAlign w:val="center"/>
          </w:tcPr>
          <w:p w:rsidR="006240E2" w:rsidRDefault="00D5664C" w:rsidP="00BD6D02">
            <w:pPr>
              <w:spacing w:beforeLines="50" w:before="120" w:afterLines="50" w:after="120"/>
              <w:jc w:val="both"/>
              <w:rPr>
                <w:rFonts w:eastAsia="標楷體"/>
                <w:color w:val="000000"/>
              </w:rPr>
            </w:pPr>
            <w:r w:rsidRPr="00C40B06">
              <w:rPr>
                <w:rFonts w:eastAsia="標楷體"/>
                <w:color w:val="000000"/>
                <w:sz w:val="26"/>
                <w:szCs w:val="26"/>
              </w:rPr>
              <w:t>依移轉訂價查核準則，不可採用此法評估。</w:t>
            </w:r>
          </w:p>
        </w:tc>
      </w:tr>
    </w:tbl>
    <w:p w:rsidR="006240E2" w:rsidRDefault="003D6761" w:rsidP="00BD6D02">
      <w:pPr>
        <w:numPr>
          <w:ilvl w:val="0"/>
          <w:numId w:val="34"/>
        </w:numPr>
        <w:tabs>
          <w:tab w:val="left" w:pos="960"/>
          <w:tab w:val="left" w:pos="1134"/>
        </w:tabs>
        <w:spacing w:beforeLines="50" w:before="120" w:afterLines="50" w:after="120" w:line="360" w:lineRule="auto"/>
        <w:ind w:leftChars="200" w:left="962" w:hanging="482"/>
        <w:jc w:val="both"/>
        <w:rPr>
          <w:rFonts w:eastAsia="標楷體"/>
          <w:b/>
          <w:sz w:val="28"/>
          <w:szCs w:val="26"/>
        </w:rPr>
      </w:pPr>
      <w:r w:rsidRPr="00EA272E">
        <w:rPr>
          <w:rFonts w:eastAsia="標楷體" w:hint="eastAsia"/>
          <w:b/>
          <w:sz w:val="28"/>
          <w:szCs w:val="26"/>
        </w:rPr>
        <w:lastRenderedPageBreak/>
        <w:t>利潤分割</w:t>
      </w:r>
      <w:r w:rsidRPr="00EA272E">
        <w:rPr>
          <w:rFonts w:eastAsia="標楷體"/>
          <w:b/>
          <w:sz w:val="28"/>
          <w:szCs w:val="26"/>
        </w:rPr>
        <w:t>法</w:t>
      </w:r>
    </w:p>
    <w:tbl>
      <w:tblPr>
        <w:tblW w:w="8145" w:type="dxa"/>
        <w:tblInd w:w="46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364"/>
        <w:gridCol w:w="851"/>
        <w:gridCol w:w="2707"/>
        <w:gridCol w:w="3223"/>
      </w:tblGrid>
      <w:tr w:rsidR="007861E7" w:rsidRPr="00C40B06" w:rsidTr="00963A94">
        <w:trPr>
          <w:trHeight w:val="721"/>
          <w:tblHeader/>
        </w:trPr>
        <w:tc>
          <w:tcPr>
            <w:tcW w:w="1364"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受控交易型態</w:t>
            </w:r>
          </w:p>
        </w:tc>
        <w:tc>
          <w:tcPr>
            <w:tcW w:w="851" w:type="dxa"/>
            <w:shd w:val="clear" w:color="auto" w:fill="4F81BD"/>
            <w:vAlign w:val="center"/>
          </w:tcPr>
          <w:p w:rsidR="007861E7" w:rsidRPr="000324F0" w:rsidRDefault="007861E7" w:rsidP="00111540">
            <w:pPr>
              <w:jc w:val="center"/>
              <w:rPr>
                <w:rFonts w:eastAsia="標楷體"/>
                <w:b/>
                <w:bCs/>
                <w:color w:val="FFFFFF"/>
                <w:sz w:val="26"/>
                <w:szCs w:val="26"/>
              </w:rPr>
            </w:pPr>
            <w:r w:rsidRPr="000324F0">
              <w:rPr>
                <w:rFonts w:eastAsia="標楷體"/>
                <w:b/>
                <w:bCs/>
                <w:color w:val="FFFFFF"/>
                <w:sz w:val="26"/>
                <w:szCs w:val="26"/>
              </w:rPr>
              <w:t>明細</w:t>
            </w:r>
          </w:p>
        </w:tc>
        <w:tc>
          <w:tcPr>
            <w:tcW w:w="2707"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說明</w:t>
            </w:r>
          </w:p>
        </w:tc>
        <w:tc>
          <w:tcPr>
            <w:tcW w:w="3223" w:type="dxa"/>
            <w:shd w:val="clear" w:color="auto" w:fill="4F81BD"/>
            <w:vAlign w:val="center"/>
          </w:tcPr>
          <w:p w:rsidR="007861E7" w:rsidRPr="00CD6DD3" w:rsidRDefault="007861E7" w:rsidP="00111540">
            <w:pPr>
              <w:jc w:val="center"/>
              <w:rPr>
                <w:rFonts w:eastAsia="標楷體"/>
                <w:b/>
                <w:bCs/>
                <w:color w:val="FFFFFF"/>
                <w:sz w:val="26"/>
                <w:szCs w:val="26"/>
              </w:rPr>
            </w:pPr>
            <w:r w:rsidRPr="00CD6DD3">
              <w:rPr>
                <w:rFonts w:eastAsia="標楷體"/>
                <w:b/>
                <w:bCs/>
                <w:color w:val="FFFFFF"/>
                <w:sz w:val="26"/>
                <w:szCs w:val="26"/>
              </w:rPr>
              <w:t>不適用於評估之原因</w:t>
            </w:r>
          </w:p>
        </w:tc>
      </w:tr>
      <w:tr w:rsidR="00BB7390" w:rsidRPr="00C40B06" w:rsidTr="009446F4">
        <w:trPr>
          <w:cantSplit/>
          <w:trHeight w:val="2144"/>
        </w:trPr>
        <w:tc>
          <w:tcPr>
            <w:tcW w:w="1364" w:type="dxa"/>
            <w:shd w:val="clear" w:color="auto" w:fill="auto"/>
            <w:vAlign w:val="center"/>
          </w:tcPr>
          <w:p w:rsidR="00BB7390" w:rsidRPr="00C40B06" w:rsidRDefault="00BB7390" w:rsidP="00BD6D02">
            <w:pPr>
              <w:spacing w:beforeLines="50" w:before="120" w:afterLines="50" w:after="120"/>
              <w:jc w:val="center"/>
              <w:rPr>
                <w:rFonts w:eastAsia="標楷體"/>
                <w:b/>
                <w:bCs/>
                <w:color w:val="000000"/>
                <w:sz w:val="26"/>
                <w:szCs w:val="26"/>
              </w:rPr>
            </w:pPr>
            <w:r w:rsidRPr="00C40B06">
              <w:rPr>
                <w:rFonts w:eastAsia="標楷體"/>
                <w:bCs/>
                <w:color w:val="000000"/>
                <w:sz w:val="26"/>
                <w:szCs w:val="26"/>
              </w:rPr>
              <w:t>有形資產之移轉</w:t>
            </w:r>
          </w:p>
        </w:tc>
        <w:tc>
          <w:tcPr>
            <w:tcW w:w="851" w:type="dxa"/>
            <w:shd w:val="clear" w:color="auto" w:fill="auto"/>
            <w:vAlign w:val="center"/>
          </w:tcPr>
          <w:p w:rsidR="006240E2" w:rsidRDefault="00BB7390" w:rsidP="00BD6D02">
            <w:pPr>
              <w:spacing w:beforeLines="50" w:before="120" w:afterLines="50" w:after="120"/>
              <w:jc w:val="center"/>
              <w:rPr>
                <w:rFonts w:eastAsia="標楷體"/>
                <w:color w:val="000000"/>
                <w:sz w:val="26"/>
                <w:szCs w:val="26"/>
              </w:rPr>
            </w:pPr>
            <w:r w:rsidRPr="00C40B06">
              <w:rPr>
                <w:rFonts w:eastAsia="標楷體"/>
                <w:color w:val="000000"/>
                <w:sz w:val="26"/>
                <w:szCs w:val="26"/>
              </w:rPr>
              <w:t>進貨</w:t>
            </w:r>
          </w:p>
        </w:tc>
        <w:tc>
          <w:tcPr>
            <w:tcW w:w="2707" w:type="dxa"/>
            <w:shd w:val="clear" w:color="auto" w:fill="auto"/>
            <w:vAlign w:val="center"/>
          </w:tcPr>
          <w:p w:rsidR="006240E2" w:rsidRDefault="00BB7390" w:rsidP="00BD6D02">
            <w:pPr>
              <w:spacing w:beforeLines="50" w:before="120" w:afterLines="50" w:after="120"/>
              <w:jc w:val="both"/>
              <w:rPr>
                <w:rFonts w:eastAsia="標楷體"/>
                <w:color w:val="000000"/>
                <w:sz w:val="26"/>
                <w:szCs w:val="26"/>
              </w:rPr>
            </w:pPr>
            <w:r>
              <w:rPr>
                <w:rFonts w:eastAsia="標楷體" w:hint="eastAsia"/>
                <w:color w:val="000000"/>
                <w:sz w:val="26"/>
                <w:szCs w:val="26"/>
              </w:rPr>
              <w:t>矽成向開曼矽成台灣分公司購買記憶體晶片</w:t>
            </w:r>
          </w:p>
        </w:tc>
        <w:tc>
          <w:tcPr>
            <w:tcW w:w="3223" w:type="dxa"/>
            <w:vMerge w:val="restart"/>
            <w:shd w:val="clear" w:color="auto" w:fill="auto"/>
            <w:vAlign w:val="center"/>
          </w:tcPr>
          <w:p w:rsidR="006240E2" w:rsidRDefault="00BB7390" w:rsidP="00BD6D02">
            <w:pPr>
              <w:spacing w:beforeLines="50" w:before="120" w:afterLines="50" w:after="120"/>
              <w:jc w:val="both"/>
              <w:rPr>
                <w:rFonts w:eastAsia="標楷體"/>
                <w:bCs/>
                <w:sz w:val="26"/>
                <w:szCs w:val="26"/>
                <w:highlight w:val="yellow"/>
              </w:rPr>
            </w:pPr>
            <w:r w:rsidRPr="00EA272E">
              <w:rPr>
                <w:rFonts w:eastAsia="標楷體"/>
                <w:sz w:val="26"/>
                <w:szCs w:val="26"/>
              </w:rPr>
              <w:t>使用利潤分割法時，必須計算所有受控交易參與人對合併營業利潤之貢獻，通常適用將獨特無形資產於跨國交易間移轉或適用於交易性質</w:t>
            </w:r>
            <w:r w:rsidRPr="002823C2">
              <w:rPr>
                <w:rFonts w:eastAsia="標楷體"/>
                <w:sz w:val="26"/>
                <w:szCs w:val="26"/>
              </w:rPr>
              <w:t>複雜、牽涉跨國交易之情形。因</w:t>
            </w:r>
            <w:r w:rsidRPr="002823C2">
              <w:rPr>
                <w:rFonts w:eastAsia="標楷體" w:hint="eastAsia"/>
                <w:sz w:val="26"/>
                <w:szCs w:val="26"/>
              </w:rPr>
              <w:t>矽成</w:t>
            </w:r>
            <w:r w:rsidRPr="002823C2">
              <w:rPr>
                <w:rFonts w:eastAsia="標楷體"/>
                <w:sz w:val="26"/>
                <w:szCs w:val="26"/>
              </w:rPr>
              <w:t>與受控交易參與人之交易非屬高度</w:t>
            </w:r>
            <w:r w:rsidRPr="00EA272E">
              <w:rPr>
                <w:rFonts w:eastAsia="標楷體"/>
                <w:sz w:val="26"/>
                <w:szCs w:val="26"/>
              </w:rPr>
              <w:t>整合不能單獨衡量交易結果</w:t>
            </w:r>
            <w:r w:rsidRPr="00EA272E">
              <w:rPr>
                <w:rFonts w:eastAsia="標楷體" w:hint="eastAsia"/>
                <w:sz w:val="26"/>
                <w:szCs w:val="26"/>
              </w:rPr>
              <w:t>或</w:t>
            </w:r>
            <w:r w:rsidRPr="00EA272E">
              <w:rPr>
                <w:rFonts w:eastAsia="標楷體"/>
                <w:sz w:val="26"/>
                <w:szCs w:val="26"/>
              </w:rPr>
              <w:t>與其他交易不可分割之情形，故本法並不適合作為評估方法。</w:t>
            </w:r>
          </w:p>
        </w:tc>
      </w:tr>
      <w:tr w:rsidR="006829BE" w:rsidRPr="00C40B06" w:rsidTr="009446F4">
        <w:trPr>
          <w:cantSplit/>
          <w:trHeight w:val="2144"/>
        </w:trPr>
        <w:tc>
          <w:tcPr>
            <w:tcW w:w="1364" w:type="dxa"/>
            <w:shd w:val="clear" w:color="auto" w:fill="auto"/>
            <w:vAlign w:val="center"/>
          </w:tcPr>
          <w:p w:rsidR="006829BE" w:rsidRPr="00AD2293" w:rsidRDefault="006829BE" w:rsidP="00D70949">
            <w:pPr>
              <w:jc w:val="center"/>
              <w:rPr>
                <w:rFonts w:eastAsia="標楷體"/>
                <w:bCs/>
                <w:color w:val="000000"/>
                <w:sz w:val="26"/>
                <w:szCs w:val="26"/>
              </w:rPr>
            </w:pPr>
            <w:r w:rsidRPr="00AD2293">
              <w:rPr>
                <w:rFonts w:eastAsia="標楷體"/>
                <w:bCs/>
                <w:color w:val="000000"/>
                <w:sz w:val="26"/>
                <w:szCs w:val="26"/>
              </w:rPr>
              <w:t>服務之</w:t>
            </w:r>
          </w:p>
          <w:p w:rsidR="006829BE" w:rsidRPr="00C40B06" w:rsidRDefault="006829BE" w:rsidP="00D70949">
            <w:pPr>
              <w:jc w:val="center"/>
              <w:rPr>
                <w:rFonts w:eastAsia="標楷體"/>
                <w:color w:val="000000"/>
                <w:sz w:val="26"/>
                <w:szCs w:val="26"/>
              </w:rPr>
            </w:pPr>
            <w:r w:rsidRPr="00AD2293">
              <w:rPr>
                <w:rFonts w:eastAsia="標楷體"/>
                <w:bCs/>
                <w:color w:val="000000"/>
                <w:sz w:val="26"/>
                <w:szCs w:val="26"/>
              </w:rPr>
              <w:t>提供</w:t>
            </w:r>
          </w:p>
        </w:tc>
        <w:tc>
          <w:tcPr>
            <w:tcW w:w="851" w:type="dxa"/>
            <w:shd w:val="clear" w:color="auto" w:fill="auto"/>
            <w:vAlign w:val="center"/>
          </w:tcPr>
          <w:p w:rsidR="006829BE" w:rsidRPr="00C40B06" w:rsidRDefault="00063F26" w:rsidP="00BD6D02">
            <w:pPr>
              <w:spacing w:beforeLines="50" w:before="120" w:afterLines="50" w:after="120"/>
              <w:jc w:val="center"/>
              <w:rPr>
                <w:rFonts w:eastAsia="標楷體"/>
                <w:color w:val="000000"/>
                <w:sz w:val="26"/>
                <w:szCs w:val="26"/>
              </w:rPr>
            </w:pPr>
            <w:r>
              <w:rPr>
                <w:rFonts w:eastAsia="標楷體"/>
                <w:color w:val="000000"/>
                <w:sz w:val="26"/>
                <w:szCs w:val="26"/>
              </w:rPr>
              <w:t>提供營運支援服務</w:t>
            </w:r>
          </w:p>
        </w:tc>
        <w:tc>
          <w:tcPr>
            <w:tcW w:w="2707" w:type="dxa"/>
            <w:shd w:val="clear" w:color="auto" w:fill="auto"/>
            <w:vAlign w:val="center"/>
          </w:tcPr>
          <w:p w:rsidR="006240E2" w:rsidRDefault="006829BE" w:rsidP="00BD6D02">
            <w:pPr>
              <w:spacing w:beforeLines="50" w:before="120" w:afterLines="50" w:after="120"/>
              <w:jc w:val="both"/>
              <w:rPr>
                <w:rFonts w:eastAsia="標楷體"/>
                <w:color w:val="000000"/>
                <w:sz w:val="26"/>
                <w:szCs w:val="26"/>
              </w:rPr>
            </w:pPr>
            <w:r w:rsidRPr="006829BE">
              <w:rPr>
                <w:rFonts w:eastAsia="標楷體" w:hint="eastAsia"/>
                <w:bCs/>
                <w:color w:val="000000"/>
                <w:sz w:val="26"/>
                <w:szCs w:val="26"/>
              </w:rPr>
              <w:t>矽成提供</w:t>
            </w:r>
            <w:r w:rsidRPr="006829BE">
              <w:rPr>
                <w:rFonts w:eastAsia="標楷體" w:hint="eastAsia"/>
                <w:bCs/>
                <w:color w:val="000000"/>
                <w:sz w:val="26"/>
                <w:szCs w:val="26"/>
              </w:rPr>
              <w:t>ISSI-Cayman</w:t>
            </w:r>
            <w:r w:rsidRPr="006829BE">
              <w:rPr>
                <w:rFonts w:eastAsia="標楷體" w:hint="eastAsia"/>
                <w:bCs/>
                <w:color w:val="000000"/>
                <w:sz w:val="26"/>
                <w:szCs w:val="26"/>
              </w:rPr>
              <w:t>及開</w:t>
            </w:r>
            <w:proofErr w:type="gramStart"/>
            <w:r w:rsidRPr="006829BE">
              <w:rPr>
                <w:rFonts w:eastAsia="標楷體" w:hint="eastAsia"/>
                <w:bCs/>
                <w:color w:val="000000"/>
                <w:sz w:val="26"/>
                <w:szCs w:val="26"/>
              </w:rPr>
              <w:t>曼</w:t>
            </w:r>
            <w:proofErr w:type="gramEnd"/>
            <w:r w:rsidRPr="006829BE">
              <w:rPr>
                <w:rFonts w:eastAsia="標楷體" w:hint="eastAsia"/>
                <w:bCs/>
                <w:color w:val="000000"/>
                <w:sz w:val="26"/>
                <w:szCs w:val="26"/>
              </w:rPr>
              <w:t>矽成台灣分公司營運支援服務</w:t>
            </w:r>
          </w:p>
        </w:tc>
        <w:tc>
          <w:tcPr>
            <w:tcW w:w="3223" w:type="dxa"/>
            <w:vMerge/>
            <w:shd w:val="clear" w:color="auto" w:fill="auto"/>
            <w:vAlign w:val="center"/>
          </w:tcPr>
          <w:p w:rsidR="006240E2" w:rsidRDefault="006240E2" w:rsidP="00BD6D02">
            <w:pPr>
              <w:spacing w:beforeLines="50" w:before="120" w:afterLines="50" w:after="120"/>
              <w:jc w:val="both"/>
              <w:rPr>
                <w:rFonts w:eastAsia="標楷體"/>
                <w:color w:val="000000"/>
                <w:sz w:val="26"/>
                <w:szCs w:val="26"/>
              </w:rPr>
            </w:pPr>
          </w:p>
        </w:tc>
      </w:tr>
      <w:tr w:rsidR="00F35C21" w:rsidRPr="00C40B06" w:rsidTr="00963A94">
        <w:trPr>
          <w:cantSplit/>
          <w:trHeight w:val="1054"/>
        </w:trPr>
        <w:tc>
          <w:tcPr>
            <w:tcW w:w="1364" w:type="dxa"/>
            <w:shd w:val="clear" w:color="auto" w:fill="auto"/>
            <w:vAlign w:val="center"/>
          </w:tcPr>
          <w:p w:rsidR="00F35C21" w:rsidRPr="00AD2293" w:rsidRDefault="00F35C21" w:rsidP="00D70949">
            <w:pPr>
              <w:jc w:val="center"/>
              <w:rPr>
                <w:rFonts w:eastAsia="標楷體"/>
                <w:bCs/>
                <w:color w:val="000000"/>
                <w:sz w:val="26"/>
                <w:szCs w:val="26"/>
              </w:rPr>
            </w:pPr>
            <w:r w:rsidRPr="00AD2293">
              <w:rPr>
                <w:rFonts w:eastAsia="標楷體" w:hint="eastAsia"/>
                <w:bCs/>
                <w:color w:val="000000"/>
                <w:sz w:val="26"/>
                <w:szCs w:val="26"/>
              </w:rPr>
              <w:t>資金之</w:t>
            </w:r>
          </w:p>
          <w:p w:rsidR="00F35C21" w:rsidRPr="00C40B06" w:rsidRDefault="00F35C21" w:rsidP="00D70949">
            <w:pPr>
              <w:jc w:val="center"/>
              <w:rPr>
                <w:rFonts w:eastAsia="標楷體"/>
                <w:color w:val="000000"/>
              </w:rPr>
            </w:pPr>
            <w:r w:rsidRPr="00AD2293">
              <w:rPr>
                <w:rFonts w:eastAsia="標楷體" w:hint="eastAsia"/>
                <w:bCs/>
                <w:color w:val="000000"/>
                <w:sz w:val="26"/>
                <w:szCs w:val="26"/>
              </w:rPr>
              <w:t>使用</w:t>
            </w:r>
          </w:p>
        </w:tc>
        <w:tc>
          <w:tcPr>
            <w:tcW w:w="851" w:type="dxa"/>
            <w:shd w:val="clear" w:color="auto" w:fill="auto"/>
            <w:vAlign w:val="center"/>
          </w:tcPr>
          <w:p w:rsidR="00F35C21" w:rsidRDefault="00F35C21" w:rsidP="008B7AC9">
            <w:pPr>
              <w:jc w:val="center"/>
              <w:rPr>
                <w:rFonts w:eastAsia="標楷體"/>
                <w:color w:val="000000"/>
                <w:sz w:val="26"/>
                <w:szCs w:val="26"/>
              </w:rPr>
            </w:pPr>
            <w:r w:rsidRPr="00740259">
              <w:rPr>
                <w:rFonts w:eastAsia="標楷體" w:hint="eastAsia"/>
                <w:color w:val="000000"/>
                <w:sz w:val="26"/>
                <w:szCs w:val="26"/>
              </w:rPr>
              <w:t>資金</w:t>
            </w:r>
          </w:p>
          <w:p w:rsidR="00F35C21" w:rsidRPr="00C40B06" w:rsidRDefault="00F35C21" w:rsidP="008B7AC9">
            <w:pPr>
              <w:jc w:val="center"/>
              <w:rPr>
                <w:rFonts w:eastAsia="標楷體"/>
                <w:color w:val="000000"/>
                <w:sz w:val="26"/>
                <w:szCs w:val="26"/>
              </w:rPr>
            </w:pPr>
            <w:r w:rsidRPr="00740259">
              <w:rPr>
                <w:rFonts w:eastAsia="標楷體" w:hint="eastAsia"/>
                <w:color w:val="000000"/>
                <w:sz w:val="26"/>
                <w:szCs w:val="26"/>
              </w:rPr>
              <w:t>融通</w:t>
            </w:r>
          </w:p>
        </w:tc>
        <w:tc>
          <w:tcPr>
            <w:tcW w:w="2707" w:type="dxa"/>
            <w:shd w:val="clear" w:color="auto" w:fill="auto"/>
            <w:vAlign w:val="center"/>
          </w:tcPr>
          <w:p w:rsidR="00F35C21" w:rsidRPr="00C40B06" w:rsidRDefault="00DE7189" w:rsidP="00BD6D02">
            <w:pPr>
              <w:spacing w:beforeLines="50" w:before="120" w:afterLines="50" w:after="120"/>
              <w:jc w:val="both"/>
              <w:rPr>
                <w:rFonts w:eastAsia="標楷體"/>
                <w:color w:val="000000"/>
                <w:sz w:val="26"/>
                <w:szCs w:val="26"/>
              </w:rPr>
            </w:pPr>
            <w:proofErr w:type="gramStart"/>
            <w:r>
              <w:rPr>
                <w:rFonts w:eastAsia="標楷體" w:hint="eastAsia"/>
                <w:color w:val="000000"/>
                <w:sz w:val="26"/>
                <w:szCs w:val="26"/>
              </w:rPr>
              <w:t>矽成貸予</w:t>
            </w:r>
            <w:proofErr w:type="gramEnd"/>
            <w:r>
              <w:rPr>
                <w:rFonts w:eastAsia="標楷體" w:hint="eastAsia"/>
                <w:color w:val="000000"/>
                <w:sz w:val="26"/>
                <w:szCs w:val="26"/>
              </w:rPr>
              <w:t>開</w:t>
            </w:r>
            <w:proofErr w:type="gramStart"/>
            <w:r>
              <w:rPr>
                <w:rFonts w:eastAsia="標楷體" w:hint="eastAsia"/>
                <w:color w:val="000000"/>
                <w:sz w:val="26"/>
                <w:szCs w:val="26"/>
              </w:rPr>
              <w:t>曼</w:t>
            </w:r>
            <w:proofErr w:type="gramEnd"/>
            <w:r>
              <w:rPr>
                <w:rFonts w:eastAsia="標楷體" w:hint="eastAsia"/>
                <w:color w:val="000000"/>
                <w:sz w:val="26"/>
                <w:szCs w:val="26"/>
              </w:rPr>
              <w:t>矽成台灣分公司及</w:t>
            </w:r>
            <w:r>
              <w:rPr>
                <w:rFonts w:eastAsia="標楷體" w:hint="eastAsia"/>
                <w:color w:val="000000"/>
                <w:sz w:val="26"/>
                <w:szCs w:val="26"/>
              </w:rPr>
              <w:t>ISSI</w:t>
            </w:r>
            <w:r w:rsidR="00D5664C">
              <w:rPr>
                <w:rFonts w:eastAsia="標楷體" w:hint="eastAsia"/>
                <w:bCs/>
                <w:sz w:val="26"/>
              </w:rPr>
              <w:t xml:space="preserve"> -USA</w:t>
            </w:r>
            <w:r>
              <w:rPr>
                <w:rFonts w:eastAsia="標楷體" w:hint="eastAsia"/>
                <w:color w:val="000000"/>
                <w:sz w:val="26"/>
                <w:szCs w:val="26"/>
              </w:rPr>
              <w:t>資金</w:t>
            </w:r>
          </w:p>
        </w:tc>
        <w:tc>
          <w:tcPr>
            <w:tcW w:w="3223" w:type="dxa"/>
            <w:shd w:val="clear" w:color="auto" w:fill="auto"/>
            <w:vAlign w:val="center"/>
          </w:tcPr>
          <w:p w:rsidR="006240E2" w:rsidRDefault="00F35C21" w:rsidP="00BD6D02">
            <w:pPr>
              <w:spacing w:beforeLines="50" w:before="120" w:afterLines="50" w:after="120"/>
              <w:jc w:val="both"/>
              <w:rPr>
                <w:rFonts w:eastAsia="標楷體"/>
                <w:color w:val="000000"/>
              </w:rPr>
            </w:pPr>
            <w:r w:rsidRPr="00C40B06">
              <w:rPr>
                <w:rFonts w:eastAsia="標楷體"/>
                <w:color w:val="000000"/>
                <w:sz w:val="26"/>
                <w:szCs w:val="26"/>
              </w:rPr>
              <w:t>依移轉訂價查核準則，不可採用此法評估。</w:t>
            </w:r>
          </w:p>
        </w:tc>
      </w:tr>
    </w:tbl>
    <w:p w:rsidR="007861E7" w:rsidRPr="007861E7" w:rsidRDefault="007861E7" w:rsidP="00BD6D02">
      <w:pPr>
        <w:spacing w:beforeLines="50" w:before="120" w:afterLines="50" w:after="120" w:line="360" w:lineRule="auto"/>
        <w:jc w:val="both"/>
        <w:rPr>
          <w:rFonts w:eastAsia="標楷體"/>
          <w:sz w:val="26"/>
          <w:szCs w:val="26"/>
        </w:rPr>
      </w:pPr>
    </w:p>
    <w:p w:rsidR="006240E2" w:rsidRDefault="006240E2" w:rsidP="00BD6D02">
      <w:pPr>
        <w:spacing w:beforeLines="50" w:before="120" w:afterLines="50" w:after="120" w:line="360" w:lineRule="auto"/>
        <w:ind w:leftChars="200" w:left="480" w:firstLineChars="200" w:firstLine="520"/>
        <w:jc w:val="both"/>
        <w:rPr>
          <w:rFonts w:eastAsia="標楷體"/>
          <w:sz w:val="26"/>
          <w:szCs w:val="26"/>
        </w:rPr>
      </w:pPr>
    </w:p>
    <w:p w:rsidR="00357C54" w:rsidRPr="00EA272E" w:rsidRDefault="00357C54" w:rsidP="00BD6D02">
      <w:pPr>
        <w:spacing w:beforeLines="50" w:before="120" w:afterLines="50" w:after="120" w:line="360" w:lineRule="auto"/>
        <w:ind w:leftChars="200" w:left="480" w:firstLineChars="200" w:firstLine="520"/>
        <w:jc w:val="both"/>
        <w:rPr>
          <w:rFonts w:eastAsia="標楷體"/>
          <w:sz w:val="26"/>
          <w:szCs w:val="26"/>
        </w:rPr>
        <w:sectPr w:rsidR="00357C54" w:rsidRPr="00EA272E" w:rsidSect="006B4840">
          <w:headerReference w:type="even" r:id="rId31"/>
          <w:headerReference w:type="default" r:id="rId32"/>
          <w:footerReference w:type="even" r:id="rId33"/>
          <w:headerReference w:type="first" r:id="rId34"/>
          <w:type w:val="oddPage"/>
          <w:pgSz w:w="11906" w:h="16838" w:code="9"/>
          <w:pgMar w:top="2160" w:right="1440" w:bottom="1814" w:left="1440" w:header="851" w:footer="567" w:gutter="567"/>
          <w:cols w:space="425"/>
          <w:docGrid w:linePitch="360"/>
        </w:sectPr>
      </w:pPr>
    </w:p>
    <w:bookmarkStart w:id="71" w:name="_Toc245269230"/>
    <w:bookmarkStart w:id="72" w:name="_Toc245269231"/>
    <w:bookmarkStart w:id="73" w:name="_Toc245269232"/>
    <w:bookmarkStart w:id="74" w:name="_Toc245269233"/>
    <w:bookmarkStart w:id="75" w:name="_Toc245269234"/>
    <w:bookmarkStart w:id="76" w:name="_Toc245269235"/>
    <w:bookmarkStart w:id="77" w:name="_Toc245269236"/>
    <w:bookmarkStart w:id="78" w:name="_Toc253154519"/>
    <w:bookmarkStart w:id="79" w:name="_Toc253154587"/>
    <w:bookmarkStart w:id="80" w:name="_Toc272326018"/>
    <w:bookmarkStart w:id="81" w:name="_Toc272326646"/>
    <w:bookmarkStart w:id="82" w:name="_Toc272326825"/>
    <w:bookmarkStart w:id="83" w:name="_Toc275960658"/>
    <w:bookmarkEnd w:id="71"/>
    <w:bookmarkEnd w:id="72"/>
    <w:bookmarkEnd w:id="73"/>
    <w:bookmarkEnd w:id="74"/>
    <w:bookmarkEnd w:id="75"/>
    <w:bookmarkEnd w:id="76"/>
    <w:bookmarkEnd w:id="77"/>
    <w:p w:rsidR="00AF5158" w:rsidRPr="00EA272E" w:rsidRDefault="00CE7E1F" w:rsidP="00AF5158">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7216" behindDoc="0" locked="0" layoutInCell="1" allowOverlap="1" wp14:anchorId="744C2C84" wp14:editId="2954AEA7">
                <wp:simplePos x="0" y="0"/>
                <wp:positionH relativeFrom="column">
                  <wp:posOffset>4667250</wp:posOffset>
                </wp:positionH>
                <wp:positionV relativeFrom="paragraph">
                  <wp:posOffset>0</wp:posOffset>
                </wp:positionV>
                <wp:extent cx="720090" cy="720090"/>
                <wp:effectExtent l="9525" t="9525" r="13335" b="13335"/>
                <wp:wrapNone/>
                <wp:docPr id="9"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1E681F" w:rsidRDefault="00822279" w:rsidP="00AE1A46">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18" o:spid="_x0000_s1158" type="#_x0000_t202" style="position:absolute;left:0;text-align:left;margin-left:367.5pt;margin-top:0;width:56.7pt;height:56.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">
                <v:textbox>
                  <w:txbxContent>
                    <w:p w:rsidR="00822279" w:rsidRPr="001E681F" w:rsidRDefault="00822279" w:rsidP="00AE1A46">
                      <w:pPr>
                        <w:ind w:leftChars="-52" w:left="-125" w:rightChars="-58" w:right="-139"/>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8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VIII</w:t>
                      </w:r>
                      <w:r>
                        <w:rPr>
                          <w:rFonts w:ascii="微軟正黑體" w:eastAsia="微軟正黑體" w:hAnsi="微軟正黑體"/>
                          <w:b/>
                          <w:sz w:val="56"/>
                          <w:szCs w:val="52"/>
                        </w:rPr>
                        <w:fldChar w:fldCharType="end"/>
                      </w:r>
                    </w:p>
                  </w:txbxContent>
                </v:textbox>
              </v:shape>
            </w:pict>
          </mc:Fallback>
        </mc:AlternateContent>
      </w:r>
      <w:bookmarkEnd w:id="78"/>
      <w:bookmarkEnd w:id="79"/>
      <w:bookmarkEnd w:id="80"/>
      <w:bookmarkEnd w:id="81"/>
      <w:bookmarkEnd w:id="82"/>
      <w:bookmarkEnd w:id="83"/>
    </w:p>
    <w:p w:rsidR="00AF5158" w:rsidRPr="00EA272E" w:rsidRDefault="00AF5158" w:rsidP="00AF5158">
      <w:pPr>
        <w:jc w:val="right"/>
        <w:rPr>
          <w:rFonts w:eastAsia="標楷體"/>
        </w:rPr>
      </w:pPr>
    </w:p>
    <w:p w:rsidR="00AF5158" w:rsidRPr="00EA272E" w:rsidRDefault="00AF5158" w:rsidP="00AF5158">
      <w:pPr>
        <w:jc w:val="right"/>
        <w:rPr>
          <w:rFonts w:eastAsia="標楷體"/>
        </w:rPr>
      </w:pPr>
    </w:p>
    <w:p w:rsidR="00567251" w:rsidRPr="00EA272E" w:rsidRDefault="00567251" w:rsidP="00AF5158">
      <w:pPr>
        <w:pStyle w:val="1"/>
        <w:spacing w:before="100" w:beforeAutospacing="1" w:after="100" w:afterAutospacing="1" w:line="360" w:lineRule="auto"/>
        <w:ind w:left="0" w:firstLine="0"/>
        <w:jc w:val="right"/>
        <w:rPr>
          <w:rFonts w:ascii="Times New Roman" w:eastAsia="標楷體" w:hAnsi="Times New Roman"/>
          <w:sz w:val="56"/>
          <w:szCs w:val="56"/>
        </w:rPr>
      </w:pPr>
      <w:bookmarkStart w:id="84" w:name="_Toc355775831"/>
      <w:r w:rsidRPr="00EA272E">
        <w:rPr>
          <w:rFonts w:ascii="Times New Roman" w:eastAsia="標楷體" w:hAnsi="Times New Roman"/>
          <w:sz w:val="56"/>
          <w:szCs w:val="56"/>
        </w:rPr>
        <w:t>可比較對象</w:t>
      </w:r>
      <w:r w:rsidR="00357C54" w:rsidRPr="00EA272E">
        <w:rPr>
          <w:rFonts w:ascii="Times New Roman" w:eastAsia="標楷體" w:hAnsi="Times New Roman" w:hint="eastAsia"/>
          <w:sz w:val="56"/>
          <w:szCs w:val="56"/>
        </w:rPr>
        <w:t>之</w:t>
      </w:r>
      <w:r w:rsidR="00AC53CA" w:rsidRPr="00EA272E">
        <w:rPr>
          <w:rFonts w:ascii="Times New Roman" w:eastAsia="標楷體" w:hAnsi="Times New Roman" w:hint="eastAsia"/>
          <w:sz w:val="56"/>
          <w:szCs w:val="56"/>
        </w:rPr>
        <w:t>找尋</w:t>
      </w:r>
      <w:bookmarkEnd w:id="84"/>
    </w:p>
    <w:p w:rsidR="006240E2" w:rsidRDefault="001E681F" w:rsidP="00BD6D02">
      <w:pPr>
        <w:pStyle w:val="32"/>
        <w:spacing w:beforeLines="50" w:before="120" w:afterLines="50" w:after="120" w:line="360" w:lineRule="auto"/>
        <w:ind w:firstLineChars="200" w:firstLine="520"/>
        <w:jc w:val="both"/>
        <w:rPr>
          <w:szCs w:val="26"/>
          <w:highlight w:val="yellow"/>
        </w:rPr>
      </w:pPr>
      <w:r w:rsidRPr="00BB7390">
        <w:rPr>
          <w:rFonts w:hint="eastAsia"/>
          <w:szCs w:val="26"/>
        </w:rPr>
        <w:t>本報告分析之受控交易</w:t>
      </w:r>
      <w:r w:rsidR="00F26403" w:rsidRPr="00BB7390">
        <w:rPr>
          <w:rFonts w:hint="eastAsia"/>
          <w:szCs w:val="26"/>
        </w:rPr>
        <w:t>中</w:t>
      </w:r>
      <w:r w:rsidR="00F26403">
        <w:rPr>
          <w:rFonts w:hint="eastAsia"/>
          <w:szCs w:val="26"/>
        </w:rPr>
        <w:t>，</w:t>
      </w:r>
      <w:r w:rsidR="00A73E80" w:rsidRPr="00BB7390">
        <w:rPr>
          <w:szCs w:val="26"/>
        </w:rPr>
        <w:t>「</w:t>
      </w:r>
      <w:r w:rsidR="00A73E80" w:rsidRPr="00BB7390">
        <w:t>有形資產之移轉－進貨</w:t>
      </w:r>
      <w:r w:rsidR="00A73E80" w:rsidRPr="00BB7390">
        <w:rPr>
          <w:szCs w:val="26"/>
        </w:rPr>
        <w:t>」</w:t>
      </w:r>
      <w:r w:rsidR="00A73E80" w:rsidRPr="00BB7390">
        <w:t>、「服務之提供－</w:t>
      </w:r>
      <w:r w:rsidR="00063F26">
        <w:t>提供營運支援服務</w:t>
      </w:r>
      <w:r w:rsidR="00A73E80" w:rsidRPr="00BB7390">
        <w:t>」</w:t>
      </w:r>
      <w:r w:rsidR="00EC3956" w:rsidRPr="00BB7390">
        <w:rPr>
          <w:rFonts w:hint="eastAsia"/>
        </w:rPr>
        <w:t>等</w:t>
      </w:r>
      <w:r w:rsidR="00183F9B" w:rsidRPr="00BB7390">
        <w:rPr>
          <w:rFonts w:hint="eastAsia"/>
          <w:szCs w:val="26"/>
        </w:rPr>
        <w:t>受控</w:t>
      </w:r>
      <w:r w:rsidRPr="00BB7390">
        <w:rPr>
          <w:rFonts w:hint="eastAsia"/>
          <w:szCs w:val="26"/>
        </w:rPr>
        <w:t>交易之</w:t>
      </w:r>
      <w:proofErr w:type="gramStart"/>
      <w:r w:rsidRPr="00BB7390">
        <w:rPr>
          <w:rFonts w:hint="eastAsia"/>
          <w:szCs w:val="26"/>
        </w:rPr>
        <w:t>最</w:t>
      </w:r>
      <w:proofErr w:type="gramEnd"/>
      <w:r w:rsidRPr="00BB7390">
        <w:rPr>
          <w:rFonts w:hint="eastAsia"/>
          <w:szCs w:val="26"/>
        </w:rPr>
        <w:t>適常規交易方法為</w:t>
      </w:r>
      <w:r w:rsidR="00045E2D" w:rsidRPr="00BB7390">
        <w:rPr>
          <w:rFonts w:hint="eastAsia"/>
          <w:szCs w:val="26"/>
        </w:rPr>
        <w:t>「</w:t>
      </w:r>
      <w:r w:rsidR="00045E2D" w:rsidRPr="00BB7390">
        <w:t>可比較利潤法</w:t>
      </w:r>
      <w:r w:rsidR="00045E2D" w:rsidRPr="00BB7390">
        <w:rPr>
          <w:rFonts w:hint="eastAsia"/>
          <w:szCs w:val="26"/>
        </w:rPr>
        <w:t>」</w:t>
      </w:r>
      <w:r w:rsidR="00F81916" w:rsidRPr="00BB7390">
        <w:rPr>
          <w:rFonts w:hint="eastAsia"/>
        </w:rPr>
        <w:t>；「資金之使用</w:t>
      </w:r>
      <w:proofErr w:type="gramStart"/>
      <w:r w:rsidR="00D5664C">
        <w:t>—</w:t>
      </w:r>
      <w:proofErr w:type="gramEnd"/>
      <w:r w:rsidR="00D5664C">
        <w:rPr>
          <w:rFonts w:hint="eastAsia"/>
        </w:rPr>
        <w:t>資金融通</w:t>
      </w:r>
      <w:r w:rsidR="00F81916" w:rsidRPr="00BB7390">
        <w:rPr>
          <w:rFonts w:hint="eastAsia"/>
        </w:rPr>
        <w:t>」該受控交易之</w:t>
      </w:r>
      <w:proofErr w:type="gramStart"/>
      <w:r w:rsidR="00F81916" w:rsidRPr="00BB7390">
        <w:rPr>
          <w:rFonts w:hint="eastAsia"/>
        </w:rPr>
        <w:t>最</w:t>
      </w:r>
      <w:proofErr w:type="gramEnd"/>
      <w:r w:rsidR="00F81916" w:rsidRPr="00BB7390">
        <w:rPr>
          <w:rFonts w:hint="eastAsia"/>
        </w:rPr>
        <w:t>適常規交易方法分為</w:t>
      </w:r>
      <w:r w:rsidR="00045E2D" w:rsidRPr="00BB7390">
        <w:rPr>
          <w:rFonts w:hint="eastAsia"/>
        </w:rPr>
        <w:t>「可比較未受控價格法」</w:t>
      </w:r>
      <w:r w:rsidRPr="00BB7390">
        <w:rPr>
          <w:rFonts w:hint="eastAsia"/>
          <w:szCs w:val="26"/>
        </w:rPr>
        <w:t>。</w:t>
      </w:r>
    </w:p>
    <w:p w:rsidR="006240E2" w:rsidRDefault="003523FA" w:rsidP="00BD6D02">
      <w:pPr>
        <w:pStyle w:val="32"/>
        <w:spacing w:beforeLines="50" w:before="120" w:afterLines="50" w:after="120" w:line="360" w:lineRule="auto"/>
        <w:ind w:firstLineChars="200" w:firstLine="520"/>
        <w:jc w:val="both"/>
        <w:rPr>
          <w:szCs w:val="26"/>
        </w:rPr>
      </w:pPr>
      <w:r w:rsidRPr="00BB7390">
        <w:rPr>
          <w:rFonts w:hint="eastAsia"/>
          <w:szCs w:val="26"/>
        </w:rPr>
        <w:t>由本報告第玖章得知</w:t>
      </w:r>
      <w:r w:rsidRPr="00BB7390">
        <w:rPr>
          <w:szCs w:val="26"/>
        </w:rPr>
        <w:t>「</w:t>
      </w:r>
      <w:r w:rsidRPr="00BB7390">
        <w:t>有形資產之移轉－進貨</w:t>
      </w:r>
      <w:r w:rsidRPr="00BB7390">
        <w:rPr>
          <w:szCs w:val="26"/>
        </w:rPr>
        <w:t>」受控交易之受測個體為</w:t>
      </w:r>
      <w:r w:rsidR="00D65A4E" w:rsidRPr="00BB7390">
        <w:rPr>
          <w:rFonts w:hint="eastAsia"/>
          <w:szCs w:val="26"/>
        </w:rPr>
        <w:t>矽成</w:t>
      </w:r>
      <w:r w:rsidRPr="00BB7390">
        <w:rPr>
          <w:szCs w:val="26"/>
        </w:rPr>
        <w:t>；</w:t>
      </w:r>
      <w:r w:rsidRPr="00BB7390">
        <w:t>「服務之提供－</w:t>
      </w:r>
      <w:r w:rsidR="00063F26">
        <w:t>提供營運支援服務</w:t>
      </w:r>
      <w:r w:rsidRPr="00BB7390">
        <w:t>」</w:t>
      </w:r>
      <w:r w:rsidRPr="00BB7390">
        <w:rPr>
          <w:szCs w:val="26"/>
        </w:rPr>
        <w:t>受控交易之受測個體為</w:t>
      </w:r>
      <w:r w:rsidR="00D65A4E" w:rsidRPr="00BB7390">
        <w:rPr>
          <w:rFonts w:hint="eastAsia"/>
          <w:szCs w:val="26"/>
        </w:rPr>
        <w:t>矽成</w:t>
      </w:r>
      <w:r w:rsidRPr="00BB7390">
        <w:rPr>
          <w:rFonts w:hint="eastAsia"/>
          <w:szCs w:val="26"/>
        </w:rPr>
        <w:t>，故本所以『</w:t>
      </w:r>
      <w:r w:rsidR="006D7158" w:rsidRPr="00BB7390">
        <w:rPr>
          <w:rFonts w:hint="eastAsia"/>
          <w:szCs w:val="26"/>
        </w:rPr>
        <w:t>ONESOURCE</w:t>
      </w:r>
      <w:r w:rsidR="006D7158" w:rsidRPr="00BB7390">
        <w:rPr>
          <w:rFonts w:hint="eastAsia"/>
          <w:szCs w:val="26"/>
        </w:rPr>
        <w:t>資料庫</w:t>
      </w:r>
      <w:r w:rsidRPr="00BB7390">
        <w:rPr>
          <w:rFonts w:hint="eastAsia"/>
          <w:szCs w:val="26"/>
        </w:rPr>
        <w:t>』做為選樣資料庫，為其找尋可比較對象</w:t>
      </w:r>
      <w:r w:rsidR="00F004EC" w:rsidRPr="00BB7390">
        <w:rPr>
          <w:rFonts w:hint="eastAsia"/>
          <w:szCs w:val="26"/>
        </w:rPr>
        <w:t>；「資金之使用</w:t>
      </w:r>
      <w:proofErr w:type="gramStart"/>
      <w:r w:rsidR="00F929CD" w:rsidRPr="00BB7390">
        <w:rPr>
          <w:szCs w:val="26"/>
        </w:rPr>
        <w:t>—</w:t>
      </w:r>
      <w:proofErr w:type="gramEnd"/>
      <w:r w:rsidR="00F929CD" w:rsidRPr="00BB7390">
        <w:rPr>
          <w:rFonts w:hint="eastAsia"/>
          <w:szCs w:val="26"/>
        </w:rPr>
        <w:t>資金融通</w:t>
      </w:r>
      <w:r w:rsidR="00F004EC" w:rsidRPr="00BB7390">
        <w:rPr>
          <w:rFonts w:hint="eastAsia"/>
          <w:szCs w:val="26"/>
        </w:rPr>
        <w:t>」受控交易方面，本所以</w:t>
      </w:r>
      <w:r w:rsidR="005025B7" w:rsidRPr="00BB7390">
        <w:rPr>
          <w:rFonts w:hint="eastAsia"/>
          <w:szCs w:val="26"/>
        </w:rPr>
        <w:t>『</w:t>
      </w:r>
      <w:r w:rsidR="00E86FCE" w:rsidRPr="00E86FCE">
        <w:rPr>
          <w:rFonts w:hint="eastAsia"/>
          <w:szCs w:val="26"/>
        </w:rPr>
        <w:t>LIBOR</w:t>
      </w:r>
      <w:r w:rsidR="005025B7" w:rsidRPr="00BB7390">
        <w:rPr>
          <w:rFonts w:hint="eastAsia"/>
          <w:szCs w:val="26"/>
        </w:rPr>
        <w:t>』</w:t>
      </w:r>
      <w:r w:rsidR="007E449C">
        <w:rPr>
          <w:rFonts w:hint="eastAsia"/>
          <w:szCs w:val="26"/>
        </w:rPr>
        <w:t>、</w:t>
      </w:r>
      <w:r w:rsidR="007E449C" w:rsidRPr="00BB7390">
        <w:rPr>
          <w:rFonts w:hint="eastAsia"/>
          <w:szCs w:val="26"/>
        </w:rPr>
        <w:t>『</w:t>
      </w:r>
      <w:r w:rsidR="007E449C">
        <w:rPr>
          <w:rFonts w:hint="eastAsia"/>
          <w:szCs w:val="26"/>
        </w:rPr>
        <w:t>五大銀行新承做放款利率</w:t>
      </w:r>
      <w:r w:rsidR="007E449C" w:rsidRPr="00BB7390">
        <w:rPr>
          <w:rFonts w:hint="eastAsia"/>
          <w:szCs w:val="26"/>
        </w:rPr>
        <w:t>』</w:t>
      </w:r>
      <w:r w:rsidR="00111540" w:rsidRPr="00BB7390">
        <w:rPr>
          <w:rFonts w:hint="eastAsia"/>
          <w:szCs w:val="26"/>
        </w:rPr>
        <w:t>作</w:t>
      </w:r>
      <w:r w:rsidR="005025B7" w:rsidRPr="00BB7390">
        <w:rPr>
          <w:rFonts w:hint="eastAsia"/>
          <w:szCs w:val="26"/>
        </w:rPr>
        <w:t>為選樣資料庫</w:t>
      </w:r>
      <w:r w:rsidRPr="00BB7390">
        <w:rPr>
          <w:rFonts w:hint="eastAsia"/>
          <w:szCs w:val="26"/>
        </w:rPr>
        <w:t>。</w:t>
      </w:r>
    </w:p>
    <w:p w:rsidR="006240E2" w:rsidRDefault="00567251"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bookmarkStart w:id="85" w:name="_Toc157536069"/>
      <w:bookmarkStart w:id="86" w:name="_Toc158135216"/>
      <w:bookmarkStart w:id="87" w:name="_Toc166242734"/>
      <w:r w:rsidRPr="00EA272E">
        <w:rPr>
          <w:rFonts w:ascii="Times New Roman" w:eastAsia="標楷體" w:hAnsi="Times New Roman"/>
          <w:sz w:val="36"/>
          <w:szCs w:val="40"/>
        </w:rPr>
        <w:t>資料庫</w:t>
      </w:r>
      <w:r w:rsidR="00EA272E" w:rsidRPr="00EA272E">
        <w:rPr>
          <w:rFonts w:ascii="Times New Roman" w:eastAsia="標楷體" w:hAnsi="Times New Roman" w:hint="eastAsia"/>
          <w:sz w:val="36"/>
          <w:szCs w:val="40"/>
        </w:rPr>
        <w:t>簡介</w:t>
      </w:r>
      <w:bookmarkEnd w:id="85"/>
      <w:bookmarkEnd w:id="86"/>
      <w:bookmarkEnd w:id="87"/>
    </w:p>
    <w:p w:rsidR="006240E2" w:rsidRDefault="002A450A" w:rsidP="00BD6D02">
      <w:pPr>
        <w:pStyle w:val="3"/>
        <w:numPr>
          <w:ilvl w:val="0"/>
          <w:numId w:val="37"/>
        </w:numPr>
        <w:spacing w:beforeLines="50" w:before="120" w:afterLines="50" w:after="120" w:line="360" w:lineRule="auto"/>
        <w:ind w:leftChars="100" w:left="720"/>
        <w:jc w:val="both"/>
        <w:rPr>
          <w:rFonts w:ascii="Times New Roman" w:eastAsia="標楷體" w:hAnsi="Times New Roman" w:cs="新細明體"/>
          <w:sz w:val="32"/>
        </w:rPr>
      </w:pPr>
      <w:r w:rsidRPr="002A450A">
        <w:rPr>
          <w:rFonts w:ascii="Times New Roman" w:eastAsia="標楷體" w:hAnsi="Times New Roman" w:cs="新細明體" w:hint="eastAsia"/>
          <w:sz w:val="32"/>
        </w:rPr>
        <w:t>ONESOURCET Transfer Pricing</w:t>
      </w:r>
      <w:r w:rsidRPr="002A450A">
        <w:rPr>
          <w:rFonts w:ascii="Times New Roman" w:eastAsia="標楷體" w:hAnsi="Times New Roman" w:cs="新細明體" w:hint="eastAsia"/>
          <w:sz w:val="32"/>
        </w:rPr>
        <w:t>資料庫</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本所使用湯森路透公司（</w:t>
      </w:r>
      <w:r w:rsidRPr="002A450A">
        <w:rPr>
          <w:rFonts w:eastAsia="標楷體" w:hint="eastAsia"/>
          <w:sz w:val="26"/>
          <w:szCs w:val="26"/>
        </w:rPr>
        <w:t>Thomson Reuters</w:t>
      </w:r>
      <w:r w:rsidRPr="002A450A">
        <w:rPr>
          <w:rFonts w:eastAsia="標楷體" w:hint="eastAsia"/>
          <w:sz w:val="26"/>
          <w:szCs w:val="26"/>
        </w:rPr>
        <w:t>）開發之</w:t>
      </w:r>
      <w:r w:rsidRPr="002A450A">
        <w:rPr>
          <w:rFonts w:eastAsia="標楷體" w:hint="eastAsia"/>
          <w:sz w:val="26"/>
          <w:szCs w:val="26"/>
        </w:rPr>
        <w:t>ONESOURCE Transfer Pricing</w:t>
      </w:r>
      <w:r w:rsidRPr="002A450A">
        <w:rPr>
          <w:rFonts w:eastAsia="標楷體" w:hint="eastAsia"/>
          <w:sz w:val="26"/>
          <w:szCs w:val="26"/>
        </w:rPr>
        <w:t>資料庫，使用該資料庫之原因，除其已為我國財政部採用，作為執行移轉訂價查核之取樣依據外，更因其涵蓋公司數量</w:t>
      </w:r>
      <w:proofErr w:type="gramStart"/>
      <w:r w:rsidRPr="002A450A">
        <w:rPr>
          <w:rFonts w:eastAsia="標楷體" w:hint="eastAsia"/>
          <w:sz w:val="26"/>
          <w:szCs w:val="26"/>
        </w:rPr>
        <w:t>眾多，</w:t>
      </w:r>
      <w:proofErr w:type="gramEnd"/>
      <w:r w:rsidRPr="002A450A">
        <w:rPr>
          <w:rFonts w:eastAsia="標楷體" w:hint="eastAsia"/>
          <w:sz w:val="26"/>
          <w:szCs w:val="26"/>
        </w:rPr>
        <w:t>可供抽樣之母體夠大，本所認為得自該資料庫之樣本應具代表性。</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ONESOURCE Transfer Pricing</w:t>
      </w:r>
      <w:r w:rsidRPr="002A450A">
        <w:rPr>
          <w:rFonts w:eastAsia="標楷體" w:hint="eastAsia"/>
          <w:sz w:val="26"/>
          <w:szCs w:val="26"/>
        </w:rPr>
        <w:t>資料庫收錄所有規模企業的資訊，資料來自湯森路透公司（</w:t>
      </w:r>
      <w:r w:rsidRPr="002A450A">
        <w:rPr>
          <w:rFonts w:eastAsia="標楷體" w:hint="eastAsia"/>
          <w:sz w:val="26"/>
          <w:szCs w:val="26"/>
        </w:rPr>
        <w:t>Thomson Reuters</w:t>
      </w:r>
      <w:r w:rsidRPr="002A450A">
        <w:rPr>
          <w:rFonts w:eastAsia="標楷體" w:hint="eastAsia"/>
          <w:sz w:val="26"/>
          <w:szCs w:val="26"/>
        </w:rPr>
        <w:t>）的</w:t>
      </w:r>
      <w:r w:rsidRPr="002A450A">
        <w:rPr>
          <w:rFonts w:eastAsia="標楷體" w:hint="eastAsia"/>
          <w:sz w:val="26"/>
          <w:szCs w:val="26"/>
        </w:rPr>
        <w:t xml:space="preserve">Fundamentals Database </w:t>
      </w:r>
      <w:r w:rsidRPr="002A450A">
        <w:rPr>
          <w:rFonts w:eastAsia="標楷體" w:hint="eastAsia"/>
          <w:sz w:val="26"/>
          <w:szCs w:val="26"/>
        </w:rPr>
        <w:t>和</w:t>
      </w:r>
      <w:r w:rsidRPr="002A450A">
        <w:rPr>
          <w:rFonts w:eastAsia="標楷體" w:hint="eastAsia"/>
          <w:sz w:val="26"/>
          <w:szCs w:val="26"/>
        </w:rPr>
        <w:lastRenderedPageBreak/>
        <w:t>European Comparables Database</w:t>
      </w:r>
      <w:r w:rsidRPr="002A450A">
        <w:rPr>
          <w:rFonts w:eastAsia="標楷體" w:hint="eastAsia"/>
          <w:sz w:val="26"/>
          <w:szCs w:val="26"/>
        </w:rPr>
        <w:t>，故能有效協助</w:t>
      </w:r>
      <w:proofErr w:type="gramStart"/>
      <w:r w:rsidRPr="002A450A">
        <w:rPr>
          <w:rFonts w:eastAsia="標楷體" w:hint="eastAsia"/>
          <w:sz w:val="26"/>
          <w:szCs w:val="26"/>
        </w:rPr>
        <w:t>編製可比較</w:t>
      </w:r>
      <w:proofErr w:type="gramEnd"/>
      <w:r w:rsidRPr="002A450A">
        <w:rPr>
          <w:rFonts w:eastAsia="標楷體" w:hint="eastAsia"/>
          <w:sz w:val="26"/>
          <w:szCs w:val="26"/>
        </w:rPr>
        <w:t>對象財務資料及執行分析。</w:t>
      </w:r>
    </w:p>
    <w:p w:rsidR="006240E2" w:rsidRDefault="002A450A" w:rsidP="00BD6D02">
      <w:pPr>
        <w:spacing w:beforeLines="50" w:before="120" w:afterLines="50" w:after="120" w:line="360" w:lineRule="auto"/>
        <w:ind w:firstLine="480"/>
        <w:jc w:val="both"/>
        <w:rPr>
          <w:rFonts w:eastAsia="標楷體"/>
          <w:b/>
          <w:sz w:val="32"/>
          <w:szCs w:val="32"/>
        </w:rPr>
      </w:pPr>
      <w:r w:rsidRPr="002A450A">
        <w:rPr>
          <w:rFonts w:eastAsia="標楷體" w:hint="eastAsia"/>
          <w:b/>
          <w:sz w:val="32"/>
          <w:szCs w:val="32"/>
        </w:rPr>
        <w:t>(</w:t>
      </w:r>
      <w:proofErr w:type="gramStart"/>
      <w:r w:rsidRPr="002A450A">
        <w:rPr>
          <w:rFonts w:eastAsia="標楷體" w:hint="eastAsia"/>
          <w:b/>
          <w:sz w:val="32"/>
          <w:szCs w:val="32"/>
        </w:rPr>
        <w:t>一</w:t>
      </w:r>
      <w:proofErr w:type="gramEnd"/>
      <w:r w:rsidRPr="002A450A">
        <w:rPr>
          <w:rFonts w:eastAsia="標楷體" w:hint="eastAsia"/>
          <w:b/>
          <w:sz w:val="32"/>
          <w:szCs w:val="32"/>
        </w:rPr>
        <w:t>) Fundamentals Database</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Fundamentals</w:t>
      </w:r>
      <w:r w:rsidRPr="002A450A">
        <w:rPr>
          <w:rFonts w:eastAsia="標楷體" w:hint="eastAsia"/>
          <w:sz w:val="26"/>
          <w:szCs w:val="26"/>
        </w:rPr>
        <w:t>資料庫收錄超過</w:t>
      </w:r>
      <w:r w:rsidRPr="002A450A">
        <w:rPr>
          <w:rFonts w:eastAsia="標楷體" w:hint="eastAsia"/>
          <w:sz w:val="26"/>
          <w:szCs w:val="26"/>
        </w:rPr>
        <w:t>110</w:t>
      </w:r>
      <w:r w:rsidRPr="002A450A">
        <w:rPr>
          <w:rFonts w:eastAsia="標楷體" w:hint="eastAsia"/>
          <w:sz w:val="26"/>
          <w:szCs w:val="26"/>
        </w:rPr>
        <w:t>個國家</w:t>
      </w:r>
      <w:r w:rsidRPr="002A450A">
        <w:rPr>
          <w:rFonts w:eastAsia="標楷體" w:hint="eastAsia"/>
          <w:sz w:val="26"/>
          <w:szCs w:val="26"/>
        </w:rPr>
        <w:t>7</w:t>
      </w:r>
      <w:r w:rsidRPr="002A450A">
        <w:rPr>
          <w:rFonts w:eastAsia="標楷體" w:hint="eastAsia"/>
          <w:sz w:val="26"/>
          <w:szCs w:val="26"/>
        </w:rPr>
        <w:t>萬家以上企業資料。資料庫內容包含直接從企業公告申報資訊和其他公開領域取得的財務資訊。在這涵蓋廣泛的財務資料庫中，每家企業有超過</w:t>
      </w:r>
      <w:r w:rsidRPr="002A450A">
        <w:rPr>
          <w:rFonts w:eastAsia="標楷體" w:hint="eastAsia"/>
          <w:sz w:val="26"/>
          <w:szCs w:val="26"/>
        </w:rPr>
        <w:t>100</w:t>
      </w:r>
      <w:r w:rsidRPr="002A450A">
        <w:rPr>
          <w:rFonts w:eastAsia="標楷體" w:hint="eastAsia"/>
          <w:sz w:val="26"/>
          <w:szCs w:val="26"/>
        </w:rPr>
        <w:t>筆的資訊，並可直接連結至原始資料來源。</w:t>
      </w:r>
      <w:proofErr w:type="gramStart"/>
      <w:r w:rsidRPr="002A450A">
        <w:rPr>
          <w:rFonts w:eastAsia="標楷體" w:hint="eastAsia"/>
          <w:sz w:val="26"/>
          <w:szCs w:val="26"/>
        </w:rPr>
        <w:t>此外，</w:t>
      </w:r>
      <w:proofErr w:type="gramEnd"/>
      <w:r w:rsidRPr="002A450A">
        <w:rPr>
          <w:rFonts w:eastAsia="標楷體" w:hint="eastAsia"/>
          <w:sz w:val="26"/>
          <w:szCs w:val="26"/>
        </w:rPr>
        <w:t>使用者可取得每天更新的資訊，例如企業最新財務數據，以及詳細的業務活動和部門別資料。</w:t>
      </w:r>
    </w:p>
    <w:p w:rsidR="006240E2" w:rsidRDefault="002A450A" w:rsidP="00BD6D02">
      <w:pPr>
        <w:spacing w:beforeLines="50" w:before="120" w:afterLines="50" w:after="120" w:line="360" w:lineRule="auto"/>
        <w:ind w:firstLine="480"/>
        <w:jc w:val="both"/>
        <w:rPr>
          <w:rFonts w:eastAsia="標楷體"/>
          <w:b/>
          <w:sz w:val="32"/>
          <w:szCs w:val="32"/>
        </w:rPr>
      </w:pPr>
      <w:r w:rsidRPr="002A450A">
        <w:rPr>
          <w:rFonts w:eastAsia="標楷體" w:hint="eastAsia"/>
          <w:b/>
          <w:sz w:val="32"/>
          <w:szCs w:val="32"/>
        </w:rPr>
        <w:t>(</w:t>
      </w:r>
      <w:r w:rsidRPr="002A450A">
        <w:rPr>
          <w:rFonts w:eastAsia="標楷體" w:hint="eastAsia"/>
          <w:b/>
          <w:sz w:val="32"/>
          <w:szCs w:val="32"/>
        </w:rPr>
        <w:t>二</w:t>
      </w:r>
      <w:r w:rsidRPr="002A450A">
        <w:rPr>
          <w:rFonts w:eastAsia="標楷體" w:hint="eastAsia"/>
          <w:b/>
          <w:sz w:val="32"/>
          <w:szCs w:val="32"/>
        </w:rPr>
        <w:t>) European Comparables Database</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European Comparables</w:t>
      </w:r>
      <w:r w:rsidRPr="002A450A">
        <w:rPr>
          <w:rFonts w:eastAsia="標楷體" w:hint="eastAsia"/>
          <w:sz w:val="26"/>
          <w:szCs w:val="26"/>
        </w:rPr>
        <w:t>資料庫收錄超過</w:t>
      </w:r>
      <w:r w:rsidRPr="002A450A">
        <w:rPr>
          <w:rFonts w:eastAsia="標楷體" w:hint="eastAsia"/>
          <w:sz w:val="26"/>
          <w:szCs w:val="26"/>
        </w:rPr>
        <w:t>120</w:t>
      </w:r>
      <w:r w:rsidRPr="002A450A">
        <w:rPr>
          <w:rFonts w:eastAsia="標楷體" w:hint="eastAsia"/>
          <w:sz w:val="26"/>
          <w:szCs w:val="26"/>
        </w:rPr>
        <w:t>萬家歐洲非公開及公開發行公司的資訊。</w:t>
      </w:r>
    </w:p>
    <w:p w:rsidR="006240E2" w:rsidRDefault="002A450A" w:rsidP="00BD6D02">
      <w:pPr>
        <w:spacing w:beforeLines="50" w:before="120" w:afterLines="50" w:after="120" w:line="360" w:lineRule="auto"/>
        <w:ind w:leftChars="200" w:left="480" w:firstLineChars="200" w:firstLine="520"/>
        <w:jc w:val="both"/>
        <w:rPr>
          <w:rFonts w:eastAsia="標楷體"/>
          <w:sz w:val="26"/>
          <w:szCs w:val="26"/>
        </w:rPr>
      </w:pPr>
      <w:r w:rsidRPr="002A450A">
        <w:rPr>
          <w:rFonts w:eastAsia="標楷體" w:hint="eastAsia"/>
          <w:sz w:val="26"/>
          <w:szCs w:val="26"/>
        </w:rPr>
        <w:t>該資料庫收錄完整的公司財務資料及各公司營運部門、經濟產業面、行業等之『企業敘述』（</w:t>
      </w:r>
      <w:r w:rsidRPr="002A450A">
        <w:rPr>
          <w:rFonts w:eastAsia="標楷體" w:hint="eastAsia"/>
          <w:sz w:val="26"/>
          <w:szCs w:val="26"/>
        </w:rPr>
        <w:t>Business Descriptions</w:t>
      </w:r>
      <w:r w:rsidRPr="002A450A">
        <w:rPr>
          <w:rFonts w:eastAsia="標楷體" w:hint="eastAsia"/>
          <w:sz w:val="26"/>
          <w:szCs w:val="26"/>
        </w:rPr>
        <w:t>）等資訊，透過完整的相關比較資料，本所認為唯有能夠提供質量並重資料之資料庫，才能有助於尋得與各受控交易之可茲比較對象。</w:t>
      </w:r>
    </w:p>
    <w:p w:rsidR="006240E2" w:rsidRDefault="00E86FCE" w:rsidP="00BD6D02">
      <w:pPr>
        <w:pStyle w:val="3"/>
        <w:numPr>
          <w:ilvl w:val="0"/>
          <w:numId w:val="37"/>
        </w:numPr>
        <w:spacing w:beforeLines="50" w:before="120" w:afterLines="50" w:after="120" w:line="360" w:lineRule="auto"/>
        <w:ind w:leftChars="100" w:left="720"/>
        <w:jc w:val="both"/>
        <w:rPr>
          <w:rFonts w:ascii="Times New Roman" w:eastAsia="標楷體" w:hAnsi="Times New Roman" w:cs="新細明體"/>
          <w:sz w:val="32"/>
        </w:rPr>
      </w:pPr>
      <w:r w:rsidRPr="001F72B4">
        <w:rPr>
          <w:rFonts w:ascii="Times New Roman" w:eastAsia="標楷體" w:hAnsi="Times New Roman" w:hint="eastAsia"/>
          <w:sz w:val="32"/>
        </w:rPr>
        <w:t>LIBOR</w:t>
      </w:r>
    </w:p>
    <w:p w:rsidR="006240E2" w:rsidRDefault="00E86FCE" w:rsidP="00BD6D02">
      <w:pPr>
        <w:spacing w:beforeLines="50" w:before="120" w:afterLines="50" w:after="120" w:line="360" w:lineRule="auto"/>
        <w:ind w:leftChars="200" w:left="480" w:firstLineChars="200" w:firstLine="520"/>
        <w:jc w:val="both"/>
        <w:rPr>
          <w:rFonts w:eastAsia="標楷體"/>
          <w:sz w:val="26"/>
          <w:szCs w:val="26"/>
        </w:rPr>
      </w:pPr>
      <w:r w:rsidRPr="001F72B4">
        <w:rPr>
          <w:rFonts w:eastAsia="標楷體"/>
          <w:sz w:val="26"/>
          <w:szCs w:val="26"/>
        </w:rPr>
        <w:t>倫敦同業拆放利率</w:t>
      </w:r>
      <w:r w:rsidRPr="001F72B4">
        <w:rPr>
          <w:rFonts w:eastAsia="標楷體"/>
          <w:sz w:val="26"/>
          <w:szCs w:val="26"/>
        </w:rPr>
        <w:t>(</w:t>
      </w:r>
      <w:r w:rsidRPr="001F72B4">
        <w:rPr>
          <w:rFonts w:eastAsia="標楷體"/>
          <w:sz w:val="26"/>
          <w:szCs w:val="26"/>
        </w:rPr>
        <w:t>倫敦銀行同業拆款利率</w:t>
      </w:r>
      <w:r w:rsidRPr="001F72B4">
        <w:rPr>
          <w:rFonts w:eastAsia="標楷體"/>
          <w:sz w:val="26"/>
          <w:szCs w:val="26"/>
        </w:rPr>
        <w:t xml:space="preserve"> London Interbank Offered Rate, LIBOR</w:t>
      </w:r>
      <w:proofErr w:type="gramStart"/>
      <w:r w:rsidRPr="001F72B4">
        <w:rPr>
          <w:rFonts w:eastAsia="標楷體"/>
          <w:sz w:val="26"/>
          <w:szCs w:val="26"/>
        </w:rPr>
        <w:t>）</w:t>
      </w:r>
      <w:proofErr w:type="gramEnd"/>
      <w:r w:rsidRPr="001F72B4">
        <w:rPr>
          <w:rFonts w:eastAsia="標楷體"/>
          <w:sz w:val="26"/>
          <w:szCs w:val="26"/>
        </w:rPr>
        <w:t>，是指位於倫敦的銀行同業間，從事歐洲美元、日圓、</w:t>
      </w:r>
      <w:proofErr w:type="gramStart"/>
      <w:r w:rsidRPr="001F72B4">
        <w:rPr>
          <w:rFonts w:eastAsia="標楷體"/>
          <w:sz w:val="26"/>
          <w:szCs w:val="26"/>
        </w:rPr>
        <w:t>英鎊、</w:t>
      </w:r>
      <w:proofErr w:type="gramEnd"/>
      <w:r w:rsidRPr="001F72B4">
        <w:rPr>
          <w:rFonts w:eastAsia="標楷體"/>
          <w:sz w:val="26"/>
          <w:szCs w:val="26"/>
        </w:rPr>
        <w:t>瑞士法郎等資金拆放的利率指標。</w:t>
      </w:r>
      <w:r w:rsidRPr="001F72B4">
        <w:rPr>
          <w:rFonts w:eastAsia="標楷體"/>
          <w:sz w:val="26"/>
          <w:szCs w:val="26"/>
        </w:rPr>
        <w:t xml:space="preserve"> LIBOR</w:t>
      </w:r>
      <w:r w:rsidRPr="001F72B4">
        <w:rPr>
          <w:rFonts w:eastAsia="標楷體"/>
          <w:sz w:val="26"/>
          <w:szCs w:val="26"/>
        </w:rPr>
        <w:t>的浮動由市場決定，主要目的在反應各大型金融機構的借貸成本</w:t>
      </w:r>
      <w:r w:rsidRPr="001F72B4">
        <w:rPr>
          <w:rFonts w:eastAsia="標楷體" w:hint="eastAsia"/>
          <w:sz w:val="26"/>
          <w:szCs w:val="26"/>
        </w:rPr>
        <w:t>，故本所以其做為資金之使用受控交易之可比較未受控價格資訊。</w:t>
      </w:r>
    </w:p>
    <w:p w:rsidR="00B35574" w:rsidRPr="009F51DB" w:rsidRDefault="00B35574" w:rsidP="00B35574">
      <w:pPr>
        <w:pStyle w:val="3"/>
        <w:numPr>
          <w:ilvl w:val="0"/>
          <w:numId w:val="37"/>
        </w:numPr>
        <w:spacing w:beforeLines="50" w:before="120" w:afterLines="50" w:after="120" w:line="360" w:lineRule="auto"/>
        <w:ind w:leftChars="100" w:left="720"/>
        <w:jc w:val="both"/>
        <w:rPr>
          <w:rFonts w:eastAsia="標楷體"/>
          <w:color w:val="000000" w:themeColor="text1"/>
          <w:sz w:val="32"/>
          <w:szCs w:val="26"/>
        </w:rPr>
      </w:pPr>
      <w:r w:rsidRPr="009F51DB">
        <w:rPr>
          <w:rFonts w:eastAsia="標楷體" w:hint="eastAsia"/>
          <w:color w:val="000000" w:themeColor="text1"/>
          <w:sz w:val="32"/>
          <w:szCs w:val="26"/>
        </w:rPr>
        <w:lastRenderedPageBreak/>
        <w:t>五大銀行</w:t>
      </w:r>
      <w:r w:rsidR="003C4C98">
        <w:rPr>
          <w:rFonts w:eastAsia="標楷體" w:hint="eastAsia"/>
          <w:color w:val="000000" w:themeColor="text1"/>
          <w:sz w:val="32"/>
          <w:szCs w:val="26"/>
        </w:rPr>
        <w:t>新承做</w:t>
      </w:r>
      <w:r w:rsidRPr="009F51DB">
        <w:rPr>
          <w:rFonts w:eastAsia="標楷體" w:hint="eastAsia"/>
          <w:color w:val="000000" w:themeColor="text1"/>
          <w:sz w:val="32"/>
          <w:szCs w:val="26"/>
        </w:rPr>
        <w:t>放款利率</w:t>
      </w:r>
    </w:p>
    <w:p w:rsidR="00B35574" w:rsidRPr="00B35574" w:rsidRDefault="00CF36A5" w:rsidP="00CE7E1F">
      <w:pPr>
        <w:pStyle w:val="a5"/>
        <w:spacing w:beforeLines="50" w:before="120" w:afterLines="50" w:after="120" w:line="360" w:lineRule="auto"/>
        <w:ind w:firstLineChars="200" w:firstLine="520"/>
        <w:jc w:val="both"/>
      </w:pPr>
      <w:r>
        <w:rPr>
          <w:rFonts w:ascii="標楷體" w:eastAsia="標楷體" w:hAnsi="標楷體" w:hint="eastAsia"/>
          <w:sz w:val="26"/>
          <w:szCs w:val="26"/>
        </w:rPr>
        <w:t>因中央銀行發佈之五大銀行（台銀、合庫銀、土銀、華銀及一銀）</w:t>
      </w:r>
      <w:r w:rsidR="00D63503" w:rsidRPr="00CE7E1F">
        <w:rPr>
          <w:rFonts w:ascii="標楷體" w:eastAsia="標楷體" w:hAnsi="標楷體" w:hint="eastAsia"/>
          <w:sz w:val="26"/>
          <w:szCs w:val="26"/>
        </w:rPr>
        <w:t>放款利率統計資料，內含有</w:t>
      </w:r>
      <w:proofErr w:type="gramStart"/>
      <w:r w:rsidR="00D63503" w:rsidRPr="00CE7E1F">
        <w:rPr>
          <w:rFonts w:eastAsia="標楷體"/>
          <w:sz w:val="26"/>
          <w:szCs w:val="26"/>
        </w:rPr>
        <w:t>105</w:t>
      </w:r>
      <w:proofErr w:type="gramEnd"/>
      <w:r w:rsidR="00D63503" w:rsidRPr="00CE7E1F">
        <w:rPr>
          <w:rFonts w:ascii="標楷體" w:eastAsia="標楷體" w:hAnsi="標楷體" w:hint="eastAsia"/>
          <w:sz w:val="26"/>
          <w:szCs w:val="26"/>
        </w:rPr>
        <w:t>年度加權平均放款利率資料，故本所以其做為</w:t>
      </w:r>
      <w:r w:rsidRPr="00C51018">
        <w:rPr>
          <w:rFonts w:eastAsia="標楷體" w:hint="eastAsia"/>
          <w:sz w:val="26"/>
          <w:szCs w:val="26"/>
        </w:rPr>
        <w:t>矽成</w:t>
      </w:r>
      <w:r w:rsidR="00D63503" w:rsidRPr="00CE7E1F">
        <w:rPr>
          <w:rFonts w:ascii="標楷體" w:eastAsia="標楷體" w:hAnsi="標楷體" w:hint="eastAsia"/>
          <w:sz w:val="26"/>
          <w:szCs w:val="26"/>
        </w:rPr>
        <w:t>「資金之使用」受控交易之可比較未受控價格資訊。</w:t>
      </w:r>
    </w:p>
    <w:p w:rsidR="006240E2" w:rsidRDefault="00AA126C"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可比較對象</w:t>
      </w:r>
      <w:r w:rsidR="00676860">
        <w:rPr>
          <w:rFonts w:ascii="Times New Roman" w:eastAsia="標楷體" w:hAnsi="Times New Roman" w:hint="eastAsia"/>
          <w:sz w:val="36"/>
          <w:szCs w:val="40"/>
        </w:rPr>
        <w:t>選擇過程</w:t>
      </w:r>
    </w:p>
    <w:p w:rsidR="006240E2" w:rsidRDefault="00567251" w:rsidP="00BD6D02">
      <w:pPr>
        <w:pStyle w:val="a5"/>
        <w:spacing w:beforeLines="50" w:before="120" w:afterLines="50" w:after="120" w:line="360" w:lineRule="auto"/>
        <w:ind w:firstLineChars="200" w:firstLine="512"/>
        <w:jc w:val="both"/>
        <w:rPr>
          <w:rFonts w:eastAsia="標楷體"/>
          <w:spacing w:val="-2"/>
          <w:sz w:val="26"/>
          <w:szCs w:val="26"/>
        </w:rPr>
      </w:pPr>
      <w:r w:rsidRPr="00EA272E">
        <w:rPr>
          <w:rFonts w:eastAsia="標楷體"/>
          <w:spacing w:val="-2"/>
          <w:sz w:val="26"/>
          <w:szCs w:val="26"/>
        </w:rPr>
        <w:t>根據移轉訂價查核準則第</w:t>
      </w:r>
      <w:r w:rsidRPr="00EA272E">
        <w:rPr>
          <w:rFonts w:eastAsia="標楷體"/>
          <w:spacing w:val="-2"/>
          <w:sz w:val="26"/>
          <w:szCs w:val="26"/>
        </w:rPr>
        <w:t>8</w:t>
      </w:r>
      <w:r w:rsidRPr="00EA272E">
        <w:rPr>
          <w:rFonts w:eastAsia="標楷體"/>
          <w:spacing w:val="-2"/>
          <w:sz w:val="26"/>
          <w:szCs w:val="26"/>
        </w:rPr>
        <w:t>條規定，決定營利事業與非關係人之情況，或其所從事之受控交易與未受控交易是否相同或類似及</w:t>
      </w:r>
      <w:r w:rsidR="00DE2F2E" w:rsidRPr="00EA272E">
        <w:rPr>
          <w:rFonts w:eastAsia="標楷體" w:hint="eastAsia"/>
          <w:spacing w:val="-2"/>
          <w:sz w:val="26"/>
          <w:szCs w:val="26"/>
        </w:rPr>
        <w:t>其</w:t>
      </w:r>
      <w:r w:rsidRPr="00EA272E">
        <w:rPr>
          <w:rFonts w:eastAsia="標楷體"/>
          <w:spacing w:val="-2"/>
          <w:sz w:val="26"/>
          <w:szCs w:val="26"/>
        </w:rPr>
        <w:t>可比較程度時，應考量包括交易標的</w:t>
      </w:r>
      <w:r w:rsidR="00DE2F2E" w:rsidRPr="00EA272E">
        <w:rPr>
          <w:rFonts w:eastAsia="標楷體" w:hint="eastAsia"/>
          <w:spacing w:val="-2"/>
          <w:sz w:val="26"/>
          <w:szCs w:val="26"/>
        </w:rPr>
        <w:t>資產</w:t>
      </w:r>
      <w:r w:rsidRPr="00EA272E">
        <w:rPr>
          <w:rFonts w:eastAsia="標楷體"/>
          <w:spacing w:val="-2"/>
          <w:sz w:val="26"/>
          <w:szCs w:val="26"/>
        </w:rPr>
        <w:t>或服務之特性、執行之功能、契約條款、承擔之風險、經濟及市場狀況、商業策略等影響價格或利潤之因素。本所於資料庫中選擇可比較對象時，遵循移轉訂價查核準則第</w:t>
      </w:r>
      <w:r w:rsidRPr="00EA272E">
        <w:rPr>
          <w:rFonts w:eastAsia="標楷體"/>
          <w:spacing w:val="-2"/>
          <w:sz w:val="26"/>
          <w:szCs w:val="26"/>
        </w:rPr>
        <w:t>8</w:t>
      </w:r>
      <w:r w:rsidRPr="00EA272E">
        <w:rPr>
          <w:rFonts w:eastAsia="標楷體"/>
          <w:spacing w:val="-2"/>
          <w:sz w:val="26"/>
          <w:szCs w:val="26"/>
        </w:rPr>
        <w:t>條之規定。</w:t>
      </w:r>
    </w:p>
    <w:p w:rsidR="006240E2" w:rsidRDefault="0050311C" w:rsidP="00BD6D02">
      <w:pPr>
        <w:pStyle w:val="a5"/>
        <w:spacing w:beforeLines="50" w:before="120" w:afterLines="50" w:after="120" w:line="360" w:lineRule="auto"/>
        <w:ind w:firstLineChars="200" w:firstLine="512"/>
        <w:jc w:val="both"/>
        <w:rPr>
          <w:rFonts w:eastAsia="標楷體"/>
          <w:spacing w:val="-2"/>
          <w:sz w:val="26"/>
          <w:szCs w:val="26"/>
        </w:rPr>
      </w:pPr>
      <w:r w:rsidRPr="00F95601">
        <w:rPr>
          <w:rFonts w:eastAsia="標楷體" w:hint="eastAsia"/>
          <w:spacing w:val="-2"/>
          <w:sz w:val="26"/>
          <w:szCs w:val="26"/>
        </w:rPr>
        <w:t>據第肆章與第玖章得知，矽成與關係企業「</w:t>
      </w:r>
      <w:r w:rsidRPr="00F95601">
        <w:rPr>
          <w:rFonts w:eastAsia="標楷體"/>
          <w:spacing w:val="-2"/>
          <w:sz w:val="26"/>
          <w:szCs w:val="26"/>
        </w:rPr>
        <w:t>有形</w:t>
      </w:r>
      <w:r w:rsidRPr="00F95601">
        <w:rPr>
          <w:rFonts w:eastAsia="標楷體" w:hint="eastAsia"/>
          <w:spacing w:val="-2"/>
          <w:sz w:val="26"/>
          <w:szCs w:val="26"/>
        </w:rPr>
        <w:t>資產</w:t>
      </w:r>
      <w:r w:rsidRPr="00F95601">
        <w:rPr>
          <w:rFonts w:eastAsia="標楷體"/>
          <w:spacing w:val="-2"/>
          <w:sz w:val="26"/>
          <w:szCs w:val="26"/>
        </w:rPr>
        <w:t>之移轉</w:t>
      </w:r>
      <w:proofErr w:type="gramStart"/>
      <w:r w:rsidR="00B855F3" w:rsidRPr="00F95601">
        <w:rPr>
          <w:rFonts w:eastAsia="標楷體"/>
          <w:spacing w:val="-2"/>
          <w:sz w:val="26"/>
          <w:szCs w:val="26"/>
        </w:rPr>
        <w:t>—</w:t>
      </w:r>
      <w:proofErr w:type="gramEnd"/>
      <w:r w:rsidRPr="00F95601">
        <w:rPr>
          <w:rFonts w:eastAsia="標楷體"/>
          <w:spacing w:val="-2"/>
          <w:sz w:val="26"/>
          <w:szCs w:val="26"/>
        </w:rPr>
        <w:t>進貨</w:t>
      </w:r>
      <w:r w:rsidRPr="00F95601">
        <w:rPr>
          <w:rFonts w:eastAsia="標楷體" w:hint="eastAsia"/>
          <w:spacing w:val="-2"/>
          <w:sz w:val="26"/>
          <w:szCs w:val="26"/>
        </w:rPr>
        <w:t>」</w:t>
      </w:r>
      <w:r w:rsidRPr="00F95601">
        <w:rPr>
          <w:rFonts w:eastAsia="標楷體"/>
          <w:spacing w:val="-2"/>
          <w:sz w:val="26"/>
          <w:szCs w:val="26"/>
        </w:rPr>
        <w:t>受控交易，以</w:t>
      </w:r>
      <w:r w:rsidR="000663EE">
        <w:rPr>
          <w:rFonts w:eastAsia="標楷體" w:hint="eastAsia"/>
          <w:spacing w:val="-2"/>
          <w:sz w:val="26"/>
          <w:szCs w:val="26"/>
        </w:rPr>
        <w:t>開</w:t>
      </w:r>
      <w:proofErr w:type="gramStart"/>
      <w:r w:rsidR="000663EE">
        <w:rPr>
          <w:rFonts w:eastAsia="標楷體" w:hint="eastAsia"/>
          <w:spacing w:val="-2"/>
          <w:sz w:val="26"/>
          <w:szCs w:val="26"/>
        </w:rPr>
        <w:t>曼</w:t>
      </w:r>
      <w:proofErr w:type="gramEnd"/>
      <w:r w:rsidR="000663EE">
        <w:rPr>
          <w:rFonts w:eastAsia="標楷體" w:hint="eastAsia"/>
          <w:spacing w:val="-2"/>
          <w:sz w:val="26"/>
          <w:szCs w:val="26"/>
        </w:rPr>
        <w:t>矽成台灣分公司</w:t>
      </w:r>
      <w:r w:rsidRPr="00F95601">
        <w:rPr>
          <w:rFonts w:eastAsia="標楷體"/>
          <w:spacing w:val="-2"/>
          <w:sz w:val="26"/>
          <w:szCs w:val="26"/>
        </w:rPr>
        <w:t>作為受測個體；矽成與關係企業「服務之提供</w:t>
      </w:r>
      <w:proofErr w:type="gramStart"/>
      <w:r w:rsidR="00B855F3" w:rsidRPr="00F95601">
        <w:rPr>
          <w:rFonts w:eastAsia="標楷體"/>
          <w:spacing w:val="-2"/>
          <w:sz w:val="26"/>
          <w:szCs w:val="26"/>
        </w:rPr>
        <w:t>—</w:t>
      </w:r>
      <w:proofErr w:type="gramEnd"/>
      <w:r w:rsidR="00063F26">
        <w:rPr>
          <w:rFonts w:eastAsia="標楷體"/>
          <w:spacing w:val="-2"/>
          <w:sz w:val="26"/>
          <w:szCs w:val="26"/>
        </w:rPr>
        <w:t>提供營運支援服務</w:t>
      </w:r>
      <w:r w:rsidRPr="00F95601">
        <w:rPr>
          <w:rFonts w:eastAsia="標楷體"/>
          <w:spacing w:val="-2"/>
          <w:sz w:val="26"/>
          <w:szCs w:val="26"/>
        </w:rPr>
        <w:t>」之受控交易，以</w:t>
      </w:r>
      <w:r w:rsidR="00E078FC" w:rsidRPr="00F95601">
        <w:rPr>
          <w:rFonts w:eastAsia="標楷體" w:hint="eastAsia"/>
          <w:spacing w:val="-2"/>
          <w:sz w:val="26"/>
          <w:szCs w:val="26"/>
        </w:rPr>
        <w:t>矽成</w:t>
      </w:r>
      <w:r w:rsidR="00CF47D3">
        <w:rPr>
          <w:rFonts w:eastAsia="標楷體"/>
          <w:spacing w:val="-2"/>
          <w:sz w:val="26"/>
          <w:szCs w:val="26"/>
        </w:rPr>
        <w:t>作為受測個體</w:t>
      </w:r>
      <w:r w:rsidR="00943CB3" w:rsidRPr="00F95601">
        <w:rPr>
          <w:rFonts w:eastAsia="標楷體"/>
          <w:spacing w:val="-2"/>
          <w:sz w:val="26"/>
          <w:szCs w:val="26"/>
        </w:rPr>
        <w:t>；</w:t>
      </w:r>
      <w:r w:rsidR="00D5664C" w:rsidRPr="00F95601">
        <w:rPr>
          <w:rFonts w:eastAsia="標楷體" w:hint="eastAsia"/>
          <w:spacing w:val="-2"/>
          <w:sz w:val="26"/>
          <w:szCs w:val="26"/>
        </w:rPr>
        <w:t>矽成與</w:t>
      </w:r>
      <w:proofErr w:type="gramStart"/>
      <w:r w:rsidR="00943CB3" w:rsidRPr="00F95601">
        <w:rPr>
          <w:rFonts w:eastAsia="標楷體"/>
          <w:spacing w:val="-2"/>
          <w:sz w:val="26"/>
          <w:szCs w:val="26"/>
        </w:rPr>
        <w:t>與</w:t>
      </w:r>
      <w:proofErr w:type="gramEnd"/>
      <w:r w:rsidR="0012424B" w:rsidRPr="00F95601">
        <w:rPr>
          <w:rFonts w:eastAsia="標楷體"/>
          <w:spacing w:val="-2"/>
          <w:sz w:val="26"/>
          <w:szCs w:val="26"/>
        </w:rPr>
        <w:t>關係企業</w:t>
      </w:r>
      <w:r w:rsidR="008E6644" w:rsidRPr="00F95601">
        <w:rPr>
          <w:rFonts w:eastAsia="標楷體" w:hint="eastAsia"/>
          <w:spacing w:val="-2"/>
          <w:sz w:val="26"/>
          <w:szCs w:val="26"/>
        </w:rPr>
        <w:t>間「資金之使用</w:t>
      </w:r>
      <w:proofErr w:type="gramStart"/>
      <w:r w:rsidR="001A53A6" w:rsidRPr="001A53A6">
        <w:rPr>
          <w:rFonts w:eastAsia="標楷體"/>
          <w:spacing w:val="-2"/>
          <w:sz w:val="26"/>
          <w:szCs w:val="26"/>
        </w:rPr>
        <w:t>—</w:t>
      </w:r>
      <w:proofErr w:type="gramEnd"/>
      <w:r w:rsidR="001A53A6" w:rsidRPr="001A53A6">
        <w:rPr>
          <w:rFonts w:eastAsia="標楷體" w:hint="eastAsia"/>
          <w:spacing w:val="-2"/>
          <w:sz w:val="26"/>
          <w:szCs w:val="26"/>
        </w:rPr>
        <w:t>資金融通</w:t>
      </w:r>
      <w:r w:rsidR="008E6644" w:rsidRPr="00F95601">
        <w:rPr>
          <w:rFonts w:eastAsia="標楷體" w:hint="eastAsia"/>
          <w:spacing w:val="-2"/>
          <w:sz w:val="26"/>
          <w:szCs w:val="26"/>
        </w:rPr>
        <w:t>」受控交易</w:t>
      </w:r>
      <w:r w:rsidR="00943CB3" w:rsidRPr="00F95601">
        <w:rPr>
          <w:rFonts w:eastAsia="標楷體" w:hint="eastAsia"/>
          <w:spacing w:val="-2"/>
          <w:sz w:val="26"/>
          <w:szCs w:val="26"/>
        </w:rPr>
        <w:t>，</w:t>
      </w:r>
      <w:proofErr w:type="gramStart"/>
      <w:r w:rsidR="00943CB3" w:rsidRPr="00F95601">
        <w:rPr>
          <w:rFonts w:eastAsia="標楷體" w:hint="eastAsia"/>
          <w:spacing w:val="-2"/>
          <w:sz w:val="26"/>
          <w:szCs w:val="26"/>
        </w:rPr>
        <w:t>採</w:t>
      </w:r>
      <w:proofErr w:type="gramEnd"/>
      <w:r w:rsidR="00943CB3" w:rsidRPr="00F95601">
        <w:rPr>
          <w:rFonts w:eastAsia="標楷體" w:hint="eastAsia"/>
          <w:spacing w:val="-2"/>
          <w:sz w:val="26"/>
          <w:szCs w:val="26"/>
        </w:rPr>
        <w:t>可比較未受控價格法評估，以</w:t>
      </w:r>
      <w:r w:rsidR="00714E09" w:rsidRPr="00F95601">
        <w:rPr>
          <w:rFonts w:eastAsia="標楷體" w:hint="eastAsia"/>
          <w:spacing w:val="-2"/>
          <w:sz w:val="26"/>
          <w:szCs w:val="26"/>
        </w:rPr>
        <w:t>開</w:t>
      </w:r>
      <w:proofErr w:type="gramStart"/>
      <w:r w:rsidR="00714E09" w:rsidRPr="00F95601">
        <w:rPr>
          <w:rFonts w:eastAsia="標楷體" w:hint="eastAsia"/>
          <w:spacing w:val="-2"/>
          <w:sz w:val="26"/>
          <w:szCs w:val="26"/>
        </w:rPr>
        <w:t>曼</w:t>
      </w:r>
      <w:proofErr w:type="gramEnd"/>
      <w:r w:rsidR="00714E09" w:rsidRPr="00F95601">
        <w:rPr>
          <w:rFonts w:eastAsia="標楷體" w:hint="eastAsia"/>
          <w:spacing w:val="-2"/>
          <w:sz w:val="26"/>
          <w:szCs w:val="26"/>
        </w:rPr>
        <w:t>矽成台灣分公司</w:t>
      </w:r>
      <w:r w:rsidR="00943CB3" w:rsidRPr="00F95601">
        <w:rPr>
          <w:rFonts w:eastAsia="標楷體" w:hint="eastAsia"/>
          <w:spacing w:val="-2"/>
          <w:sz w:val="26"/>
          <w:szCs w:val="26"/>
        </w:rPr>
        <w:t>為受測個體</w:t>
      </w:r>
      <w:r w:rsidRPr="00F95601">
        <w:rPr>
          <w:rFonts w:eastAsia="標楷體"/>
          <w:spacing w:val="-2"/>
          <w:sz w:val="26"/>
          <w:szCs w:val="26"/>
        </w:rPr>
        <w:t>。</w:t>
      </w:r>
    </w:p>
    <w:p w:rsidR="006240E2" w:rsidRDefault="00137E06"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本所根據下列條件進行篩選，選出與</w:t>
      </w:r>
      <w:r>
        <w:rPr>
          <w:rFonts w:eastAsia="標楷體" w:hint="eastAsia"/>
          <w:sz w:val="26"/>
          <w:szCs w:val="26"/>
        </w:rPr>
        <w:t>受測個體</w:t>
      </w:r>
      <w:r w:rsidRPr="006B74CC">
        <w:rPr>
          <w:rFonts w:eastAsia="標楷體" w:hint="eastAsia"/>
          <w:sz w:val="26"/>
          <w:szCs w:val="26"/>
        </w:rPr>
        <w:t>可資比較對象：</w:t>
      </w:r>
    </w:p>
    <w:p w:rsidR="006240E2" w:rsidRDefault="00137E06" w:rsidP="00BD6D02">
      <w:pPr>
        <w:pStyle w:val="3"/>
        <w:numPr>
          <w:ilvl w:val="0"/>
          <w:numId w:val="68"/>
        </w:numPr>
        <w:spacing w:beforeLines="50" w:before="120" w:afterLines="50" w:after="120" w:line="360" w:lineRule="auto"/>
        <w:ind w:leftChars="100" w:left="720"/>
        <w:jc w:val="both"/>
        <w:rPr>
          <w:rFonts w:ascii="Times New Roman" w:eastAsia="標楷體" w:hAnsi="Times New Roman"/>
          <w:sz w:val="32"/>
        </w:rPr>
      </w:pPr>
      <w:bookmarkStart w:id="88" w:name="_Toc157536071"/>
      <w:bookmarkStart w:id="89" w:name="_Toc158135218"/>
      <w:bookmarkStart w:id="90" w:name="_Ref158180974"/>
      <w:bookmarkStart w:id="91" w:name="_Toc166468524"/>
      <w:bookmarkStart w:id="92" w:name="_Toc173577194"/>
      <w:bookmarkStart w:id="93" w:name="_Toc173577706"/>
      <w:r w:rsidRPr="00397F28">
        <w:rPr>
          <w:rFonts w:ascii="Times New Roman" w:eastAsia="標楷體" w:hAnsi="Times New Roman" w:hint="eastAsia"/>
          <w:sz w:val="32"/>
        </w:rPr>
        <w:t>執行之功能及產品種類</w:t>
      </w:r>
      <w:bookmarkEnd w:id="88"/>
      <w:bookmarkEnd w:id="89"/>
      <w:bookmarkEnd w:id="90"/>
      <w:bookmarkEnd w:id="91"/>
      <w:bookmarkEnd w:id="92"/>
      <w:bookmarkEnd w:id="93"/>
    </w:p>
    <w:p w:rsidR="006240E2"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依據移轉訂價查核準則第</w:t>
      </w:r>
      <w:r w:rsidRPr="00137E06">
        <w:rPr>
          <w:rFonts w:eastAsia="標楷體" w:hint="eastAsia"/>
          <w:sz w:val="26"/>
          <w:szCs w:val="26"/>
        </w:rPr>
        <w:t>8</w:t>
      </w:r>
      <w:r w:rsidRPr="00137E06">
        <w:rPr>
          <w:rFonts w:eastAsia="標楷體" w:hint="eastAsia"/>
          <w:sz w:val="26"/>
          <w:szCs w:val="26"/>
        </w:rPr>
        <w:t>條規定之可比較程度分析決定營利事業與非關係人之情況，或其所從事之受控交易與未受控交易是否相同或類似及其可比較程度時，首先即需考量到交易標的資產或服務之特性，因此在尋找與受測個體可資比較之對象時，首先可依其產品種類或該公司之產品為與其類似者。</w:t>
      </w:r>
      <w:r w:rsidRPr="00137E06">
        <w:rPr>
          <w:rFonts w:eastAsia="標楷體"/>
          <w:sz w:val="26"/>
          <w:szCs w:val="26"/>
        </w:rPr>
        <w:t>選出樣本所執行之功能若與</w:t>
      </w:r>
      <w:r w:rsidRPr="00137E06">
        <w:rPr>
          <w:rFonts w:eastAsia="標楷體" w:hint="eastAsia"/>
          <w:sz w:val="26"/>
          <w:szCs w:val="26"/>
        </w:rPr>
        <w:t>受測個體</w:t>
      </w:r>
      <w:r w:rsidRPr="00137E06">
        <w:rPr>
          <w:rFonts w:eastAsia="標楷體"/>
          <w:sz w:val="26"/>
          <w:szCs w:val="26"/>
        </w:rPr>
        <w:t>所執行之</w:t>
      </w:r>
      <w:r w:rsidRPr="00137E06">
        <w:rPr>
          <w:rFonts w:eastAsia="標楷體"/>
          <w:sz w:val="26"/>
          <w:szCs w:val="26"/>
        </w:rPr>
        <w:lastRenderedPageBreak/>
        <w:t>功能越相似者越佳，此步驟在於增加可比較程度，使比較之結果更為精密。</w:t>
      </w: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1583"/>
        <w:gridCol w:w="2670"/>
        <w:gridCol w:w="1479"/>
      </w:tblGrid>
      <w:tr w:rsidR="00A5771A" w:rsidRPr="00667515" w:rsidTr="00963A94">
        <w:trPr>
          <w:tblHeader/>
        </w:trPr>
        <w:tc>
          <w:tcPr>
            <w:tcW w:w="2409" w:type="dxa"/>
            <w:vMerge w:val="restart"/>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受控交易說明</w:t>
            </w:r>
          </w:p>
        </w:tc>
        <w:tc>
          <w:tcPr>
            <w:tcW w:w="1583" w:type="dxa"/>
            <w:vMerge w:val="restart"/>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c>
          <w:tcPr>
            <w:tcW w:w="4149" w:type="dxa"/>
            <w:gridSpan w:val="2"/>
            <w:shd w:val="clear" w:color="auto" w:fill="4F81BD"/>
            <w:vAlign w:val="center"/>
          </w:tcPr>
          <w:p w:rsidR="006240E2" w:rsidRDefault="00A5771A" w:rsidP="00BD6D02">
            <w:pPr>
              <w:pStyle w:val="a5"/>
              <w:spacing w:beforeLines="25" w:before="60" w:afterLines="25" w:after="60"/>
              <w:jc w:val="center"/>
              <w:rPr>
                <w:rFonts w:eastAsia="標楷體"/>
                <w:bCs/>
                <w:color w:val="FFFFFF"/>
                <w:spacing w:val="-2"/>
                <w:sz w:val="26"/>
                <w:szCs w:val="26"/>
              </w:rPr>
            </w:pPr>
            <w:r w:rsidRPr="00BB4352">
              <w:rPr>
                <w:rFonts w:eastAsia="標楷體" w:hint="eastAsia"/>
                <w:bCs/>
                <w:color w:val="FFFFFF"/>
                <w:spacing w:val="-2"/>
                <w:sz w:val="26"/>
                <w:szCs w:val="26"/>
              </w:rPr>
              <w:t>受測個體</w:t>
            </w:r>
          </w:p>
        </w:tc>
      </w:tr>
      <w:tr w:rsidR="00A5771A" w:rsidRPr="00667515" w:rsidTr="00963A94">
        <w:trPr>
          <w:trHeight w:val="656"/>
          <w:tblHeader/>
        </w:trPr>
        <w:tc>
          <w:tcPr>
            <w:tcW w:w="2409" w:type="dxa"/>
            <w:vMerge/>
            <w:vAlign w:val="center"/>
          </w:tcPr>
          <w:p w:rsidR="006240E2" w:rsidRDefault="006240E2" w:rsidP="00BD6D02">
            <w:pPr>
              <w:pStyle w:val="a5"/>
              <w:spacing w:beforeLines="25" w:before="60" w:afterLines="25" w:after="60"/>
              <w:jc w:val="center"/>
              <w:rPr>
                <w:rFonts w:eastAsia="標楷體"/>
                <w:bCs/>
                <w:color w:val="FFFFFF"/>
                <w:spacing w:val="-2"/>
                <w:sz w:val="26"/>
                <w:szCs w:val="26"/>
              </w:rPr>
            </w:pPr>
          </w:p>
        </w:tc>
        <w:tc>
          <w:tcPr>
            <w:tcW w:w="1583" w:type="dxa"/>
            <w:vMerge/>
            <w:vAlign w:val="center"/>
          </w:tcPr>
          <w:p w:rsidR="006240E2" w:rsidRDefault="006240E2" w:rsidP="00BD6D02">
            <w:pPr>
              <w:pStyle w:val="a5"/>
              <w:spacing w:beforeLines="25" w:before="60" w:afterLines="25" w:after="60"/>
              <w:jc w:val="center"/>
              <w:rPr>
                <w:rFonts w:eastAsia="標楷體"/>
                <w:color w:val="FFFFFF"/>
                <w:spacing w:val="-2"/>
                <w:sz w:val="26"/>
                <w:szCs w:val="26"/>
              </w:rPr>
            </w:pPr>
          </w:p>
        </w:tc>
        <w:tc>
          <w:tcPr>
            <w:tcW w:w="2670" w:type="dxa"/>
            <w:shd w:val="clear" w:color="auto" w:fill="4F81BD"/>
            <w:vAlign w:val="center"/>
          </w:tcPr>
          <w:p w:rsidR="006240E2" w:rsidRDefault="00A5771A" w:rsidP="00BD6D02">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主要產品／服務</w:t>
            </w:r>
          </w:p>
        </w:tc>
        <w:tc>
          <w:tcPr>
            <w:tcW w:w="1479" w:type="dxa"/>
            <w:shd w:val="clear" w:color="auto" w:fill="4F81BD"/>
            <w:vAlign w:val="center"/>
          </w:tcPr>
          <w:p w:rsidR="006240E2" w:rsidRDefault="00A5771A" w:rsidP="00BD6D02">
            <w:pPr>
              <w:pStyle w:val="a5"/>
              <w:spacing w:beforeLines="25" w:before="60" w:afterLines="25" w:after="60"/>
              <w:jc w:val="center"/>
              <w:rPr>
                <w:rFonts w:eastAsia="標楷體"/>
                <w:color w:val="FFFFFF"/>
                <w:spacing w:val="-2"/>
                <w:sz w:val="26"/>
                <w:szCs w:val="26"/>
              </w:rPr>
            </w:pPr>
            <w:r w:rsidRPr="00BB4352">
              <w:rPr>
                <w:rFonts w:eastAsia="標楷體" w:hint="eastAsia"/>
                <w:color w:val="FFFFFF"/>
                <w:spacing w:val="-2"/>
                <w:sz w:val="26"/>
                <w:szCs w:val="26"/>
              </w:rPr>
              <w:t>企業定位</w:t>
            </w:r>
          </w:p>
        </w:tc>
      </w:tr>
      <w:tr w:rsidR="00350530" w:rsidRPr="00667515" w:rsidTr="00577949">
        <w:trPr>
          <w:trHeight w:val="1353"/>
        </w:trPr>
        <w:tc>
          <w:tcPr>
            <w:tcW w:w="2409" w:type="dxa"/>
            <w:tcBorders>
              <w:bottom w:val="single" w:sz="4" w:space="0" w:color="auto"/>
            </w:tcBorders>
            <w:vAlign w:val="center"/>
          </w:tcPr>
          <w:p w:rsidR="00350530" w:rsidRDefault="00350530" w:rsidP="00BD6D02">
            <w:pPr>
              <w:pStyle w:val="a5"/>
              <w:snapToGrid w:val="0"/>
              <w:spacing w:beforeLines="50" w:before="120" w:afterLines="50" w:after="120"/>
              <w:jc w:val="both"/>
              <w:rPr>
                <w:rFonts w:eastAsia="標楷體"/>
                <w:b/>
                <w:bCs/>
                <w:spacing w:val="-2"/>
                <w:sz w:val="26"/>
                <w:szCs w:val="26"/>
              </w:rPr>
            </w:pPr>
            <w:r>
              <w:rPr>
                <w:rFonts w:eastAsia="標楷體" w:hint="eastAsia"/>
                <w:sz w:val="26"/>
                <w:szCs w:val="26"/>
              </w:rPr>
              <w:t>矽成自</w:t>
            </w:r>
            <w:r>
              <w:rPr>
                <w:rFonts w:eastAsia="標楷體" w:hint="eastAsia"/>
                <w:color w:val="000000"/>
                <w:sz w:val="26"/>
                <w:szCs w:val="26"/>
              </w:rPr>
              <w:t>關係企業</w:t>
            </w:r>
            <w:r w:rsidRPr="00D6700C">
              <w:rPr>
                <w:rFonts w:eastAsia="標楷體"/>
                <w:sz w:val="26"/>
                <w:szCs w:val="26"/>
              </w:rPr>
              <w:t>購買記憶體晶片</w:t>
            </w:r>
          </w:p>
        </w:tc>
        <w:tc>
          <w:tcPr>
            <w:tcW w:w="1583" w:type="dxa"/>
            <w:tcBorders>
              <w:bottom w:val="single" w:sz="4" w:space="0" w:color="auto"/>
            </w:tcBorders>
            <w:vAlign w:val="center"/>
          </w:tcPr>
          <w:p w:rsidR="00350530" w:rsidRDefault="00350530" w:rsidP="00BD6D02">
            <w:pPr>
              <w:pStyle w:val="a5"/>
              <w:snapToGrid w:val="0"/>
              <w:spacing w:beforeLines="50" w:before="120" w:afterLines="50" w:after="120"/>
              <w:jc w:val="center"/>
              <w:rPr>
                <w:rFonts w:eastAsia="標楷體"/>
                <w:spacing w:val="-2"/>
                <w:sz w:val="26"/>
                <w:szCs w:val="26"/>
              </w:rPr>
            </w:pPr>
            <w:r>
              <w:rPr>
                <w:rFonts w:eastAsia="標楷體" w:hint="eastAsia"/>
                <w:color w:val="000000"/>
                <w:sz w:val="26"/>
                <w:szCs w:val="26"/>
              </w:rPr>
              <w:t>矽成</w:t>
            </w:r>
          </w:p>
        </w:tc>
        <w:tc>
          <w:tcPr>
            <w:tcW w:w="2670" w:type="dxa"/>
            <w:tcBorders>
              <w:bottom w:val="single" w:sz="4" w:space="0" w:color="auto"/>
            </w:tcBorders>
            <w:vAlign w:val="center"/>
          </w:tcPr>
          <w:p w:rsidR="00350530" w:rsidRDefault="00350530" w:rsidP="00BD6D02">
            <w:pPr>
              <w:pStyle w:val="a5"/>
              <w:snapToGrid w:val="0"/>
              <w:spacing w:beforeLines="50" w:before="120" w:afterLines="50" w:after="120"/>
              <w:jc w:val="both"/>
              <w:rPr>
                <w:rFonts w:eastAsia="標楷體"/>
                <w:bCs/>
                <w:color w:val="000000"/>
                <w:sz w:val="26"/>
                <w:szCs w:val="26"/>
              </w:rPr>
            </w:pPr>
            <w:r>
              <w:rPr>
                <w:rFonts w:eastAsia="標楷體" w:hint="eastAsia"/>
                <w:sz w:val="26"/>
                <w:szCs w:val="26"/>
              </w:rPr>
              <w:t>承接客戶的訂單，向關係企業進貨轉售記憶體產品。</w:t>
            </w:r>
          </w:p>
        </w:tc>
        <w:tc>
          <w:tcPr>
            <w:tcW w:w="1479" w:type="dxa"/>
            <w:tcBorders>
              <w:bottom w:val="single" w:sz="4" w:space="0" w:color="auto"/>
            </w:tcBorders>
            <w:vAlign w:val="center"/>
          </w:tcPr>
          <w:p w:rsidR="00350530" w:rsidRPr="00C40B06" w:rsidRDefault="00350530" w:rsidP="008E6644">
            <w:pPr>
              <w:pStyle w:val="a5"/>
              <w:snapToGrid w:val="0"/>
              <w:jc w:val="center"/>
              <w:rPr>
                <w:rFonts w:eastAsia="標楷體"/>
                <w:spacing w:val="-2"/>
                <w:sz w:val="26"/>
                <w:szCs w:val="26"/>
              </w:rPr>
            </w:pP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p>
        </w:tc>
      </w:tr>
      <w:tr w:rsidR="008F234A" w:rsidRPr="00667515" w:rsidTr="008F0F0D">
        <w:trPr>
          <w:trHeight w:val="1353"/>
        </w:trPr>
        <w:tc>
          <w:tcPr>
            <w:tcW w:w="2409" w:type="dxa"/>
            <w:vAlign w:val="center"/>
          </w:tcPr>
          <w:p w:rsidR="006240E2" w:rsidRDefault="008F234A" w:rsidP="00BD6D02">
            <w:pPr>
              <w:pStyle w:val="a7"/>
              <w:spacing w:beforeLines="50" w:before="120" w:afterLines="50" w:after="120"/>
              <w:jc w:val="both"/>
              <w:rPr>
                <w:rFonts w:eastAsia="標楷體"/>
                <w:sz w:val="26"/>
                <w:szCs w:val="26"/>
              </w:rPr>
            </w:pPr>
            <w:r>
              <w:rPr>
                <w:rFonts w:eastAsia="標楷體" w:hint="eastAsia"/>
                <w:sz w:val="26"/>
                <w:szCs w:val="26"/>
              </w:rPr>
              <w:t>提供營運支援服務</w:t>
            </w:r>
          </w:p>
        </w:tc>
        <w:tc>
          <w:tcPr>
            <w:tcW w:w="1583" w:type="dxa"/>
            <w:tcBorders>
              <w:top w:val="single" w:sz="4" w:space="0" w:color="auto"/>
            </w:tcBorders>
            <w:vAlign w:val="center"/>
          </w:tcPr>
          <w:p w:rsidR="006240E2" w:rsidRDefault="008F234A" w:rsidP="00BD6D02">
            <w:pPr>
              <w:pStyle w:val="a5"/>
              <w:snapToGrid w:val="0"/>
              <w:spacing w:beforeLines="50" w:before="120" w:afterLines="50" w:after="120"/>
              <w:jc w:val="center"/>
              <w:rPr>
                <w:rFonts w:eastAsia="標楷體"/>
                <w:color w:val="000000"/>
                <w:sz w:val="26"/>
                <w:szCs w:val="26"/>
              </w:rPr>
            </w:pPr>
            <w:r>
              <w:rPr>
                <w:rFonts w:eastAsia="標楷體" w:hint="eastAsia"/>
                <w:color w:val="000000"/>
                <w:sz w:val="26"/>
                <w:szCs w:val="26"/>
              </w:rPr>
              <w:t>矽成</w:t>
            </w:r>
          </w:p>
        </w:tc>
        <w:tc>
          <w:tcPr>
            <w:tcW w:w="2670" w:type="dxa"/>
            <w:tcBorders>
              <w:top w:val="single" w:sz="4" w:space="0" w:color="auto"/>
            </w:tcBorders>
            <w:vAlign w:val="center"/>
          </w:tcPr>
          <w:p w:rsidR="006240E2" w:rsidRDefault="008F234A" w:rsidP="00BD6D02">
            <w:pPr>
              <w:pStyle w:val="a5"/>
              <w:snapToGrid w:val="0"/>
              <w:spacing w:beforeLines="50" w:before="120" w:afterLines="50" w:after="120"/>
              <w:jc w:val="both"/>
              <w:rPr>
                <w:rFonts w:eastAsia="標楷體"/>
                <w:bCs/>
                <w:color w:val="000000"/>
                <w:sz w:val="26"/>
                <w:szCs w:val="26"/>
              </w:rPr>
            </w:pPr>
            <w:r w:rsidRPr="00C40B06">
              <w:rPr>
                <w:rFonts w:eastAsia="標楷體" w:hint="eastAsia"/>
                <w:bCs/>
                <w:color w:val="000000"/>
                <w:sz w:val="26"/>
                <w:szCs w:val="26"/>
              </w:rPr>
              <w:t>從</w:t>
            </w:r>
            <w:r w:rsidRPr="00C40B06">
              <w:rPr>
                <w:rFonts w:eastAsia="標楷體"/>
                <w:bCs/>
                <w:color w:val="000000"/>
                <w:sz w:val="26"/>
                <w:szCs w:val="26"/>
              </w:rPr>
              <w:t>事</w:t>
            </w:r>
            <w:r>
              <w:rPr>
                <w:rFonts w:eastAsia="標楷體" w:hint="eastAsia"/>
                <w:bCs/>
                <w:color w:val="000000"/>
                <w:sz w:val="26"/>
                <w:szCs w:val="26"/>
              </w:rPr>
              <w:t>營運支援服務</w:t>
            </w:r>
          </w:p>
        </w:tc>
        <w:tc>
          <w:tcPr>
            <w:tcW w:w="1479" w:type="dxa"/>
            <w:tcBorders>
              <w:top w:val="single" w:sz="4" w:space="0" w:color="auto"/>
            </w:tcBorders>
            <w:vAlign w:val="center"/>
          </w:tcPr>
          <w:p w:rsidR="00ED22F0" w:rsidRPr="00ED22F0" w:rsidRDefault="008F234A" w:rsidP="00ED22F0">
            <w:pPr>
              <w:pStyle w:val="a5"/>
              <w:snapToGrid w:val="0"/>
              <w:jc w:val="center"/>
              <w:rPr>
                <w:rFonts w:eastAsia="標楷體"/>
                <w:spacing w:val="-2"/>
                <w:sz w:val="26"/>
                <w:szCs w:val="26"/>
              </w:rPr>
            </w:pPr>
            <w:r w:rsidRPr="00ED22F0">
              <w:rPr>
                <w:rFonts w:eastAsia="標楷體" w:hint="eastAsia"/>
                <w:spacing w:val="-2"/>
                <w:sz w:val="26"/>
                <w:szCs w:val="26"/>
              </w:rPr>
              <w:t>服務</w:t>
            </w:r>
          </w:p>
          <w:p w:rsidR="00B26318" w:rsidRDefault="008F234A" w:rsidP="00ED22F0">
            <w:pPr>
              <w:pStyle w:val="a5"/>
              <w:snapToGrid w:val="0"/>
              <w:jc w:val="center"/>
              <w:rPr>
                <w:rFonts w:eastAsia="標楷體"/>
                <w:spacing w:val="-2"/>
                <w:sz w:val="26"/>
                <w:szCs w:val="26"/>
              </w:rPr>
            </w:pPr>
            <w:r w:rsidRPr="00ED22F0">
              <w:rPr>
                <w:rFonts w:eastAsia="標楷體" w:hint="eastAsia"/>
                <w:spacing w:val="-2"/>
                <w:sz w:val="26"/>
                <w:szCs w:val="26"/>
              </w:rPr>
              <w:t>提供者</w:t>
            </w:r>
          </w:p>
        </w:tc>
      </w:tr>
    </w:tbl>
    <w:p w:rsidR="006240E2" w:rsidRDefault="00137E06" w:rsidP="00BD6D02">
      <w:pPr>
        <w:pStyle w:val="3"/>
        <w:numPr>
          <w:ilvl w:val="0"/>
          <w:numId w:val="68"/>
        </w:numPr>
        <w:spacing w:beforeLines="50" w:before="120" w:afterLines="50" w:after="120" w:line="360" w:lineRule="auto"/>
        <w:ind w:leftChars="100" w:left="720"/>
        <w:jc w:val="both"/>
        <w:rPr>
          <w:rFonts w:ascii="Times New Roman" w:eastAsia="標楷體" w:hAnsi="Times New Roman"/>
          <w:sz w:val="32"/>
        </w:rPr>
      </w:pPr>
      <w:bookmarkStart w:id="94" w:name="_Toc157536072"/>
      <w:bookmarkStart w:id="95" w:name="_Toc158135219"/>
      <w:bookmarkStart w:id="96" w:name="_Toc166468525"/>
      <w:bookmarkStart w:id="97" w:name="_Toc173577195"/>
      <w:bookmarkStart w:id="98" w:name="_Toc173577707"/>
      <w:r w:rsidRPr="00397F28">
        <w:rPr>
          <w:rFonts w:ascii="Times New Roman" w:eastAsia="標楷體" w:hAnsi="Times New Roman" w:hint="eastAsia"/>
          <w:sz w:val="32"/>
        </w:rPr>
        <w:t>檢視財務資料充分性及可用性</w:t>
      </w:r>
      <w:bookmarkEnd w:id="94"/>
      <w:bookmarkEnd w:id="95"/>
      <w:bookmarkEnd w:id="96"/>
      <w:bookmarkEnd w:id="97"/>
      <w:bookmarkEnd w:id="98"/>
    </w:p>
    <w:p w:rsidR="006240E2"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選出之樣本若無法提供充分之財務資料，便無法被運用為求出常規交易結果範圍，是故不列入考量。由本報告第柒章得知，用於評估</w:t>
      </w:r>
      <w:r w:rsidR="009D6DC6" w:rsidRPr="009D6DC6">
        <w:rPr>
          <w:rFonts w:eastAsia="標楷體" w:hint="eastAsia"/>
          <w:sz w:val="26"/>
          <w:szCs w:val="26"/>
        </w:rPr>
        <w:t>「有形資產之移轉－進貨」</w:t>
      </w:r>
      <w:r w:rsidR="001F3F81" w:rsidRPr="009D6DC6">
        <w:rPr>
          <w:rFonts w:eastAsia="標楷體" w:hint="eastAsia"/>
          <w:sz w:val="26"/>
          <w:szCs w:val="26"/>
        </w:rPr>
        <w:t>及</w:t>
      </w:r>
      <w:r w:rsidR="009D6DC6" w:rsidRPr="009D6DC6">
        <w:rPr>
          <w:rFonts w:eastAsia="標楷體" w:hint="eastAsia"/>
          <w:sz w:val="26"/>
          <w:szCs w:val="26"/>
        </w:rPr>
        <w:t>「服務之提供－</w:t>
      </w:r>
      <w:r w:rsidR="00063F26">
        <w:rPr>
          <w:rFonts w:eastAsia="標楷體" w:hint="eastAsia"/>
          <w:sz w:val="26"/>
          <w:szCs w:val="26"/>
        </w:rPr>
        <w:t>提供營運支援服務</w:t>
      </w:r>
      <w:r w:rsidR="009D6DC6" w:rsidRPr="009D6DC6">
        <w:rPr>
          <w:rFonts w:eastAsia="標楷體" w:hint="eastAsia"/>
          <w:sz w:val="26"/>
          <w:szCs w:val="26"/>
        </w:rPr>
        <w:t>」</w:t>
      </w:r>
      <w:r w:rsidRPr="004947A0">
        <w:rPr>
          <w:rFonts w:eastAsia="標楷體" w:hint="eastAsia"/>
          <w:sz w:val="26"/>
          <w:szCs w:val="26"/>
        </w:rPr>
        <w:t>受控交易之</w:t>
      </w:r>
      <w:proofErr w:type="gramStart"/>
      <w:r w:rsidRPr="004947A0">
        <w:rPr>
          <w:rFonts w:eastAsia="標楷體" w:hint="eastAsia"/>
          <w:sz w:val="26"/>
          <w:szCs w:val="26"/>
        </w:rPr>
        <w:t>最</w:t>
      </w:r>
      <w:proofErr w:type="gramEnd"/>
      <w:r w:rsidRPr="004947A0">
        <w:rPr>
          <w:rFonts w:eastAsia="標楷體" w:hint="eastAsia"/>
          <w:sz w:val="26"/>
          <w:szCs w:val="26"/>
        </w:rPr>
        <w:t>適常規交易方法為『</w:t>
      </w:r>
      <w:r w:rsidR="00C91AB9" w:rsidRPr="004947A0">
        <w:rPr>
          <w:rFonts w:eastAsia="標楷體" w:hint="eastAsia"/>
          <w:sz w:val="26"/>
          <w:szCs w:val="26"/>
        </w:rPr>
        <w:t>可比較利潤法</w:t>
      </w:r>
      <w:r w:rsidRPr="004947A0">
        <w:rPr>
          <w:rFonts w:eastAsia="標楷體" w:hint="eastAsia"/>
          <w:sz w:val="26"/>
          <w:szCs w:val="26"/>
        </w:rPr>
        <w:t>』</w:t>
      </w:r>
      <w:r w:rsidRPr="00137E06">
        <w:rPr>
          <w:rFonts w:eastAsia="標楷體" w:hint="eastAsia"/>
          <w:sz w:val="26"/>
          <w:szCs w:val="26"/>
        </w:rPr>
        <w:t>。</w:t>
      </w:r>
    </w:p>
    <w:p w:rsidR="00080640" w:rsidRDefault="00137E06" w:rsidP="00BD6D02">
      <w:pPr>
        <w:spacing w:beforeLines="50" w:before="120" w:afterLines="50" w:after="120" w:line="360" w:lineRule="auto"/>
        <w:ind w:leftChars="200" w:left="480" w:firstLineChars="200" w:firstLine="520"/>
        <w:jc w:val="both"/>
        <w:rPr>
          <w:rFonts w:eastAsia="標楷體"/>
          <w:sz w:val="26"/>
          <w:szCs w:val="26"/>
        </w:rPr>
      </w:pPr>
      <w:r w:rsidRPr="00137E06">
        <w:rPr>
          <w:rFonts w:eastAsia="標楷體" w:hint="eastAsia"/>
          <w:sz w:val="26"/>
          <w:szCs w:val="26"/>
        </w:rPr>
        <w:t>由於移轉訂價查核準則規定使用可比較利潤法進行評估時必須有</w:t>
      </w:r>
      <w:r w:rsidRPr="004947A0">
        <w:rPr>
          <w:rFonts w:eastAsia="標楷體" w:hint="eastAsia"/>
          <w:sz w:val="26"/>
          <w:szCs w:val="26"/>
        </w:rPr>
        <w:t>三年之財務數據進行比較，故設定可比較對象必須具備三年</w:t>
      </w:r>
      <w:r w:rsidR="00D4465F">
        <w:rPr>
          <w:rFonts w:eastAsia="標楷體" w:hint="eastAsia"/>
          <w:sz w:val="26"/>
          <w:szCs w:val="26"/>
        </w:rPr>
        <w:t>財務資料</w:t>
      </w:r>
      <w:r>
        <w:rPr>
          <w:rFonts w:eastAsia="標楷體" w:hint="eastAsia"/>
          <w:sz w:val="26"/>
          <w:szCs w:val="26"/>
        </w:rPr>
        <w:t>為</w:t>
      </w:r>
      <w:r w:rsidRPr="00137E06">
        <w:rPr>
          <w:rFonts w:eastAsia="標楷體" w:hint="eastAsia"/>
          <w:sz w:val="26"/>
          <w:szCs w:val="26"/>
        </w:rPr>
        <w:t>篩選條件之</w:t>
      </w:r>
      <w:proofErr w:type="gramStart"/>
      <w:r w:rsidRPr="00137E06">
        <w:rPr>
          <w:rFonts w:eastAsia="標楷體" w:hint="eastAsia"/>
          <w:sz w:val="26"/>
          <w:szCs w:val="26"/>
        </w:rPr>
        <w:t>一</w:t>
      </w:r>
      <w:proofErr w:type="gramEnd"/>
      <w:r w:rsidRPr="00137E06">
        <w:rPr>
          <w:rFonts w:eastAsia="標楷體" w:hint="eastAsia"/>
          <w:sz w:val="26"/>
          <w:szCs w:val="26"/>
        </w:rPr>
        <w:t>。</w:t>
      </w:r>
      <w:r w:rsidRPr="00A7736C">
        <w:rPr>
          <w:rFonts w:eastAsia="標楷體" w:hint="eastAsia"/>
          <w:sz w:val="26"/>
          <w:szCs w:val="26"/>
        </w:rPr>
        <w:t>另外為避免選出之可比較對象虧損過大不具比較性，本所復設定可比較對象不得連續三年虧損。</w:t>
      </w:r>
    </w:p>
    <w:p w:rsidR="006240E2" w:rsidRDefault="00567251" w:rsidP="00BD6D02">
      <w:pPr>
        <w:pStyle w:val="2"/>
        <w:numPr>
          <w:ilvl w:val="1"/>
          <w:numId w:val="35"/>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篩選過程</w:t>
      </w:r>
    </w:p>
    <w:p w:rsidR="006240E2" w:rsidRDefault="00D4465F" w:rsidP="00963A94">
      <w:pPr>
        <w:spacing w:beforeLines="50" w:before="120" w:afterLines="50" w:after="120" w:line="360" w:lineRule="auto"/>
        <w:ind w:firstLine="480"/>
        <w:jc w:val="both"/>
        <w:rPr>
          <w:rFonts w:eastAsia="標楷體"/>
          <w:sz w:val="32"/>
          <w:szCs w:val="32"/>
        </w:rPr>
      </w:pPr>
      <w:r>
        <w:rPr>
          <w:rFonts w:eastAsia="標楷體" w:hint="eastAsia"/>
          <w:b/>
          <w:sz w:val="32"/>
          <w:szCs w:val="32"/>
        </w:rPr>
        <w:t>※</w:t>
      </w:r>
      <w:r w:rsidR="00325D0B">
        <w:rPr>
          <w:rFonts w:eastAsia="標楷體" w:hint="eastAsia"/>
          <w:b/>
          <w:sz w:val="32"/>
          <w:szCs w:val="32"/>
        </w:rPr>
        <w:t>ONESOURCE</w:t>
      </w:r>
      <w:r w:rsidR="00943595" w:rsidRPr="00D4465F">
        <w:rPr>
          <w:rFonts w:eastAsia="標楷體"/>
          <w:b/>
          <w:sz w:val="32"/>
          <w:szCs w:val="32"/>
        </w:rPr>
        <w:t>資料庫</w:t>
      </w:r>
    </w:p>
    <w:p w:rsidR="006240E2" w:rsidRDefault="00DB2E81" w:rsidP="00BD6D02">
      <w:pPr>
        <w:spacing w:beforeLines="50" w:before="120" w:afterLines="50" w:after="120" w:line="360" w:lineRule="auto"/>
        <w:ind w:leftChars="200" w:left="480" w:firstLineChars="200" w:firstLine="520"/>
        <w:jc w:val="both"/>
        <w:rPr>
          <w:rFonts w:eastAsia="標楷體"/>
          <w:sz w:val="26"/>
          <w:szCs w:val="26"/>
        </w:rPr>
      </w:pPr>
      <w:r w:rsidRPr="00D939E2">
        <w:rPr>
          <w:rFonts w:eastAsia="標楷體"/>
          <w:sz w:val="26"/>
          <w:szCs w:val="26"/>
        </w:rPr>
        <w:t>本所使用</w:t>
      </w:r>
      <w:r>
        <w:rPr>
          <w:rFonts w:eastAsia="標楷體" w:hint="eastAsia"/>
          <w:sz w:val="26"/>
          <w:szCs w:val="26"/>
        </w:rPr>
        <w:t>ONESOURCE</w:t>
      </w:r>
      <w:r w:rsidRPr="00F63B85">
        <w:rPr>
          <w:rFonts w:eastAsia="標楷體"/>
          <w:sz w:val="26"/>
          <w:szCs w:val="26"/>
        </w:rPr>
        <w:t>資料庫</w:t>
      </w:r>
      <w:r w:rsidR="00B30D7D" w:rsidRPr="005F4008">
        <w:rPr>
          <w:rFonts w:eastAsia="標楷體"/>
          <w:sz w:val="26"/>
          <w:szCs w:val="26"/>
        </w:rPr>
        <w:t>2016</w:t>
      </w:r>
      <w:r w:rsidR="00B30D7D" w:rsidRPr="005F4008">
        <w:rPr>
          <w:rFonts w:eastAsia="標楷體"/>
          <w:sz w:val="26"/>
          <w:szCs w:val="26"/>
        </w:rPr>
        <w:t>年</w:t>
      </w:r>
      <w:r w:rsidR="00B30D7D" w:rsidRPr="005F4008">
        <w:rPr>
          <w:rFonts w:eastAsia="標楷體"/>
          <w:sz w:val="26"/>
          <w:szCs w:val="26"/>
        </w:rPr>
        <w:t>12</w:t>
      </w:r>
      <w:r w:rsidR="00B30D7D" w:rsidRPr="005F4008">
        <w:rPr>
          <w:rFonts w:eastAsia="標楷體"/>
          <w:sz w:val="26"/>
          <w:szCs w:val="26"/>
        </w:rPr>
        <w:t>月</w:t>
      </w:r>
      <w:r w:rsidRPr="00B30D7D">
        <w:rPr>
          <w:rFonts w:eastAsia="標楷體" w:hint="eastAsia"/>
          <w:sz w:val="26"/>
          <w:szCs w:val="26"/>
        </w:rPr>
        <w:t>版本</w:t>
      </w:r>
      <w:r w:rsidRPr="00F63B85">
        <w:rPr>
          <w:rFonts w:eastAsia="標楷體"/>
          <w:sz w:val="26"/>
          <w:szCs w:val="26"/>
        </w:rPr>
        <w:t>為受測個體</w:t>
      </w:r>
      <w:proofErr w:type="gramStart"/>
      <w:r w:rsidRPr="00F63B85">
        <w:rPr>
          <w:rFonts w:eastAsia="標楷體"/>
          <w:sz w:val="26"/>
          <w:szCs w:val="26"/>
        </w:rPr>
        <w:t>蒐尋可</w:t>
      </w:r>
      <w:proofErr w:type="gramEnd"/>
      <w:r w:rsidRPr="00D939E2">
        <w:rPr>
          <w:rFonts w:eastAsia="標楷體"/>
          <w:sz w:val="26"/>
          <w:szCs w:val="26"/>
        </w:rPr>
        <w:t>比較對象。</w:t>
      </w:r>
    </w:p>
    <w:p w:rsidR="006240E2" w:rsidRPr="002135C7" w:rsidRDefault="003E472E" w:rsidP="00BD6D0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2135C7">
        <w:rPr>
          <w:rFonts w:ascii="Times New Roman" w:eastAsia="標楷體" w:hAnsi="Times New Roman" w:hint="eastAsia"/>
          <w:sz w:val="32"/>
        </w:rPr>
        <w:lastRenderedPageBreak/>
        <w:t>有形資產之移轉</w:t>
      </w:r>
      <w:proofErr w:type="gramStart"/>
      <w:r w:rsidR="003E14E2" w:rsidRPr="002135C7">
        <w:rPr>
          <w:rFonts w:ascii="Times New Roman" w:eastAsia="標楷體" w:hAnsi="Times New Roman"/>
          <w:sz w:val="32"/>
        </w:rPr>
        <w:t>—</w:t>
      </w:r>
      <w:proofErr w:type="gramEnd"/>
      <w:r w:rsidR="003E14E2" w:rsidRPr="002135C7">
        <w:rPr>
          <w:rFonts w:ascii="Times New Roman" w:eastAsia="標楷體" w:hAnsi="Times New Roman" w:hint="eastAsia"/>
          <w:sz w:val="32"/>
        </w:rPr>
        <w:t>進</w:t>
      </w:r>
      <w:r w:rsidR="003E14E2" w:rsidRPr="002135C7">
        <w:rPr>
          <w:rFonts w:ascii="Times New Roman" w:eastAsia="標楷體" w:hAnsi="Times New Roman" w:hint="eastAsia"/>
          <w:sz w:val="32"/>
          <w:szCs w:val="32"/>
        </w:rPr>
        <w:t>貨</w:t>
      </w:r>
    </w:p>
    <w:p w:rsidR="00963A94" w:rsidRDefault="00963A94" w:rsidP="00963A94">
      <w:pPr>
        <w:numPr>
          <w:ilvl w:val="0"/>
          <w:numId w:val="80"/>
        </w:numPr>
        <w:tabs>
          <w:tab w:val="left" w:pos="960"/>
          <w:tab w:val="left" w:pos="1134"/>
        </w:tabs>
        <w:spacing w:beforeLines="50" w:before="120" w:afterLines="50" w:after="120" w:line="360" w:lineRule="auto"/>
        <w:jc w:val="both"/>
        <w:rPr>
          <w:rFonts w:eastAsia="標楷體"/>
          <w:b/>
          <w:sz w:val="28"/>
          <w:szCs w:val="28"/>
        </w:rPr>
      </w:pPr>
      <w:r>
        <w:rPr>
          <w:rFonts w:eastAsia="標楷體" w:hint="eastAsia"/>
          <w:b/>
          <w:sz w:val="28"/>
          <w:szCs w:val="28"/>
        </w:rPr>
        <w:t>矽成向</w:t>
      </w:r>
      <w:r w:rsidRPr="00610322">
        <w:rPr>
          <w:rFonts w:eastAsia="標楷體" w:hint="eastAsia"/>
          <w:b/>
          <w:sz w:val="28"/>
          <w:szCs w:val="28"/>
        </w:rPr>
        <w:t>關係企業</w:t>
      </w:r>
      <w:r>
        <w:rPr>
          <w:rFonts w:eastAsia="標楷體" w:hint="eastAsia"/>
          <w:b/>
          <w:sz w:val="28"/>
          <w:szCs w:val="28"/>
        </w:rPr>
        <w:t>購買記憶體晶片</w:t>
      </w:r>
    </w:p>
    <w:p w:rsidR="006240E2" w:rsidRDefault="00686687"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6240E2" w:rsidRDefault="00FB590B" w:rsidP="00BD6D02">
      <w:pPr>
        <w:numPr>
          <w:ilvl w:val="0"/>
          <w:numId w:val="54"/>
        </w:numPr>
        <w:tabs>
          <w:tab w:val="left" w:pos="1418"/>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t>受測個體執行之功能及產品種類</w:t>
      </w:r>
    </w:p>
    <w:p w:rsidR="007938B6" w:rsidRPr="00AA18F4" w:rsidRDefault="00350530" w:rsidP="007938B6">
      <w:pPr>
        <w:spacing w:beforeLines="50" w:before="120" w:afterLines="50" w:after="120" w:line="360" w:lineRule="auto"/>
        <w:ind w:leftChars="400" w:left="960" w:firstLineChars="200" w:firstLine="520"/>
        <w:jc w:val="both"/>
        <w:rPr>
          <w:rFonts w:eastAsia="標楷體"/>
          <w:sz w:val="26"/>
          <w:szCs w:val="26"/>
        </w:rPr>
      </w:pPr>
      <w:r>
        <w:rPr>
          <w:rFonts w:eastAsia="標楷體" w:hint="eastAsia"/>
          <w:sz w:val="26"/>
          <w:szCs w:val="26"/>
        </w:rPr>
        <w:t>因矽成企業定位</w:t>
      </w:r>
      <w:r w:rsidRPr="005679C9">
        <w:rPr>
          <w:rFonts w:eastAsia="標楷體" w:hint="eastAsia"/>
          <w:sz w:val="26"/>
          <w:szCs w:val="26"/>
        </w:rPr>
        <w:t>為</w:t>
      </w:r>
      <w:r>
        <w:rPr>
          <w:rFonts w:eastAsia="標楷體" w:hint="eastAsia"/>
          <w:sz w:val="26"/>
          <w:szCs w:val="26"/>
        </w:rPr>
        <w:t>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sidRPr="005679C9">
        <w:rPr>
          <w:rFonts w:eastAsia="標楷體" w:hint="eastAsia"/>
          <w:sz w:val="26"/>
          <w:szCs w:val="26"/>
        </w:rPr>
        <w:t>，</w:t>
      </w:r>
      <w:proofErr w:type="gramEnd"/>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矽成</w:t>
      </w:r>
      <w:r w:rsidRPr="005679C9">
        <w:rPr>
          <w:rFonts w:eastAsia="標楷體" w:hint="eastAsia"/>
          <w:sz w:val="26"/>
          <w:szCs w:val="26"/>
        </w:rPr>
        <w:t>執行之功能及產品種類相似之樣本</w:t>
      </w:r>
      <w:r>
        <w:rPr>
          <w:rFonts w:eastAsia="標楷體" w:hint="eastAsia"/>
          <w:sz w:val="26"/>
          <w:szCs w:val="26"/>
        </w:rPr>
        <w:t>(</w:t>
      </w:r>
      <w:r>
        <w:rPr>
          <w:rFonts w:eastAsia="標楷體" w:hint="eastAsia"/>
          <w:sz w:val="26"/>
          <w:szCs w:val="26"/>
        </w:rPr>
        <w:t>篩選條件請見附件</w:t>
      </w:r>
      <w:r>
        <w:rPr>
          <w:rFonts w:eastAsia="標楷體" w:hint="eastAsia"/>
          <w:sz w:val="26"/>
          <w:szCs w:val="26"/>
        </w:rPr>
        <w:t>A)</w:t>
      </w:r>
      <w:r w:rsidRPr="005679C9">
        <w:rPr>
          <w:rFonts w:eastAsia="標楷體" w:hint="eastAsia"/>
          <w:sz w:val="26"/>
          <w:szCs w:val="26"/>
        </w:rPr>
        <w:t>。</w:t>
      </w:r>
    </w:p>
    <w:tbl>
      <w:tblPr>
        <w:tblW w:w="0" w:type="auto"/>
        <w:tblInd w:w="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6025"/>
      </w:tblGrid>
      <w:tr w:rsidR="007938B6" w:rsidRPr="00667515" w:rsidTr="00963A94">
        <w:trPr>
          <w:trHeight w:val="676"/>
        </w:trPr>
        <w:tc>
          <w:tcPr>
            <w:tcW w:w="1537" w:type="dxa"/>
            <w:shd w:val="clear" w:color="auto" w:fill="4F81BD"/>
            <w:vAlign w:val="center"/>
          </w:tcPr>
          <w:p w:rsidR="007938B6" w:rsidRPr="00CE7E1F" w:rsidRDefault="007938B6" w:rsidP="00D7468D">
            <w:pPr>
              <w:tabs>
                <w:tab w:val="left" w:pos="1134"/>
              </w:tabs>
              <w:spacing w:beforeLines="25" w:before="60" w:afterLines="25" w:after="60"/>
              <w:jc w:val="center"/>
              <w:rPr>
                <w:rFonts w:eastAsia="標楷體"/>
                <w:b/>
                <w:outline/>
                <w:noProof/>
                <w:color w:val="FFFFFF"/>
                <w:sz w:val="26"/>
                <w:szCs w:val="26"/>
                <w14:textOutline w14:w="9525" w14:cap="flat" w14:cmpd="sng" w14:algn="ctr">
                  <w14:solidFill>
                    <w14:srgbClr w14:val="FFFFFF"/>
                  </w14:solidFill>
                  <w14:prstDash w14:val="solid"/>
                  <w14:round/>
                </w14:textOutline>
                <w14:textFill>
                  <w14:noFill/>
                </w14:textFill>
              </w:rPr>
            </w:pPr>
            <w:r w:rsidRPr="00101025">
              <w:rPr>
                <w:rFonts w:eastAsia="標楷體"/>
                <w:b/>
                <w:color w:val="FFFFFF"/>
                <w:sz w:val="26"/>
                <w:szCs w:val="26"/>
              </w:rPr>
              <w:t>SIC Codes</w:t>
            </w:r>
          </w:p>
        </w:tc>
        <w:tc>
          <w:tcPr>
            <w:tcW w:w="6025" w:type="dxa"/>
            <w:shd w:val="clear" w:color="auto" w:fill="4F81BD"/>
            <w:vAlign w:val="center"/>
          </w:tcPr>
          <w:p w:rsidR="007938B6" w:rsidRPr="00CE7E1F" w:rsidRDefault="007938B6" w:rsidP="007938B6">
            <w:pPr>
              <w:tabs>
                <w:tab w:val="left" w:pos="1134"/>
              </w:tabs>
              <w:spacing w:beforeLines="25" w:before="60" w:afterLines="25" w:after="60"/>
              <w:jc w:val="center"/>
              <w:rPr>
                <w:rFonts w:eastAsia="標楷體"/>
                <w:b/>
                <w:outline/>
                <w:noProof/>
                <w:color w:val="FFFFFF"/>
                <w:sz w:val="26"/>
                <w:szCs w:val="26"/>
                <w14:textOutline w14:w="9525" w14:cap="flat" w14:cmpd="sng" w14:algn="ctr">
                  <w14:solidFill>
                    <w14:srgbClr w14:val="FFFFFF"/>
                  </w14:solidFill>
                  <w14:prstDash w14:val="solid"/>
                  <w14:round/>
                </w14:textOutline>
                <w14:textFill>
                  <w14:noFill/>
                </w14:textFill>
              </w:rPr>
            </w:pPr>
            <w:r w:rsidRPr="00101025">
              <w:rPr>
                <w:rFonts w:eastAsia="標楷體"/>
                <w:b/>
                <w:color w:val="FFFFFF"/>
                <w:sz w:val="26"/>
                <w:szCs w:val="26"/>
              </w:rPr>
              <w:t>說明</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3674</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Semiconductors and Related Devices</w:t>
            </w:r>
          </w:p>
          <w:p w:rsidR="00350530" w:rsidRPr="00101025" w:rsidRDefault="00350530" w:rsidP="00D7468D">
            <w:pPr>
              <w:rPr>
                <w:sz w:val="26"/>
                <w:szCs w:val="26"/>
              </w:rPr>
            </w:pPr>
            <w:r w:rsidRPr="00CD77B4">
              <w:rPr>
                <w:rFonts w:eastAsia="標楷體"/>
                <w:sz w:val="26"/>
                <w:szCs w:val="26"/>
              </w:rPr>
              <w:t>（半導體和相關裝置）</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5063</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Electrical Apparatus &amp; Equipment</w:t>
            </w:r>
          </w:p>
          <w:p w:rsidR="00350530" w:rsidRPr="00101025" w:rsidRDefault="00350530" w:rsidP="00D7468D">
            <w:pPr>
              <w:rPr>
                <w:sz w:val="26"/>
                <w:szCs w:val="26"/>
              </w:rPr>
            </w:pPr>
            <w:r w:rsidRPr="00CD77B4">
              <w:rPr>
                <w:rFonts w:eastAsia="標楷體"/>
                <w:sz w:val="26"/>
                <w:szCs w:val="26"/>
              </w:rPr>
              <w:t>(</w:t>
            </w:r>
            <w:r w:rsidRPr="00CD77B4">
              <w:rPr>
                <w:rFonts w:eastAsia="標楷體"/>
                <w:sz w:val="26"/>
                <w:szCs w:val="26"/>
              </w:rPr>
              <w:t>電子周邊儀器及設備</w:t>
            </w:r>
            <w:r w:rsidRPr="00CD77B4">
              <w:rPr>
                <w:rFonts w:eastAsia="標楷體"/>
                <w:sz w:val="26"/>
                <w:szCs w:val="26"/>
              </w:rPr>
              <w:t>)</w:t>
            </w:r>
          </w:p>
        </w:tc>
      </w:tr>
      <w:tr w:rsidR="00350530" w:rsidRPr="00667515" w:rsidTr="009D5D3D">
        <w:trPr>
          <w:trHeight w:val="907"/>
        </w:trPr>
        <w:tc>
          <w:tcPr>
            <w:tcW w:w="1537" w:type="dxa"/>
            <w:vAlign w:val="center"/>
          </w:tcPr>
          <w:p w:rsidR="00350530" w:rsidRPr="00101025" w:rsidRDefault="00350530" w:rsidP="00D7468D">
            <w:pPr>
              <w:tabs>
                <w:tab w:val="left" w:pos="1134"/>
              </w:tabs>
              <w:jc w:val="center"/>
              <w:rPr>
                <w:rFonts w:eastAsia="標楷體"/>
                <w:sz w:val="26"/>
                <w:szCs w:val="26"/>
              </w:rPr>
            </w:pPr>
            <w:r w:rsidRPr="00CD77B4">
              <w:rPr>
                <w:rFonts w:eastAsia="標楷體"/>
                <w:sz w:val="26"/>
                <w:szCs w:val="26"/>
              </w:rPr>
              <w:t>5065</w:t>
            </w:r>
          </w:p>
        </w:tc>
        <w:tc>
          <w:tcPr>
            <w:tcW w:w="6025" w:type="dxa"/>
            <w:vAlign w:val="center"/>
          </w:tcPr>
          <w:p w:rsidR="00350530" w:rsidRDefault="00350530" w:rsidP="00350530">
            <w:pPr>
              <w:tabs>
                <w:tab w:val="left" w:pos="1134"/>
              </w:tabs>
              <w:spacing w:beforeLines="25" w:before="60" w:afterLines="25" w:after="60"/>
              <w:jc w:val="both"/>
              <w:rPr>
                <w:rFonts w:eastAsia="標楷體"/>
                <w:sz w:val="26"/>
                <w:szCs w:val="26"/>
              </w:rPr>
            </w:pPr>
            <w:r w:rsidRPr="00CD77B4">
              <w:rPr>
                <w:rFonts w:eastAsia="標楷體"/>
                <w:sz w:val="26"/>
                <w:szCs w:val="26"/>
              </w:rPr>
              <w:t>Electronic Parts &amp; Equipment</w:t>
            </w:r>
          </w:p>
          <w:p w:rsidR="00350530" w:rsidRPr="00101025" w:rsidRDefault="00350530" w:rsidP="00D7468D">
            <w:pPr>
              <w:rPr>
                <w:sz w:val="26"/>
                <w:szCs w:val="26"/>
              </w:rPr>
            </w:pPr>
            <w:r w:rsidRPr="00CD77B4">
              <w:rPr>
                <w:rFonts w:eastAsia="標楷體"/>
                <w:sz w:val="26"/>
                <w:szCs w:val="26"/>
              </w:rPr>
              <w:t>(</w:t>
            </w:r>
            <w:r w:rsidRPr="00CD77B4">
              <w:rPr>
                <w:rFonts w:eastAsia="標楷體"/>
                <w:sz w:val="26"/>
                <w:szCs w:val="26"/>
              </w:rPr>
              <w:t>電子周邊配件及設備</w:t>
            </w:r>
            <w:r w:rsidRPr="00CD77B4">
              <w:rPr>
                <w:rFonts w:eastAsia="標楷體"/>
                <w:sz w:val="26"/>
                <w:szCs w:val="26"/>
              </w:rPr>
              <w:t>)</w:t>
            </w:r>
          </w:p>
        </w:tc>
      </w:tr>
    </w:tbl>
    <w:p w:rsidR="006240E2" w:rsidRDefault="001B20FB" w:rsidP="00BD6D02">
      <w:pPr>
        <w:numPr>
          <w:ilvl w:val="0"/>
          <w:numId w:val="54"/>
        </w:numPr>
        <w:tabs>
          <w:tab w:val="left" w:pos="1418"/>
          <w:tab w:val="left" w:pos="1560"/>
        </w:tabs>
        <w:spacing w:beforeLines="50" w:before="120" w:afterLines="50" w:after="120" w:line="360" w:lineRule="auto"/>
        <w:ind w:leftChars="300" w:left="1200"/>
        <w:jc w:val="both"/>
        <w:rPr>
          <w:rFonts w:eastAsia="標楷體"/>
          <w:sz w:val="26"/>
          <w:szCs w:val="26"/>
        </w:rPr>
      </w:pPr>
      <w:r w:rsidRPr="00AA7F8D">
        <w:rPr>
          <w:rFonts w:eastAsia="標楷體" w:hint="eastAsia"/>
          <w:sz w:val="26"/>
          <w:szCs w:val="26"/>
        </w:rPr>
        <w:t>關鍵字篩選</w:t>
      </w:r>
    </w:p>
    <w:p w:rsidR="007938B6" w:rsidRDefault="007938B6" w:rsidP="00BD6D02">
      <w:pPr>
        <w:spacing w:beforeLines="50" w:before="120" w:afterLines="50" w:after="120" w:line="360" w:lineRule="auto"/>
        <w:ind w:leftChars="400" w:left="960" w:firstLineChars="200" w:firstLine="520"/>
        <w:jc w:val="both"/>
        <w:rPr>
          <w:rFonts w:eastAsia="標楷體"/>
          <w:bCs/>
          <w:sz w:val="26"/>
          <w:szCs w:val="26"/>
        </w:rPr>
      </w:pPr>
      <w:r w:rsidRPr="006B74CC">
        <w:rPr>
          <w:rFonts w:eastAsia="標楷體" w:hint="eastAsia"/>
          <w:bCs/>
          <w:sz w:val="26"/>
          <w:szCs w:val="26"/>
        </w:rPr>
        <w:t>為確定選出樣本之可比較性，本所對前一步驟得出樣本之企業</w:t>
      </w:r>
      <w:r w:rsidRPr="001D06FA">
        <w:rPr>
          <w:rFonts w:eastAsia="標楷體" w:hint="eastAsia"/>
          <w:bCs/>
          <w:sz w:val="26"/>
          <w:szCs w:val="26"/>
        </w:rPr>
        <w:t>敍述進行篩選，因</w:t>
      </w:r>
      <w:r w:rsidR="00350530" w:rsidRPr="00912CDC">
        <w:rPr>
          <w:rFonts w:eastAsia="標楷體" w:hint="eastAsia"/>
          <w:sz w:val="26"/>
          <w:szCs w:val="26"/>
        </w:rPr>
        <w:t>受測個體</w:t>
      </w:r>
      <w:r w:rsidR="00350530">
        <w:rPr>
          <w:rFonts w:eastAsia="標楷體" w:hint="eastAsia"/>
          <w:sz w:val="26"/>
          <w:szCs w:val="26"/>
        </w:rPr>
        <w:t>矽成進貨轉售</w:t>
      </w:r>
      <w:r w:rsidR="00350530" w:rsidRPr="00CD77B4">
        <w:rPr>
          <w:rFonts w:eastAsia="標楷體"/>
          <w:sz w:val="26"/>
          <w:szCs w:val="26"/>
        </w:rPr>
        <w:t>記憶體產品</w:t>
      </w:r>
      <w:r w:rsidRPr="001D06FA">
        <w:rPr>
          <w:rFonts w:eastAsia="標楷體" w:hint="eastAsia"/>
          <w:bCs/>
          <w:sz w:val="26"/>
          <w:szCs w:val="26"/>
        </w:rPr>
        <w:t>，故本所使用</w:t>
      </w:r>
      <w:r w:rsidRPr="006B74CC">
        <w:rPr>
          <w:rFonts w:eastAsia="標楷體" w:hint="eastAsia"/>
          <w:bCs/>
          <w:sz w:val="26"/>
          <w:szCs w:val="26"/>
        </w:rPr>
        <w:t>下列關鍵字篩選：</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21"/>
        <w:gridCol w:w="3700"/>
      </w:tblGrid>
      <w:tr w:rsidR="007938B6" w:rsidRPr="00BB4352" w:rsidTr="00963A94">
        <w:trPr>
          <w:trHeight w:val="567"/>
          <w:tblHeader/>
        </w:trPr>
        <w:tc>
          <w:tcPr>
            <w:tcW w:w="3721" w:type="dxa"/>
            <w:shd w:val="clear" w:color="auto" w:fill="4F81BD"/>
            <w:vAlign w:val="center"/>
          </w:tcPr>
          <w:p w:rsidR="007938B6" w:rsidRDefault="007938B6" w:rsidP="00963A94">
            <w:pPr>
              <w:spacing w:beforeLines="25" w:before="60" w:afterLines="25" w:after="60"/>
              <w:jc w:val="center"/>
              <w:rPr>
                <w:rFonts w:eastAsia="標楷體"/>
                <w:b/>
                <w:bCs/>
                <w:color w:val="FFFFFF"/>
                <w:sz w:val="26"/>
                <w:szCs w:val="26"/>
              </w:rPr>
            </w:pPr>
            <w:r w:rsidRPr="00AF4D20">
              <w:rPr>
                <w:rFonts w:eastAsia="標楷體" w:hint="eastAsia"/>
                <w:b/>
                <w:bCs/>
                <w:color w:val="FFFFFF"/>
                <w:sz w:val="26"/>
                <w:szCs w:val="26"/>
              </w:rPr>
              <w:t>關鍵字</w:t>
            </w:r>
          </w:p>
        </w:tc>
        <w:tc>
          <w:tcPr>
            <w:tcW w:w="3700" w:type="dxa"/>
            <w:shd w:val="clear" w:color="auto" w:fill="4F81BD"/>
            <w:vAlign w:val="center"/>
          </w:tcPr>
          <w:p w:rsidR="007938B6" w:rsidRDefault="007938B6" w:rsidP="00963A94">
            <w:pPr>
              <w:spacing w:beforeLines="25" w:before="60" w:afterLines="25" w:after="60"/>
              <w:jc w:val="center"/>
              <w:rPr>
                <w:rFonts w:eastAsia="標楷體"/>
                <w:b/>
                <w:bCs/>
                <w:color w:val="FFFFFF"/>
                <w:sz w:val="26"/>
                <w:szCs w:val="26"/>
              </w:rPr>
            </w:pPr>
            <w:r w:rsidRPr="00AF4D20">
              <w:rPr>
                <w:rFonts w:eastAsia="標楷體" w:hint="eastAsia"/>
                <w:b/>
                <w:bCs/>
                <w:color w:val="FFFFFF"/>
                <w:sz w:val="26"/>
                <w:szCs w:val="26"/>
              </w:rPr>
              <w:t>選擇原因</w:t>
            </w:r>
          </w:p>
        </w:tc>
      </w:tr>
      <w:tr w:rsidR="00350530" w:rsidRPr="00667515" w:rsidTr="009D5D3D">
        <w:trPr>
          <w:trHeight w:val="850"/>
        </w:trPr>
        <w:tc>
          <w:tcPr>
            <w:tcW w:w="3721" w:type="dxa"/>
            <w:vAlign w:val="center"/>
          </w:tcPr>
          <w:p w:rsidR="00350530" w:rsidRPr="00101025" w:rsidRDefault="00350530" w:rsidP="007938B6">
            <w:pPr>
              <w:spacing w:beforeLines="25" w:before="60" w:afterLines="25" w:after="60"/>
              <w:jc w:val="center"/>
              <w:rPr>
                <w:rFonts w:eastAsia="標楷體"/>
                <w:sz w:val="26"/>
                <w:szCs w:val="26"/>
              </w:rPr>
            </w:pPr>
            <w:r w:rsidRPr="005B2839">
              <w:rPr>
                <w:rFonts w:eastAsia="標楷體"/>
                <w:bCs/>
                <w:sz w:val="26"/>
                <w:szCs w:val="26"/>
              </w:rPr>
              <w:t>Memory</w:t>
            </w:r>
            <w:r w:rsidRPr="005B2839">
              <w:rPr>
                <w:rFonts w:eastAsia="標楷體"/>
                <w:bCs/>
                <w:sz w:val="26"/>
                <w:szCs w:val="26"/>
              </w:rPr>
              <w:t>（記憶體）</w:t>
            </w:r>
          </w:p>
        </w:tc>
        <w:tc>
          <w:tcPr>
            <w:tcW w:w="3700" w:type="dxa"/>
            <w:vAlign w:val="center"/>
          </w:tcPr>
          <w:p w:rsidR="00350530" w:rsidRDefault="00350530" w:rsidP="007938B6">
            <w:pPr>
              <w:spacing w:beforeLines="25" w:before="60" w:afterLines="25" w:after="60"/>
              <w:jc w:val="both"/>
              <w:rPr>
                <w:rFonts w:eastAsia="標楷體"/>
                <w:bCs/>
                <w:sz w:val="26"/>
                <w:szCs w:val="26"/>
              </w:rPr>
            </w:pPr>
            <w:r w:rsidRPr="00CD77B4">
              <w:rPr>
                <w:rFonts w:eastAsia="標楷體"/>
                <w:sz w:val="26"/>
                <w:szCs w:val="26"/>
              </w:rPr>
              <w:t>與矽成</w:t>
            </w:r>
            <w:r>
              <w:rPr>
                <w:rFonts w:eastAsia="標楷體" w:hint="eastAsia"/>
                <w:sz w:val="26"/>
                <w:szCs w:val="26"/>
              </w:rPr>
              <w:t>銷售</w:t>
            </w:r>
            <w:r w:rsidRPr="00CD77B4">
              <w:rPr>
                <w:rFonts w:eastAsia="標楷體"/>
                <w:sz w:val="26"/>
                <w:szCs w:val="26"/>
              </w:rPr>
              <w:t>產品有關</w:t>
            </w:r>
          </w:p>
        </w:tc>
      </w:tr>
      <w:tr w:rsidR="00350530" w:rsidRPr="00667515" w:rsidTr="009D5D3D">
        <w:trPr>
          <w:trHeight w:val="850"/>
        </w:trPr>
        <w:tc>
          <w:tcPr>
            <w:tcW w:w="3721" w:type="dxa"/>
            <w:vAlign w:val="center"/>
          </w:tcPr>
          <w:p w:rsidR="00350530" w:rsidRPr="00101025" w:rsidRDefault="00350530" w:rsidP="007938B6">
            <w:pPr>
              <w:spacing w:beforeLines="25" w:before="60" w:afterLines="25" w:after="60"/>
              <w:jc w:val="center"/>
              <w:rPr>
                <w:rStyle w:val="dct-tt"/>
                <w:bCs/>
                <w:sz w:val="26"/>
                <w:szCs w:val="26"/>
              </w:rPr>
            </w:pPr>
            <w:r w:rsidRPr="002C3B36">
              <w:rPr>
                <w:rFonts w:eastAsia="標楷體"/>
                <w:bCs/>
                <w:sz w:val="26"/>
                <w:szCs w:val="26"/>
              </w:rPr>
              <w:t>Electronic Parts (</w:t>
            </w:r>
            <w:r w:rsidRPr="002C3B36">
              <w:rPr>
                <w:rFonts w:eastAsia="標楷體"/>
                <w:bCs/>
                <w:sz w:val="26"/>
                <w:szCs w:val="26"/>
              </w:rPr>
              <w:t>電子零件</w:t>
            </w:r>
            <w:r w:rsidRPr="002C3B36">
              <w:rPr>
                <w:rFonts w:eastAsia="標楷體"/>
                <w:bCs/>
                <w:sz w:val="26"/>
                <w:szCs w:val="26"/>
              </w:rPr>
              <w:t>)</w:t>
            </w:r>
          </w:p>
        </w:tc>
        <w:tc>
          <w:tcPr>
            <w:tcW w:w="3700" w:type="dxa"/>
            <w:vAlign w:val="center"/>
          </w:tcPr>
          <w:p w:rsidR="00350530" w:rsidRDefault="00350530" w:rsidP="007938B6">
            <w:pPr>
              <w:spacing w:beforeLines="25" w:before="60" w:afterLines="25" w:after="60"/>
              <w:jc w:val="both"/>
              <w:rPr>
                <w:rFonts w:eastAsia="標楷體"/>
                <w:bCs/>
                <w:sz w:val="26"/>
                <w:szCs w:val="26"/>
              </w:rPr>
            </w:pPr>
            <w:r w:rsidRPr="00CD77B4">
              <w:rPr>
                <w:rFonts w:eastAsia="標楷體"/>
                <w:sz w:val="26"/>
                <w:szCs w:val="26"/>
              </w:rPr>
              <w:t>與矽成</w:t>
            </w:r>
            <w:r>
              <w:rPr>
                <w:rFonts w:eastAsia="標楷體" w:hint="eastAsia"/>
                <w:sz w:val="26"/>
                <w:szCs w:val="26"/>
              </w:rPr>
              <w:t>銷售</w:t>
            </w:r>
            <w:r w:rsidRPr="00CD77B4">
              <w:rPr>
                <w:rFonts w:eastAsia="標楷體"/>
                <w:sz w:val="26"/>
                <w:szCs w:val="26"/>
              </w:rPr>
              <w:t>產品有關</w:t>
            </w:r>
          </w:p>
        </w:tc>
      </w:tr>
    </w:tbl>
    <w:p w:rsidR="006240E2" w:rsidRDefault="001B20FB" w:rsidP="00BD6D02">
      <w:pPr>
        <w:numPr>
          <w:ilvl w:val="0"/>
          <w:numId w:val="54"/>
        </w:numPr>
        <w:tabs>
          <w:tab w:val="left" w:pos="1440"/>
          <w:tab w:val="left" w:pos="1560"/>
        </w:tabs>
        <w:spacing w:beforeLines="50" w:before="120" w:afterLines="50" w:after="120" w:line="360" w:lineRule="auto"/>
        <w:ind w:leftChars="300" w:left="1200"/>
        <w:jc w:val="both"/>
        <w:rPr>
          <w:rFonts w:eastAsia="標楷體"/>
          <w:sz w:val="26"/>
          <w:szCs w:val="26"/>
        </w:rPr>
      </w:pPr>
      <w:r w:rsidRPr="00397F28">
        <w:rPr>
          <w:rFonts w:eastAsia="標楷體"/>
          <w:sz w:val="26"/>
          <w:szCs w:val="26"/>
        </w:rPr>
        <w:lastRenderedPageBreak/>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6240E2" w:rsidRDefault="00806C12" w:rsidP="00BD6D02">
      <w:pPr>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可比較利潤法要求可比較對象需具備最近三年財務資料，因截至本報告</w:t>
      </w:r>
      <w:proofErr w:type="gramStart"/>
      <w:r w:rsidRPr="00806C12">
        <w:rPr>
          <w:rFonts w:eastAsia="標楷體" w:hint="eastAsia"/>
          <w:sz w:val="26"/>
          <w:szCs w:val="26"/>
        </w:rPr>
        <w:t>出具日</w:t>
      </w:r>
      <w:proofErr w:type="gramEnd"/>
      <w:r w:rsidRPr="00806C12">
        <w:rPr>
          <w:rFonts w:eastAsia="標楷體" w:hint="eastAsia"/>
          <w:sz w:val="26"/>
          <w:szCs w:val="26"/>
        </w:rPr>
        <w:t>，仍有部份樣本未將</w:t>
      </w:r>
      <w:proofErr w:type="gramStart"/>
      <w:r w:rsidR="000A628A">
        <w:rPr>
          <w:rFonts w:eastAsia="標楷體" w:hint="eastAsia"/>
          <w:sz w:val="26"/>
          <w:szCs w:val="26"/>
        </w:rPr>
        <w:t>10</w:t>
      </w:r>
      <w:r w:rsidR="007938B6">
        <w:rPr>
          <w:rFonts w:eastAsia="標楷體" w:hint="eastAsia"/>
          <w:sz w:val="26"/>
          <w:szCs w:val="26"/>
        </w:rPr>
        <w:t>5</w:t>
      </w:r>
      <w:proofErr w:type="gramEnd"/>
      <w:r w:rsidRPr="00806C12">
        <w:rPr>
          <w:rFonts w:eastAsia="標楷體" w:hint="eastAsia"/>
          <w:sz w:val="26"/>
          <w:szCs w:val="26"/>
        </w:rPr>
        <w:t>年度財務資料上傳至</w:t>
      </w:r>
      <w:r w:rsidRPr="00806C12">
        <w:rPr>
          <w:rFonts w:eastAsia="標楷體"/>
          <w:sz w:val="26"/>
          <w:szCs w:val="26"/>
        </w:rPr>
        <w:t>ONESOURCE</w:t>
      </w:r>
      <w:r w:rsidRPr="00806C12">
        <w:rPr>
          <w:rFonts w:eastAsia="標楷體" w:hint="eastAsia"/>
          <w:sz w:val="26"/>
          <w:szCs w:val="26"/>
        </w:rPr>
        <w:t>資料庫，為避免樣本不足，本所要求樣本需具</w:t>
      </w:r>
      <w:r w:rsidR="000A628A">
        <w:rPr>
          <w:rFonts w:eastAsia="標楷體" w:hint="eastAsia"/>
          <w:sz w:val="26"/>
          <w:szCs w:val="26"/>
        </w:rPr>
        <w:t>10</w:t>
      </w:r>
      <w:r w:rsidR="007938B6">
        <w:rPr>
          <w:rFonts w:eastAsia="標楷體" w:hint="eastAsia"/>
          <w:sz w:val="26"/>
          <w:szCs w:val="26"/>
        </w:rPr>
        <w:t>2</w:t>
      </w:r>
      <w:r w:rsidRPr="00806C12">
        <w:rPr>
          <w:rFonts w:eastAsia="標楷體" w:hint="eastAsia"/>
          <w:sz w:val="26"/>
          <w:szCs w:val="26"/>
        </w:rPr>
        <w:t>至</w:t>
      </w:r>
      <w:r w:rsidR="000A628A">
        <w:rPr>
          <w:rFonts w:eastAsia="標楷體" w:hint="eastAsia"/>
          <w:sz w:val="26"/>
          <w:szCs w:val="26"/>
        </w:rPr>
        <w:t>10</w:t>
      </w:r>
      <w:r w:rsidR="007938B6">
        <w:rPr>
          <w:rFonts w:eastAsia="標楷體" w:hint="eastAsia"/>
          <w:sz w:val="26"/>
          <w:szCs w:val="26"/>
        </w:rPr>
        <w:t>4</w:t>
      </w:r>
      <w:r w:rsidRPr="00806C12">
        <w:rPr>
          <w:rFonts w:eastAsia="標楷體" w:hint="eastAsia"/>
          <w:sz w:val="26"/>
          <w:szCs w:val="26"/>
        </w:rPr>
        <w:t>年財務資訊。且樣本財務資料之年度認定係以會計年度結束日為</w:t>
      </w:r>
      <w:r w:rsidR="000A628A">
        <w:rPr>
          <w:rFonts w:eastAsia="標楷體" w:hint="eastAsia"/>
          <w:sz w:val="26"/>
          <w:szCs w:val="26"/>
        </w:rPr>
        <w:t>10</w:t>
      </w:r>
      <w:r w:rsidR="007938B6">
        <w:rPr>
          <w:rFonts w:eastAsia="標楷體" w:hint="eastAsia"/>
          <w:sz w:val="26"/>
          <w:szCs w:val="26"/>
        </w:rPr>
        <w:t>4</w:t>
      </w:r>
      <w:r w:rsidRPr="00806C12">
        <w:rPr>
          <w:rFonts w:eastAsia="標楷體" w:hint="eastAsia"/>
          <w:sz w:val="26"/>
          <w:szCs w:val="26"/>
        </w:rPr>
        <w:t>年</w:t>
      </w:r>
      <w:r w:rsidRPr="00806C12">
        <w:rPr>
          <w:rFonts w:eastAsia="標楷體"/>
          <w:sz w:val="26"/>
          <w:szCs w:val="26"/>
        </w:rPr>
        <w:t>12</w:t>
      </w:r>
      <w:r w:rsidRPr="00806C12">
        <w:rPr>
          <w:rFonts w:eastAsia="標楷體" w:hint="eastAsia"/>
          <w:sz w:val="26"/>
          <w:szCs w:val="26"/>
        </w:rPr>
        <w:t>月之前後半年為基準。</w:t>
      </w:r>
    </w:p>
    <w:p w:rsidR="006240E2" w:rsidRPr="006A4A2E" w:rsidRDefault="00806C12" w:rsidP="00BD6D02">
      <w:pPr>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自</w:t>
      </w:r>
      <w:r w:rsidRPr="00806C12">
        <w:rPr>
          <w:rFonts w:eastAsia="標楷體"/>
          <w:sz w:val="26"/>
          <w:szCs w:val="26"/>
        </w:rPr>
        <w:t>SIC Codes</w:t>
      </w:r>
      <w:r w:rsidRPr="00806C12">
        <w:rPr>
          <w:rFonts w:eastAsia="標楷體" w:hint="eastAsia"/>
          <w:sz w:val="26"/>
          <w:szCs w:val="26"/>
        </w:rPr>
        <w:t>篩選出之樣本中，本所將上述關鍵字聯集作為條件，剔除企業敍述中不含上述關鍵字之樣本並排除不具備</w:t>
      </w:r>
      <w:r w:rsidR="000A628A">
        <w:rPr>
          <w:rFonts w:eastAsia="標楷體" w:hint="eastAsia"/>
          <w:sz w:val="26"/>
          <w:szCs w:val="26"/>
        </w:rPr>
        <w:t>10</w:t>
      </w:r>
      <w:r w:rsidR="007938B6">
        <w:rPr>
          <w:rFonts w:eastAsia="標楷體" w:hint="eastAsia"/>
          <w:sz w:val="26"/>
          <w:szCs w:val="26"/>
        </w:rPr>
        <w:t>2</w:t>
      </w:r>
      <w:r w:rsidRPr="00806C12">
        <w:rPr>
          <w:rFonts w:eastAsia="標楷體" w:hint="eastAsia"/>
          <w:sz w:val="26"/>
          <w:szCs w:val="26"/>
        </w:rPr>
        <w:t>至</w:t>
      </w:r>
      <w:r w:rsidRPr="006A4A2E">
        <w:rPr>
          <w:rFonts w:eastAsia="標楷體"/>
          <w:sz w:val="26"/>
          <w:szCs w:val="26"/>
        </w:rPr>
        <w:t>10</w:t>
      </w:r>
      <w:r w:rsidR="007938B6" w:rsidRPr="006A4A2E">
        <w:rPr>
          <w:rFonts w:eastAsia="標楷體" w:hint="eastAsia"/>
          <w:sz w:val="26"/>
          <w:szCs w:val="26"/>
        </w:rPr>
        <w:t>4</w:t>
      </w:r>
      <w:r w:rsidRPr="006A4A2E">
        <w:rPr>
          <w:rFonts w:eastAsia="標楷體" w:hint="eastAsia"/>
          <w:sz w:val="26"/>
          <w:szCs w:val="26"/>
        </w:rPr>
        <w:t>年任一年度的財務資料樣本，經過初步篩選後，共計篩選出</w:t>
      </w:r>
      <w:r w:rsidR="006A4A2E" w:rsidRPr="006A4A2E">
        <w:rPr>
          <w:rFonts w:eastAsia="標楷體" w:hint="eastAsia"/>
          <w:sz w:val="26"/>
          <w:szCs w:val="26"/>
        </w:rPr>
        <w:t>302</w:t>
      </w:r>
      <w:r w:rsidRPr="006A4A2E">
        <w:rPr>
          <w:rFonts w:eastAsia="標楷體" w:hint="eastAsia"/>
          <w:sz w:val="26"/>
          <w:szCs w:val="26"/>
        </w:rPr>
        <w:t>家樣本。</w:t>
      </w:r>
    </w:p>
    <w:p w:rsidR="006240E2" w:rsidRPr="006A4A2E" w:rsidRDefault="009560E6"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sidRPr="006A4A2E">
        <w:rPr>
          <w:rFonts w:eastAsia="標楷體" w:hint="eastAsia"/>
          <w:b/>
          <w:sz w:val="26"/>
          <w:szCs w:val="26"/>
        </w:rPr>
        <w:t>定量篩選分析</w:t>
      </w:r>
    </w:p>
    <w:p w:rsidR="006240E2" w:rsidRPr="006A4A2E" w:rsidRDefault="009560E6" w:rsidP="00BD6D02">
      <w:pPr>
        <w:numPr>
          <w:ilvl w:val="0"/>
          <w:numId w:val="72"/>
        </w:numPr>
        <w:tabs>
          <w:tab w:val="left" w:pos="1440"/>
          <w:tab w:val="left" w:pos="1560"/>
        </w:tabs>
        <w:spacing w:beforeLines="50" w:before="120" w:afterLines="50" w:after="120" w:line="360" w:lineRule="auto"/>
        <w:ind w:leftChars="300" w:left="1200"/>
        <w:jc w:val="both"/>
        <w:rPr>
          <w:rFonts w:eastAsia="標楷體"/>
          <w:sz w:val="26"/>
          <w:szCs w:val="26"/>
        </w:rPr>
      </w:pPr>
      <w:r w:rsidRPr="006A4A2E">
        <w:rPr>
          <w:rFonts w:eastAsia="標楷體" w:hint="eastAsia"/>
          <w:sz w:val="26"/>
          <w:szCs w:val="26"/>
        </w:rPr>
        <w:t>排除連續虧損企業</w:t>
      </w:r>
    </w:p>
    <w:p w:rsidR="006240E2" w:rsidRPr="006A4A2E" w:rsidRDefault="009560E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A4A2E">
        <w:rPr>
          <w:rFonts w:eastAsia="標楷體" w:hint="eastAsia"/>
          <w:sz w:val="26"/>
          <w:szCs w:val="26"/>
        </w:rPr>
        <w:t>為排除財務異常之可比較對象，故要求可比較對象之營業淨利不得連續三年虧損，經此步驟得出</w:t>
      </w:r>
      <w:r w:rsidR="006A4A2E" w:rsidRPr="006A4A2E">
        <w:rPr>
          <w:rFonts w:eastAsia="標楷體" w:hint="eastAsia"/>
          <w:sz w:val="26"/>
          <w:szCs w:val="26"/>
        </w:rPr>
        <w:t>262</w:t>
      </w:r>
      <w:r w:rsidRPr="006A4A2E">
        <w:rPr>
          <w:rFonts w:eastAsia="標楷體" w:hint="eastAsia"/>
          <w:sz w:val="26"/>
          <w:szCs w:val="26"/>
        </w:rPr>
        <w:t>個樣本。</w:t>
      </w:r>
    </w:p>
    <w:p w:rsidR="006240E2" w:rsidRPr="006A4A2E" w:rsidRDefault="007938B6" w:rsidP="00BD6D02">
      <w:pPr>
        <w:numPr>
          <w:ilvl w:val="0"/>
          <w:numId w:val="72"/>
        </w:numPr>
        <w:tabs>
          <w:tab w:val="left" w:pos="1418"/>
          <w:tab w:val="left" w:pos="1560"/>
        </w:tabs>
        <w:spacing w:beforeLines="50" w:before="120" w:afterLines="50" w:after="120" w:line="360" w:lineRule="auto"/>
        <w:ind w:leftChars="300" w:left="1200"/>
        <w:jc w:val="both"/>
        <w:rPr>
          <w:rFonts w:eastAsia="標楷體"/>
          <w:sz w:val="26"/>
          <w:szCs w:val="26"/>
        </w:rPr>
      </w:pPr>
      <w:bookmarkStart w:id="99" w:name="_Toc447806129"/>
      <w:r w:rsidRPr="006A4A2E">
        <w:rPr>
          <w:rFonts w:eastAsia="標楷體"/>
          <w:sz w:val="26"/>
          <w:szCs w:val="26"/>
        </w:rPr>
        <w:t>排除</w:t>
      </w:r>
      <w:bookmarkEnd w:id="99"/>
      <w:r w:rsidR="00E60098" w:rsidRPr="006A4A2E">
        <w:rPr>
          <w:rFonts w:eastAsia="標楷體" w:hint="eastAsia"/>
          <w:sz w:val="26"/>
          <w:szCs w:val="26"/>
        </w:rPr>
        <w:t>業務說明</w:t>
      </w:r>
    </w:p>
    <w:p w:rsidR="007938B6" w:rsidRDefault="00E60098" w:rsidP="00CE7E1F">
      <w:pPr>
        <w:tabs>
          <w:tab w:val="left" w:pos="1134"/>
        </w:tabs>
        <w:spacing w:beforeLines="50" w:before="120" w:afterLines="50" w:after="120" w:line="360" w:lineRule="auto"/>
        <w:ind w:leftChars="400" w:left="960" w:firstLineChars="200" w:firstLine="520"/>
        <w:jc w:val="both"/>
        <w:rPr>
          <w:rFonts w:eastAsia="標楷體"/>
          <w:sz w:val="26"/>
          <w:szCs w:val="26"/>
        </w:rPr>
      </w:pPr>
      <w:r w:rsidRPr="006A4A2E">
        <w:rPr>
          <w:rFonts w:eastAsia="標楷體"/>
          <w:sz w:val="26"/>
          <w:szCs w:val="26"/>
        </w:rPr>
        <w:t>為確定選出樣本之可比較性，故要求排除企業敘述中包含</w:t>
      </w:r>
      <w:r w:rsidRPr="006A4A2E">
        <w:rPr>
          <w:rFonts w:eastAsia="標楷體" w:hint="eastAsia"/>
          <w:sz w:val="26"/>
          <w:szCs w:val="26"/>
        </w:rPr>
        <w:t>manufacture</w:t>
      </w:r>
      <w:proofErr w:type="gramStart"/>
      <w:r w:rsidRPr="006A4A2E">
        <w:rPr>
          <w:rFonts w:eastAsia="標楷體"/>
          <w:sz w:val="26"/>
          <w:szCs w:val="26"/>
        </w:rPr>
        <w:t>之字敘</w:t>
      </w:r>
      <w:proofErr w:type="gramEnd"/>
      <w:r w:rsidRPr="006A4A2E">
        <w:rPr>
          <w:rFonts w:eastAsia="標楷體"/>
          <w:sz w:val="26"/>
          <w:szCs w:val="26"/>
        </w:rPr>
        <w:t>，經此步驟得出</w:t>
      </w:r>
      <w:r w:rsidRPr="006A4A2E">
        <w:rPr>
          <w:rFonts w:eastAsia="標楷體" w:hint="eastAsia"/>
          <w:sz w:val="26"/>
          <w:szCs w:val="26"/>
        </w:rPr>
        <w:t>89</w:t>
      </w:r>
      <w:r w:rsidRPr="006A4A2E">
        <w:rPr>
          <w:rFonts w:eastAsia="標楷體"/>
          <w:sz w:val="26"/>
          <w:szCs w:val="26"/>
        </w:rPr>
        <w:t>個樣本。</w:t>
      </w:r>
    </w:p>
    <w:p w:rsidR="006240E2" w:rsidRDefault="009560E6" w:rsidP="00BD6D02">
      <w:pPr>
        <w:numPr>
          <w:ilvl w:val="0"/>
          <w:numId w:val="70"/>
        </w:numPr>
        <w:tabs>
          <w:tab w:val="left" w:pos="851"/>
        </w:tabs>
        <w:spacing w:beforeLines="50" w:before="120" w:afterLines="50" w:after="120" w:line="360" w:lineRule="auto"/>
        <w:jc w:val="both"/>
        <w:outlineLvl w:val="2"/>
        <w:rPr>
          <w:rFonts w:eastAsia="標楷體"/>
          <w:b/>
          <w:sz w:val="26"/>
          <w:szCs w:val="26"/>
        </w:rPr>
      </w:pPr>
      <w:r w:rsidRPr="00BD32A8">
        <w:rPr>
          <w:rFonts w:eastAsia="標楷體" w:hint="eastAsia"/>
          <w:b/>
          <w:sz w:val="26"/>
          <w:szCs w:val="26"/>
        </w:rPr>
        <w:t>企業敘述篩選</w:t>
      </w:r>
    </w:p>
    <w:p w:rsidR="006240E2" w:rsidRPr="006A4A2E" w:rsidRDefault="009560E6" w:rsidP="00BD6D02">
      <w:pPr>
        <w:spacing w:beforeLines="50" w:before="120" w:afterLines="50" w:after="120" w:line="360" w:lineRule="auto"/>
        <w:ind w:leftChars="400" w:left="960" w:firstLineChars="200" w:firstLine="520"/>
        <w:jc w:val="both"/>
        <w:rPr>
          <w:rFonts w:eastAsia="標楷體"/>
          <w:sz w:val="26"/>
          <w:szCs w:val="26"/>
        </w:rPr>
      </w:pPr>
      <w:r w:rsidRPr="00BD32A8">
        <w:rPr>
          <w:rFonts w:eastAsia="標楷體"/>
          <w:sz w:val="26"/>
          <w:szCs w:val="26"/>
        </w:rPr>
        <w:t>本所復檢視上述步驟選出樣本在</w:t>
      </w:r>
      <w:r w:rsidRPr="00BD32A8">
        <w:rPr>
          <w:rFonts w:eastAsia="標楷體"/>
          <w:sz w:val="26"/>
          <w:szCs w:val="26"/>
        </w:rPr>
        <w:t>ONESOURCE</w:t>
      </w:r>
      <w:r w:rsidRPr="00BD32A8">
        <w:rPr>
          <w:rFonts w:eastAsia="標楷體"/>
          <w:sz w:val="26"/>
          <w:szCs w:val="26"/>
        </w:rPr>
        <w:t>資料庫中之企業敘述，</w:t>
      </w:r>
      <w:r w:rsidRPr="00BD32A8">
        <w:rPr>
          <w:rFonts w:eastAsia="標楷體" w:hint="eastAsia"/>
          <w:sz w:val="26"/>
          <w:szCs w:val="26"/>
        </w:rPr>
        <w:t>分別</w:t>
      </w:r>
      <w:r w:rsidRPr="00BD32A8">
        <w:rPr>
          <w:rFonts w:eastAsia="標楷體"/>
          <w:sz w:val="26"/>
          <w:szCs w:val="26"/>
        </w:rPr>
        <w:t>剔除執行功能、產品</w:t>
      </w:r>
      <w:r w:rsidRPr="00BD32A8">
        <w:rPr>
          <w:rFonts w:eastAsia="標楷體" w:hint="eastAsia"/>
          <w:sz w:val="26"/>
          <w:szCs w:val="26"/>
        </w:rPr>
        <w:t>及</w:t>
      </w:r>
      <w:r w:rsidRPr="00BD32A8">
        <w:rPr>
          <w:rFonts w:eastAsia="標楷體"/>
          <w:sz w:val="26"/>
          <w:szCs w:val="26"/>
        </w:rPr>
        <w:t>企業定位與</w:t>
      </w:r>
      <w:r>
        <w:rPr>
          <w:rFonts w:eastAsia="標楷體" w:hint="eastAsia"/>
          <w:sz w:val="26"/>
          <w:szCs w:val="26"/>
        </w:rPr>
        <w:t>開</w:t>
      </w:r>
      <w:proofErr w:type="gramStart"/>
      <w:r>
        <w:rPr>
          <w:rFonts w:eastAsia="標楷體" w:hint="eastAsia"/>
          <w:sz w:val="26"/>
          <w:szCs w:val="26"/>
        </w:rPr>
        <w:t>曼</w:t>
      </w:r>
      <w:proofErr w:type="gramEnd"/>
      <w:r>
        <w:rPr>
          <w:rFonts w:eastAsia="標楷體" w:hint="eastAsia"/>
          <w:sz w:val="26"/>
          <w:szCs w:val="26"/>
        </w:rPr>
        <w:t>矽成台灣分公司</w:t>
      </w:r>
      <w:r w:rsidRPr="00BD32A8">
        <w:rPr>
          <w:rFonts w:eastAsia="標楷體"/>
          <w:sz w:val="26"/>
          <w:szCs w:val="26"/>
        </w:rPr>
        <w:t>差異太大</w:t>
      </w:r>
      <w:r w:rsidRPr="00243132">
        <w:rPr>
          <w:rFonts w:eastAsia="標楷體" w:hint="eastAsia"/>
          <w:sz w:val="26"/>
          <w:szCs w:val="26"/>
        </w:rPr>
        <w:t>者</w:t>
      </w:r>
      <w:r w:rsidRPr="00243132">
        <w:rPr>
          <w:rFonts w:eastAsia="標楷體"/>
          <w:sz w:val="26"/>
          <w:szCs w:val="26"/>
        </w:rPr>
        <w:t>，最後得</w:t>
      </w:r>
      <w:r w:rsidRPr="006A4A2E">
        <w:rPr>
          <w:rFonts w:eastAsia="標楷體"/>
          <w:sz w:val="26"/>
          <w:szCs w:val="26"/>
        </w:rPr>
        <w:t>出</w:t>
      </w:r>
      <w:r w:rsidR="006A4A2E" w:rsidRPr="006A4A2E">
        <w:rPr>
          <w:rFonts w:eastAsia="標楷體" w:hint="eastAsia"/>
          <w:sz w:val="26"/>
          <w:szCs w:val="26"/>
        </w:rPr>
        <w:t>15</w:t>
      </w:r>
      <w:r w:rsidR="007938B6" w:rsidRPr="006A4A2E">
        <w:rPr>
          <w:rFonts w:eastAsia="標楷體"/>
          <w:sz w:val="26"/>
          <w:szCs w:val="26"/>
        </w:rPr>
        <w:t>家</w:t>
      </w:r>
      <w:r w:rsidRPr="006A4A2E">
        <w:rPr>
          <w:rFonts w:eastAsia="標楷體"/>
          <w:sz w:val="26"/>
          <w:szCs w:val="26"/>
        </w:rPr>
        <w:t>可比較對象</w:t>
      </w:r>
      <w:r w:rsidRPr="006A4A2E">
        <w:rPr>
          <w:rFonts w:eastAsia="標楷體" w:hint="eastAsia"/>
          <w:sz w:val="26"/>
          <w:szCs w:val="26"/>
        </w:rPr>
        <w:t>（</w:t>
      </w:r>
      <w:r w:rsidRPr="006A4A2E">
        <w:rPr>
          <w:rFonts w:eastAsia="標楷體"/>
          <w:sz w:val="26"/>
          <w:szCs w:val="26"/>
        </w:rPr>
        <w:t>拒絕原因</w:t>
      </w:r>
      <w:r w:rsidRPr="006A4A2E">
        <w:rPr>
          <w:rFonts w:eastAsia="標楷體" w:hint="eastAsia"/>
          <w:sz w:val="26"/>
          <w:szCs w:val="26"/>
        </w:rPr>
        <w:t>列表</w:t>
      </w:r>
      <w:r w:rsidRPr="006A4A2E">
        <w:rPr>
          <w:rFonts w:eastAsia="標楷體"/>
          <w:sz w:val="26"/>
          <w:szCs w:val="26"/>
        </w:rPr>
        <w:t>請見附件</w:t>
      </w:r>
      <w:r w:rsidRPr="006A4A2E">
        <w:rPr>
          <w:rFonts w:eastAsia="標楷體" w:hint="eastAsia"/>
          <w:sz w:val="26"/>
          <w:szCs w:val="26"/>
        </w:rPr>
        <w:t>B</w:t>
      </w:r>
      <w:r w:rsidRPr="006A4A2E">
        <w:rPr>
          <w:rFonts w:eastAsia="標楷體" w:hint="eastAsia"/>
          <w:sz w:val="26"/>
          <w:szCs w:val="26"/>
        </w:rPr>
        <w:t>）</w:t>
      </w:r>
      <w:r w:rsidRPr="006A4A2E">
        <w:rPr>
          <w:rFonts w:eastAsia="標楷體"/>
          <w:sz w:val="26"/>
          <w:szCs w:val="26"/>
        </w:rPr>
        <w:t>。</w:t>
      </w:r>
    </w:p>
    <w:p w:rsidR="006240E2" w:rsidRDefault="009560E6" w:rsidP="00BD6D02">
      <w:pPr>
        <w:spacing w:beforeLines="50" w:before="120" w:afterLines="50" w:after="120" w:line="360" w:lineRule="auto"/>
        <w:ind w:leftChars="400" w:left="960" w:firstLineChars="200" w:firstLine="520"/>
        <w:jc w:val="both"/>
        <w:rPr>
          <w:rFonts w:eastAsia="標楷體"/>
          <w:sz w:val="26"/>
          <w:szCs w:val="26"/>
        </w:rPr>
      </w:pPr>
      <w:r w:rsidRPr="006A4A2E">
        <w:rPr>
          <w:rFonts w:eastAsia="標楷體" w:hint="eastAsia"/>
          <w:sz w:val="26"/>
          <w:szCs w:val="26"/>
        </w:rPr>
        <w:lastRenderedPageBreak/>
        <w:t>因</w:t>
      </w:r>
      <w:r w:rsidRPr="006A4A2E">
        <w:rPr>
          <w:rFonts w:eastAsia="標楷體"/>
          <w:sz w:val="26"/>
          <w:szCs w:val="26"/>
        </w:rPr>
        <w:t>每一家公司都是獨一無二的，所以選擇下</w:t>
      </w:r>
      <w:r w:rsidRPr="006A4A2E">
        <w:rPr>
          <w:rFonts w:eastAsia="標楷體" w:hint="eastAsia"/>
          <w:sz w:val="26"/>
          <w:szCs w:val="26"/>
        </w:rPr>
        <w:t>列</w:t>
      </w:r>
      <w:r w:rsidR="006A4A2E" w:rsidRPr="006A4A2E">
        <w:rPr>
          <w:rFonts w:eastAsia="標楷體" w:hint="eastAsia"/>
          <w:sz w:val="26"/>
          <w:szCs w:val="26"/>
        </w:rPr>
        <w:t>15</w:t>
      </w:r>
      <w:r w:rsidR="007938B6" w:rsidRPr="006A4A2E">
        <w:rPr>
          <w:rFonts w:eastAsia="標楷體"/>
          <w:sz w:val="26"/>
          <w:szCs w:val="26"/>
        </w:rPr>
        <w:t>家</w:t>
      </w:r>
      <w:r w:rsidRPr="00243132">
        <w:rPr>
          <w:rFonts w:eastAsia="標楷體"/>
          <w:sz w:val="26"/>
          <w:szCs w:val="26"/>
        </w:rPr>
        <w:t>公司作為可比較對象之原因如下</w:t>
      </w:r>
      <w:proofErr w:type="gramStart"/>
      <w:r w:rsidRPr="00243132">
        <w:rPr>
          <w:rFonts w:eastAsia="標楷體" w:hint="eastAsia"/>
          <w:sz w:val="26"/>
          <w:szCs w:val="26"/>
        </w:rPr>
        <w:t>（</w:t>
      </w:r>
      <w:proofErr w:type="gramEnd"/>
      <w:r w:rsidRPr="00243132">
        <w:rPr>
          <w:rFonts w:eastAsia="標楷體"/>
          <w:sz w:val="26"/>
          <w:szCs w:val="26"/>
        </w:rPr>
        <w:t>可比較對象之企業敍述請見附件</w:t>
      </w:r>
      <w:r w:rsidRPr="00243132">
        <w:rPr>
          <w:rFonts w:eastAsia="標楷體" w:hint="eastAsia"/>
          <w:sz w:val="26"/>
          <w:szCs w:val="26"/>
        </w:rPr>
        <w:t>C</w:t>
      </w:r>
      <w:r w:rsidRPr="00243132">
        <w:rPr>
          <w:rFonts w:eastAsia="標楷體" w:hint="eastAsia"/>
          <w:sz w:val="26"/>
          <w:szCs w:val="26"/>
        </w:rPr>
        <w:t>）</w:t>
      </w:r>
      <w:r w:rsidRPr="00243132">
        <w:rPr>
          <w:rFonts w:eastAsia="標楷體"/>
          <w:sz w:val="26"/>
          <w:szCs w:val="26"/>
        </w:rPr>
        <w:t>：</w:t>
      </w:r>
    </w:p>
    <w:tbl>
      <w:tblPr>
        <w:tblW w:w="7462" w:type="dxa"/>
        <w:tblInd w:w="102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703"/>
        <w:gridCol w:w="3170"/>
        <w:gridCol w:w="3589"/>
      </w:tblGrid>
      <w:tr w:rsidR="002D0A0C" w:rsidRPr="005F4008" w:rsidTr="00963A94">
        <w:trPr>
          <w:trHeight w:val="679"/>
          <w:tblHeader/>
        </w:trPr>
        <w:tc>
          <w:tcPr>
            <w:tcW w:w="703" w:type="dxa"/>
            <w:tcBorders>
              <w:bottom w:val="double" w:sz="4" w:space="0" w:color="auto"/>
            </w:tcBorders>
            <w:shd w:val="clear" w:color="auto" w:fill="4F81BD"/>
            <w:vAlign w:val="center"/>
          </w:tcPr>
          <w:p w:rsidR="002D0A0C" w:rsidRPr="00B26A5A" w:rsidRDefault="002D0A0C" w:rsidP="00D7468D">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編號</w:t>
            </w:r>
          </w:p>
        </w:tc>
        <w:tc>
          <w:tcPr>
            <w:tcW w:w="3170" w:type="dxa"/>
            <w:tcBorders>
              <w:bottom w:val="double" w:sz="4" w:space="0" w:color="auto"/>
            </w:tcBorders>
            <w:shd w:val="clear" w:color="auto" w:fill="4F81BD"/>
            <w:vAlign w:val="center"/>
          </w:tcPr>
          <w:p w:rsidR="002D0A0C" w:rsidRPr="00B26A5A" w:rsidRDefault="002D0A0C" w:rsidP="002D0A0C">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公司名稱</w:t>
            </w:r>
          </w:p>
        </w:tc>
        <w:tc>
          <w:tcPr>
            <w:tcW w:w="3589" w:type="dxa"/>
            <w:tcBorders>
              <w:bottom w:val="double" w:sz="4" w:space="0" w:color="auto"/>
            </w:tcBorders>
            <w:shd w:val="clear" w:color="auto" w:fill="4F81BD"/>
            <w:vAlign w:val="center"/>
          </w:tcPr>
          <w:p w:rsidR="002D0A0C" w:rsidRPr="00B26A5A" w:rsidRDefault="002D0A0C" w:rsidP="002D0A0C">
            <w:pPr>
              <w:widowControl w:val="0"/>
              <w:spacing w:beforeLines="25" w:before="60" w:afterLines="25" w:after="60"/>
              <w:jc w:val="center"/>
              <w:rPr>
                <w:rFonts w:eastAsia="標楷體"/>
                <w:b/>
                <w:color w:val="FFFFFF"/>
                <w:kern w:val="2"/>
                <w:sz w:val="26"/>
                <w:szCs w:val="26"/>
              </w:rPr>
            </w:pPr>
            <w:r w:rsidRPr="00B26A5A">
              <w:rPr>
                <w:rFonts w:eastAsia="標楷體"/>
                <w:b/>
                <w:color w:val="FFFFFF"/>
                <w:kern w:val="2"/>
                <w:sz w:val="26"/>
                <w:szCs w:val="26"/>
              </w:rPr>
              <w:t>接受原因</w:t>
            </w:r>
          </w:p>
        </w:tc>
      </w:tr>
      <w:tr w:rsidR="00E60098" w:rsidRPr="005F4008" w:rsidTr="00963A94">
        <w:trPr>
          <w:trHeight w:val="679"/>
        </w:trPr>
        <w:tc>
          <w:tcPr>
            <w:tcW w:w="703" w:type="dxa"/>
            <w:tcBorders>
              <w:top w:val="double" w:sz="4" w:space="0" w:color="auto"/>
            </w:tcBorders>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1</w:t>
            </w:r>
          </w:p>
        </w:tc>
        <w:tc>
          <w:tcPr>
            <w:tcW w:w="3170" w:type="dxa"/>
            <w:tcBorders>
              <w:top w:val="double" w:sz="4" w:space="0" w:color="auto"/>
            </w:tcBorders>
            <w:vAlign w:val="center"/>
          </w:tcPr>
          <w:p w:rsidR="00E60098" w:rsidRPr="00E22CFB" w:rsidRDefault="00E60098" w:rsidP="00D7468D">
            <w:pPr>
              <w:rPr>
                <w:rFonts w:ascii="Arial" w:hAnsi="Arial" w:cs="Arial"/>
                <w:color w:val="000000"/>
                <w:sz w:val="20"/>
                <w:szCs w:val="20"/>
              </w:rPr>
            </w:pPr>
            <w:r w:rsidRPr="00CD75EB">
              <w:rPr>
                <w:color w:val="000000"/>
                <w:sz w:val="26"/>
                <w:szCs w:val="26"/>
              </w:rPr>
              <w:t>Answer Technology Co., Ltd.</w:t>
            </w:r>
          </w:p>
        </w:tc>
        <w:tc>
          <w:tcPr>
            <w:tcW w:w="3589" w:type="dxa"/>
            <w:tcBorders>
              <w:top w:val="double" w:sz="4" w:space="0" w:color="auto"/>
            </w:tcBorders>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2</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Kingpak Technology Inc</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3</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Koryo Electronics Co Ltd</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4</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MARUBUN CORPORATION</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5</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NICHING INDUSTRIAL CORPORATION</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6</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Realtek Semiconductor Corp.</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7</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Renesas Easton Co Ltd</w:t>
            </w:r>
          </w:p>
        </w:tc>
        <w:tc>
          <w:tcPr>
            <w:tcW w:w="3589" w:type="dxa"/>
            <w:vAlign w:val="center"/>
          </w:tcPr>
          <w:p w:rsidR="00E60098" w:rsidRPr="001033A7" w:rsidRDefault="00E60098" w:rsidP="00D7468D">
            <w:pPr>
              <w:rPr>
                <w:rFonts w:eastAsia="標楷體"/>
                <w:sz w:val="26"/>
                <w:szCs w:val="26"/>
              </w:rPr>
            </w:pPr>
            <w:bookmarkStart w:id="100" w:name="OLE_LINK2"/>
            <w:r w:rsidRPr="00CD77B4">
              <w:rPr>
                <w:rFonts w:eastAsia="標楷體" w:hAnsi="標楷體"/>
                <w:color w:val="000000"/>
              </w:rPr>
              <w:t>從事</w:t>
            </w:r>
            <w:r>
              <w:rPr>
                <w:rFonts w:eastAsia="標楷體" w:hAnsi="標楷體" w:hint="eastAsia"/>
                <w:color w:val="000000"/>
              </w:rPr>
              <w:t>銷售半導體相關電子元件。</w:t>
            </w:r>
            <w:bookmarkEnd w:id="100"/>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8</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Ryoyo Electro Corp</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Pr="005F4008" w:rsidRDefault="00E60098" w:rsidP="002D0A0C">
            <w:pPr>
              <w:widowControl w:val="0"/>
              <w:spacing w:beforeLines="25" w:before="60" w:afterLines="25" w:after="60"/>
              <w:jc w:val="center"/>
              <w:rPr>
                <w:rFonts w:eastAsia="標楷體"/>
                <w:kern w:val="2"/>
                <w:sz w:val="26"/>
                <w:szCs w:val="26"/>
              </w:rPr>
            </w:pPr>
            <w:r>
              <w:rPr>
                <w:color w:val="000000"/>
                <w:sz w:val="26"/>
                <w:szCs w:val="26"/>
              </w:rPr>
              <w:t>9</w:t>
            </w:r>
          </w:p>
        </w:tc>
        <w:tc>
          <w:tcPr>
            <w:tcW w:w="3170" w:type="dxa"/>
            <w:vAlign w:val="center"/>
          </w:tcPr>
          <w:p w:rsidR="00E60098" w:rsidRPr="001033A7" w:rsidRDefault="00E60098" w:rsidP="00D7468D">
            <w:pPr>
              <w:rPr>
                <w:rFonts w:eastAsia="標楷體"/>
                <w:sz w:val="26"/>
                <w:szCs w:val="26"/>
              </w:rPr>
            </w:pPr>
            <w:r w:rsidRPr="00CD75EB">
              <w:rPr>
                <w:color w:val="000000"/>
                <w:sz w:val="26"/>
                <w:szCs w:val="26"/>
              </w:rPr>
              <w:t>SAMT Co Ltd</w:t>
            </w:r>
          </w:p>
        </w:tc>
        <w:tc>
          <w:tcPr>
            <w:tcW w:w="3589" w:type="dxa"/>
            <w:vAlign w:val="center"/>
          </w:tcPr>
          <w:p w:rsidR="00E60098" w:rsidRPr="001033A7" w:rsidRDefault="00E60098" w:rsidP="00D7468D">
            <w:pPr>
              <w:rPr>
                <w:rFonts w:eastAsia="標楷體"/>
                <w:sz w:val="26"/>
                <w:szCs w:val="26"/>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color w:val="000000"/>
                <w:sz w:val="26"/>
                <w:szCs w:val="26"/>
              </w:rPr>
              <w:t>10</w:t>
            </w:r>
          </w:p>
        </w:tc>
        <w:tc>
          <w:tcPr>
            <w:tcW w:w="3170" w:type="dxa"/>
            <w:vAlign w:val="center"/>
          </w:tcPr>
          <w:p w:rsidR="00E60098" w:rsidRPr="001033A7" w:rsidRDefault="00E60098" w:rsidP="00D7468D">
            <w:pPr>
              <w:rPr>
                <w:color w:val="000000"/>
                <w:sz w:val="26"/>
                <w:szCs w:val="26"/>
              </w:rPr>
            </w:pPr>
            <w:r w:rsidRPr="00CD75EB">
              <w:rPr>
                <w:color w:val="000000"/>
                <w:sz w:val="26"/>
                <w:szCs w:val="26"/>
              </w:rPr>
              <w:t>SANSHIN ELECTRONICS CO.,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11</w:t>
            </w:r>
          </w:p>
        </w:tc>
        <w:tc>
          <w:tcPr>
            <w:tcW w:w="3170" w:type="dxa"/>
            <w:vAlign w:val="center"/>
          </w:tcPr>
          <w:p w:rsidR="00E60098" w:rsidRPr="001033A7" w:rsidRDefault="00E60098" w:rsidP="00D7468D">
            <w:pPr>
              <w:rPr>
                <w:color w:val="000000"/>
                <w:sz w:val="26"/>
                <w:szCs w:val="26"/>
              </w:rPr>
            </w:pPr>
            <w:r w:rsidRPr="00CD75EB">
              <w:rPr>
                <w:color w:val="000000"/>
                <w:sz w:val="26"/>
                <w:szCs w:val="26"/>
              </w:rPr>
              <w:t>Sino Wealth Electronic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12</w:t>
            </w:r>
          </w:p>
        </w:tc>
        <w:tc>
          <w:tcPr>
            <w:tcW w:w="3170" w:type="dxa"/>
            <w:vAlign w:val="center"/>
          </w:tcPr>
          <w:p w:rsidR="00E60098" w:rsidRPr="001033A7" w:rsidRDefault="00E60098" w:rsidP="00D7468D">
            <w:pPr>
              <w:rPr>
                <w:color w:val="000000"/>
                <w:sz w:val="26"/>
                <w:szCs w:val="26"/>
              </w:rPr>
            </w:pPr>
            <w:r w:rsidRPr="00CD75EB">
              <w:rPr>
                <w:color w:val="000000"/>
                <w:sz w:val="26"/>
                <w:szCs w:val="26"/>
              </w:rPr>
              <w:t>Tokyo Electron Device Ltd</w:t>
            </w:r>
          </w:p>
        </w:tc>
        <w:tc>
          <w:tcPr>
            <w:tcW w:w="3589" w:type="dxa"/>
            <w:vAlign w:val="center"/>
          </w:tcPr>
          <w:p w:rsidR="00E60098" w:rsidRPr="001033A7" w:rsidRDefault="00E60098" w:rsidP="00D7468D">
            <w:pPr>
              <w:rPr>
                <w:rFonts w:eastAsia="標楷體"/>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13</w:t>
            </w:r>
          </w:p>
        </w:tc>
        <w:tc>
          <w:tcPr>
            <w:tcW w:w="3170" w:type="dxa"/>
            <w:vAlign w:val="center"/>
          </w:tcPr>
          <w:p w:rsidR="00E60098" w:rsidRDefault="00E60098" w:rsidP="00D7468D">
            <w:pPr>
              <w:rPr>
                <w:color w:val="000000"/>
                <w:sz w:val="26"/>
                <w:szCs w:val="26"/>
              </w:rPr>
            </w:pPr>
            <w:r w:rsidRPr="00CD75EB">
              <w:rPr>
                <w:color w:val="000000"/>
                <w:sz w:val="26"/>
                <w:szCs w:val="26"/>
              </w:rPr>
              <w:t>TOMEN DEVICES CORPORATION</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14</w:t>
            </w:r>
          </w:p>
        </w:tc>
        <w:tc>
          <w:tcPr>
            <w:tcW w:w="3170" w:type="dxa"/>
            <w:vAlign w:val="center"/>
          </w:tcPr>
          <w:p w:rsidR="00E60098" w:rsidRDefault="00E60098" w:rsidP="00D7468D">
            <w:pPr>
              <w:rPr>
                <w:color w:val="000000"/>
                <w:sz w:val="26"/>
                <w:szCs w:val="26"/>
              </w:rPr>
            </w:pPr>
            <w:r w:rsidRPr="00CD75EB">
              <w:rPr>
                <w:color w:val="000000"/>
                <w:sz w:val="26"/>
                <w:szCs w:val="26"/>
              </w:rPr>
              <w:t>WT Microelectronics Co., Ltd.</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r w:rsidR="00E60098" w:rsidRPr="005F4008" w:rsidTr="00963A94">
        <w:trPr>
          <w:trHeight w:val="679"/>
        </w:trPr>
        <w:tc>
          <w:tcPr>
            <w:tcW w:w="703" w:type="dxa"/>
            <w:vAlign w:val="center"/>
          </w:tcPr>
          <w:p w:rsidR="00E60098" w:rsidRDefault="00E60098" w:rsidP="002D0A0C">
            <w:pPr>
              <w:widowControl w:val="0"/>
              <w:spacing w:beforeLines="25" w:before="60" w:afterLines="25" w:after="60"/>
              <w:jc w:val="center"/>
              <w:rPr>
                <w:rFonts w:eastAsia="標楷體"/>
                <w:kern w:val="2"/>
                <w:sz w:val="26"/>
                <w:szCs w:val="26"/>
              </w:rPr>
            </w:pPr>
            <w:r>
              <w:rPr>
                <w:rFonts w:hint="eastAsia"/>
                <w:color w:val="000000"/>
                <w:sz w:val="26"/>
                <w:szCs w:val="26"/>
              </w:rPr>
              <w:t>15</w:t>
            </w:r>
          </w:p>
        </w:tc>
        <w:tc>
          <w:tcPr>
            <w:tcW w:w="3170" w:type="dxa"/>
            <w:vAlign w:val="center"/>
          </w:tcPr>
          <w:p w:rsidR="00E60098" w:rsidRDefault="00E60098" w:rsidP="00D7468D">
            <w:pPr>
              <w:rPr>
                <w:color w:val="000000"/>
                <w:sz w:val="26"/>
                <w:szCs w:val="26"/>
              </w:rPr>
            </w:pPr>
            <w:r w:rsidRPr="00CD75EB">
              <w:rPr>
                <w:color w:val="000000"/>
                <w:sz w:val="26"/>
                <w:szCs w:val="26"/>
              </w:rPr>
              <w:t>Wuhan P&amp;S Information Technology Co Ltd</w:t>
            </w:r>
          </w:p>
        </w:tc>
        <w:tc>
          <w:tcPr>
            <w:tcW w:w="3589" w:type="dxa"/>
            <w:vAlign w:val="center"/>
          </w:tcPr>
          <w:p w:rsidR="00E60098" w:rsidRDefault="00E60098" w:rsidP="00D7468D">
            <w:pPr>
              <w:rPr>
                <w:rFonts w:ascii="標楷體" w:eastAsia="標楷體" w:hAnsi="標楷體" w:cs="Arial"/>
                <w:color w:val="000000"/>
              </w:rPr>
            </w:pPr>
            <w:r w:rsidRPr="00CD77B4">
              <w:rPr>
                <w:rFonts w:eastAsia="標楷體" w:hAnsi="標楷體"/>
                <w:color w:val="000000"/>
              </w:rPr>
              <w:t>從事</w:t>
            </w:r>
            <w:r>
              <w:rPr>
                <w:rFonts w:eastAsia="標楷體" w:hAnsi="標楷體" w:hint="eastAsia"/>
                <w:color w:val="000000"/>
              </w:rPr>
              <w:t>銷售半導體相關電子元件。</w:t>
            </w:r>
          </w:p>
        </w:tc>
      </w:tr>
    </w:tbl>
    <w:p w:rsidR="006240E2" w:rsidRDefault="003E14E2" w:rsidP="00BD6D02">
      <w:pPr>
        <w:pStyle w:val="3"/>
        <w:numPr>
          <w:ilvl w:val="0"/>
          <w:numId w:val="41"/>
        </w:numPr>
        <w:spacing w:beforeLines="50" w:before="120" w:afterLines="50" w:after="120" w:line="360" w:lineRule="auto"/>
        <w:ind w:leftChars="100" w:left="720"/>
        <w:jc w:val="both"/>
        <w:rPr>
          <w:rFonts w:ascii="Times New Roman" w:eastAsia="標楷體" w:hAnsi="Times New Roman"/>
          <w:sz w:val="32"/>
        </w:rPr>
      </w:pPr>
      <w:r w:rsidRPr="00222DED">
        <w:rPr>
          <w:rFonts w:ascii="Times New Roman" w:eastAsia="標楷體" w:hAnsi="Times New Roman" w:hint="eastAsia"/>
          <w:sz w:val="32"/>
        </w:rPr>
        <w:lastRenderedPageBreak/>
        <w:t>服務之提供－提供</w:t>
      </w:r>
      <w:r w:rsidR="00063F26">
        <w:rPr>
          <w:rFonts w:ascii="Times New Roman" w:eastAsia="標楷體" w:hAnsi="Times New Roman" w:hint="eastAsia"/>
          <w:sz w:val="32"/>
        </w:rPr>
        <w:t>營運支援</w:t>
      </w:r>
      <w:r w:rsidRPr="00222DED">
        <w:rPr>
          <w:rFonts w:ascii="Times New Roman" w:eastAsia="標楷體" w:hAnsi="Times New Roman" w:hint="eastAsia"/>
          <w:sz w:val="32"/>
        </w:rPr>
        <w:t>服務</w:t>
      </w:r>
    </w:p>
    <w:p w:rsidR="00963A94" w:rsidRDefault="00963A94" w:rsidP="00963A94">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Pr="00D200D9">
        <w:rPr>
          <w:rFonts w:eastAsia="標楷體" w:hint="eastAsia"/>
          <w:b/>
          <w:sz w:val="28"/>
          <w:szCs w:val="28"/>
        </w:rPr>
        <w:t>提供</w:t>
      </w:r>
      <w:r>
        <w:rPr>
          <w:rFonts w:eastAsia="標楷體" w:hint="eastAsia"/>
          <w:b/>
          <w:sz w:val="28"/>
          <w:szCs w:val="28"/>
        </w:rPr>
        <w:t>關係企業</w:t>
      </w:r>
      <w:r w:rsidRPr="00D200D9">
        <w:rPr>
          <w:rFonts w:eastAsia="標楷體" w:hint="eastAsia"/>
          <w:b/>
          <w:sz w:val="28"/>
          <w:szCs w:val="28"/>
        </w:rPr>
        <w:t>營運支援服務</w:t>
      </w:r>
    </w:p>
    <w:p w:rsidR="006240E2" w:rsidRDefault="00D81E6F"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Pr>
          <w:rFonts w:eastAsia="標楷體" w:hint="eastAsia"/>
          <w:b/>
          <w:sz w:val="26"/>
          <w:szCs w:val="26"/>
        </w:rPr>
        <w:t>設定篩選條件</w:t>
      </w:r>
    </w:p>
    <w:p w:rsidR="006240E2" w:rsidRDefault="007B1831" w:rsidP="00BD6D02">
      <w:pPr>
        <w:numPr>
          <w:ilvl w:val="0"/>
          <w:numId w:val="55"/>
        </w:numPr>
        <w:tabs>
          <w:tab w:val="left" w:pos="1418"/>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sz w:val="26"/>
          <w:szCs w:val="26"/>
        </w:rPr>
        <w:t>受測個體執行之功能及產品種類</w:t>
      </w:r>
    </w:p>
    <w:p w:rsidR="006240E2" w:rsidRDefault="007E79DC" w:rsidP="00BD6D02">
      <w:pPr>
        <w:tabs>
          <w:tab w:val="left" w:pos="1134"/>
        </w:tabs>
        <w:spacing w:beforeLines="50" w:before="120" w:afterLines="50" w:after="120" w:line="360" w:lineRule="auto"/>
        <w:ind w:leftChars="400" w:left="960" w:firstLineChars="200" w:firstLine="512"/>
        <w:jc w:val="both"/>
        <w:rPr>
          <w:rFonts w:eastAsia="標楷體"/>
          <w:sz w:val="26"/>
          <w:szCs w:val="26"/>
        </w:rPr>
      </w:pPr>
      <w:r w:rsidRPr="00C40B06">
        <w:rPr>
          <w:rFonts w:eastAsia="標楷體"/>
          <w:spacing w:val="-2"/>
          <w:sz w:val="26"/>
          <w:szCs w:val="26"/>
        </w:rPr>
        <w:t>矽成</w:t>
      </w:r>
      <w:r>
        <w:rPr>
          <w:rFonts w:eastAsia="標楷體" w:hint="eastAsia"/>
          <w:spacing w:val="-2"/>
          <w:sz w:val="26"/>
          <w:szCs w:val="26"/>
        </w:rPr>
        <w:t>提供</w:t>
      </w:r>
      <w:r w:rsidR="00044A93">
        <w:rPr>
          <w:rFonts w:eastAsia="標楷體" w:hint="eastAsia"/>
          <w:spacing w:val="-2"/>
          <w:sz w:val="26"/>
          <w:szCs w:val="26"/>
        </w:rPr>
        <w:t>關係企業</w:t>
      </w:r>
      <w:r w:rsidR="00AD2CE0">
        <w:rPr>
          <w:rFonts w:eastAsia="標楷體" w:hint="eastAsia"/>
          <w:spacing w:val="-2"/>
          <w:sz w:val="26"/>
          <w:szCs w:val="26"/>
        </w:rPr>
        <w:t>營運支援</w:t>
      </w:r>
      <w:r w:rsidR="00CF724E">
        <w:rPr>
          <w:rFonts w:eastAsia="標楷體" w:hint="eastAsia"/>
          <w:spacing w:val="-2"/>
          <w:sz w:val="26"/>
          <w:szCs w:val="26"/>
        </w:rPr>
        <w:t>服務</w:t>
      </w:r>
      <w:r w:rsidRPr="00C40B06">
        <w:rPr>
          <w:rFonts w:eastAsia="標楷體"/>
          <w:spacing w:val="-2"/>
          <w:sz w:val="26"/>
          <w:szCs w:val="26"/>
        </w:rPr>
        <w:t>，於該交易中之角色為『</w:t>
      </w:r>
      <w:r w:rsidR="000D62C2">
        <w:rPr>
          <w:rFonts w:eastAsia="標楷體"/>
          <w:spacing w:val="-2"/>
          <w:sz w:val="26"/>
          <w:szCs w:val="26"/>
        </w:rPr>
        <w:t>服務提供者</w:t>
      </w:r>
      <w:r w:rsidRPr="00C40B06">
        <w:rPr>
          <w:rFonts w:eastAsia="標楷體"/>
          <w:spacing w:val="-2"/>
          <w:sz w:val="26"/>
          <w:szCs w:val="26"/>
        </w:rPr>
        <w:t>』</w:t>
      </w:r>
      <w:r>
        <w:rPr>
          <w:rFonts w:eastAsia="標楷體" w:hint="eastAsia"/>
          <w:spacing w:val="-2"/>
          <w:sz w:val="26"/>
          <w:szCs w:val="26"/>
        </w:rPr>
        <w:t>，</w:t>
      </w:r>
      <w:r w:rsidRPr="005679C9">
        <w:rPr>
          <w:rFonts w:eastAsia="標楷體" w:hint="eastAsia"/>
          <w:sz w:val="26"/>
          <w:szCs w:val="26"/>
        </w:rPr>
        <w:t>故本所認為</w:t>
      </w:r>
      <w:r>
        <w:rPr>
          <w:rFonts w:eastAsia="標楷體" w:hint="eastAsia"/>
          <w:sz w:val="26"/>
          <w:szCs w:val="26"/>
        </w:rPr>
        <w:t>自</w:t>
      </w:r>
      <w:r w:rsidRPr="005679C9">
        <w:rPr>
          <w:rFonts w:eastAsia="標楷體" w:hint="eastAsia"/>
          <w:sz w:val="26"/>
          <w:szCs w:val="26"/>
        </w:rPr>
        <w:t>下列</w:t>
      </w:r>
      <w:r w:rsidRPr="005679C9">
        <w:rPr>
          <w:rFonts w:eastAsia="標楷體" w:hint="eastAsia"/>
          <w:sz w:val="26"/>
          <w:szCs w:val="26"/>
        </w:rPr>
        <w:t>SIC Codes</w:t>
      </w:r>
      <w:r>
        <w:rPr>
          <w:rFonts w:eastAsia="標楷體" w:hint="eastAsia"/>
          <w:sz w:val="26"/>
          <w:szCs w:val="26"/>
        </w:rPr>
        <w:t>之</w:t>
      </w:r>
      <w:r w:rsidRPr="005679C9">
        <w:rPr>
          <w:rFonts w:eastAsia="標楷體" w:hint="eastAsia"/>
          <w:sz w:val="26"/>
          <w:szCs w:val="26"/>
        </w:rPr>
        <w:t>細項分類</w:t>
      </w:r>
      <w:r>
        <w:rPr>
          <w:rFonts w:eastAsia="標楷體" w:hint="eastAsia"/>
          <w:sz w:val="26"/>
          <w:szCs w:val="26"/>
        </w:rPr>
        <w:t>中</w:t>
      </w:r>
      <w:r w:rsidRPr="005679C9">
        <w:rPr>
          <w:rFonts w:eastAsia="標楷體" w:hint="eastAsia"/>
          <w:sz w:val="26"/>
          <w:szCs w:val="26"/>
        </w:rPr>
        <w:t>最可能找出與</w:t>
      </w:r>
      <w:r>
        <w:rPr>
          <w:rFonts w:eastAsia="標楷體" w:hint="eastAsia"/>
          <w:sz w:val="26"/>
          <w:szCs w:val="26"/>
        </w:rPr>
        <w:t>矽成</w:t>
      </w:r>
      <w:r w:rsidRPr="005679C9">
        <w:rPr>
          <w:rFonts w:eastAsia="標楷體" w:hint="eastAsia"/>
          <w:sz w:val="26"/>
          <w:szCs w:val="26"/>
        </w:rPr>
        <w:t>執行之功能及產品種類相似之樣本</w:t>
      </w:r>
      <w:r w:rsidR="00972C6D">
        <w:rPr>
          <w:rFonts w:eastAsia="標楷體" w:hint="eastAsia"/>
          <w:sz w:val="26"/>
          <w:szCs w:val="26"/>
        </w:rPr>
        <w:t>(</w:t>
      </w:r>
      <w:r w:rsidR="00972C6D">
        <w:rPr>
          <w:rFonts w:eastAsia="標楷體" w:hint="eastAsia"/>
          <w:sz w:val="26"/>
          <w:szCs w:val="26"/>
        </w:rPr>
        <w:t>篩選條件請見附件</w:t>
      </w:r>
      <w:r w:rsidR="00D344C9">
        <w:rPr>
          <w:rFonts w:eastAsia="標楷體" w:hint="eastAsia"/>
          <w:sz w:val="26"/>
          <w:szCs w:val="26"/>
        </w:rPr>
        <w:t>D</w:t>
      </w:r>
      <w:r w:rsidR="00972C6D">
        <w:rPr>
          <w:rFonts w:eastAsia="標楷體" w:hint="eastAsia"/>
          <w:sz w:val="26"/>
          <w:szCs w:val="26"/>
        </w:rPr>
        <w:t>)</w:t>
      </w:r>
      <w:r w:rsidRPr="005679C9">
        <w:rPr>
          <w:rFonts w:eastAsia="標楷體" w:hint="eastAsia"/>
          <w:sz w:val="26"/>
          <w:szCs w:val="26"/>
        </w:rPr>
        <w:t>。</w:t>
      </w:r>
    </w:p>
    <w:tbl>
      <w:tblPr>
        <w:tblW w:w="7693" w:type="dxa"/>
        <w:jc w:val="right"/>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6134"/>
      </w:tblGrid>
      <w:tr w:rsidR="00E24858" w:rsidRPr="00667515" w:rsidTr="00963A94">
        <w:trPr>
          <w:trHeight w:val="567"/>
          <w:tblHeader/>
          <w:jc w:val="right"/>
        </w:trPr>
        <w:tc>
          <w:tcPr>
            <w:tcW w:w="1559" w:type="dxa"/>
            <w:shd w:val="clear" w:color="auto" w:fill="4F81BD"/>
            <w:vAlign w:val="center"/>
          </w:tcPr>
          <w:p w:rsidR="006240E2" w:rsidRDefault="00E24858" w:rsidP="00BD6D02">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SIC Codes</w:t>
            </w:r>
          </w:p>
        </w:tc>
        <w:tc>
          <w:tcPr>
            <w:tcW w:w="6134" w:type="dxa"/>
            <w:shd w:val="clear" w:color="auto" w:fill="4F81BD"/>
            <w:vAlign w:val="center"/>
          </w:tcPr>
          <w:p w:rsidR="006240E2" w:rsidRDefault="00E24858" w:rsidP="00BD6D02">
            <w:pPr>
              <w:tabs>
                <w:tab w:val="left" w:pos="1134"/>
              </w:tabs>
              <w:spacing w:beforeLines="50" w:before="120" w:afterLines="50" w:after="120"/>
              <w:jc w:val="center"/>
              <w:rPr>
                <w:rFonts w:eastAsia="標楷體"/>
                <w:color w:val="FFFFFF"/>
                <w:sz w:val="26"/>
                <w:szCs w:val="26"/>
              </w:rPr>
            </w:pPr>
            <w:r w:rsidRPr="00667515">
              <w:rPr>
                <w:rFonts w:eastAsia="標楷體" w:hint="eastAsia"/>
                <w:color w:val="FFFFFF"/>
                <w:sz w:val="26"/>
                <w:szCs w:val="26"/>
              </w:rPr>
              <w:t>說明</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7299</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Miscellaneous Personal Services, Not Elsewhere Classified</w:t>
            </w:r>
            <w:r>
              <w:rPr>
                <w:rFonts w:eastAsia="標楷體" w:hint="eastAsia"/>
                <w:sz w:val="26"/>
                <w:szCs w:val="26"/>
              </w:rPr>
              <w:t xml:space="preserve"> (</w:t>
            </w:r>
            <w:r>
              <w:rPr>
                <w:rFonts w:eastAsia="標楷體" w:hint="eastAsia"/>
                <w:sz w:val="26"/>
                <w:szCs w:val="26"/>
              </w:rPr>
              <w:t>其他未分類之個人支援服務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7300</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Services</w:t>
            </w:r>
            <w:r>
              <w:rPr>
                <w:rFonts w:eastAsia="標楷體" w:hint="eastAsia"/>
                <w:sz w:val="26"/>
                <w:szCs w:val="26"/>
              </w:rPr>
              <w:t xml:space="preserve"> (</w:t>
            </w:r>
            <w:r>
              <w:rPr>
                <w:rFonts w:eastAsia="標楷體" w:hint="eastAsia"/>
                <w:sz w:val="26"/>
                <w:szCs w:val="26"/>
              </w:rPr>
              <w:t>商業服務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7360</w:t>
            </w:r>
          </w:p>
        </w:tc>
        <w:tc>
          <w:tcPr>
            <w:tcW w:w="6134" w:type="dxa"/>
            <w:vAlign w:val="center"/>
          </w:tcPr>
          <w:p w:rsidR="006240E2" w:rsidRDefault="00E24858" w:rsidP="00963A94">
            <w:pPr>
              <w:tabs>
                <w:tab w:val="left" w:pos="1134"/>
              </w:tabs>
              <w:jc w:val="both"/>
              <w:rPr>
                <w:rFonts w:eastAsia="標楷體"/>
                <w:sz w:val="26"/>
                <w:szCs w:val="26"/>
              </w:rPr>
            </w:pPr>
            <w:bookmarkStart w:id="101" w:name="OLE_LINK40"/>
            <w:r w:rsidRPr="00FC682F">
              <w:rPr>
                <w:rFonts w:eastAsia="標楷體"/>
                <w:sz w:val="26"/>
                <w:szCs w:val="26"/>
              </w:rPr>
              <w:t>Personnel Supply Services</w:t>
            </w:r>
            <w:bookmarkEnd w:id="101"/>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人力供應服務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7363</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Help Supply Services</w:t>
            </w:r>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後端行政支援服務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7389</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Services, Not Elsewhere Classified</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其他未分類之商業服務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8741</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Management Services</w:t>
            </w:r>
          </w:p>
          <w:p w:rsidR="006240E2" w:rsidRDefault="00E24858" w:rsidP="00963A94">
            <w:pPr>
              <w:tabs>
                <w:tab w:val="left" w:pos="1134"/>
              </w:tabs>
              <w:jc w:val="both"/>
              <w:rPr>
                <w:rFonts w:eastAsia="標楷體"/>
                <w:sz w:val="26"/>
                <w:szCs w:val="26"/>
              </w:rPr>
            </w:pPr>
            <w:r>
              <w:rPr>
                <w:rFonts w:eastAsia="標楷體" w:hint="eastAsia"/>
                <w:sz w:val="26"/>
                <w:szCs w:val="26"/>
              </w:rPr>
              <w:t xml:space="preserve"> (</w:t>
            </w:r>
            <w:r>
              <w:rPr>
                <w:rFonts w:eastAsia="標楷體" w:hint="eastAsia"/>
                <w:sz w:val="26"/>
                <w:szCs w:val="26"/>
              </w:rPr>
              <w:t>管理服務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8742</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Management Consulting Services</w:t>
            </w:r>
            <w:r>
              <w:rPr>
                <w:rFonts w:eastAsia="標楷體" w:hint="eastAsia"/>
                <w:sz w:val="26"/>
                <w:szCs w:val="26"/>
              </w:rPr>
              <w:t xml:space="preserve"> </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管理諮詢服務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8744</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Facilities Support Management Services</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設備支援管理服務</w:t>
            </w:r>
            <w:r>
              <w:rPr>
                <w:rFonts w:eastAsia="標楷體" w:hint="eastAsia"/>
                <w:sz w:val="26"/>
                <w:szCs w:val="26"/>
              </w:rPr>
              <w:t>)</w:t>
            </w:r>
          </w:p>
        </w:tc>
      </w:tr>
      <w:tr w:rsidR="00E24858" w:rsidRPr="00667515" w:rsidTr="00577949">
        <w:trPr>
          <w:trHeight w:val="850"/>
          <w:jc w:val="right"/>
        </w:trPr>
        <w:tc>
          <w:tcPr>
            <w:tcW w:w="1559" w:type="dxa"/>
            <w:vAlign w:val="center"/>
          </w:tcPr>
          <w:p w:rsidR="006240E2" w:rsidRDefault="00E24858" w:rsidP="00BD6D02">
            <w:pPr>
              <w:tabs>
                <w:tab w:val="left" w:pos="1134"/>
              </w:tabs>
              <w:spacing w:beforeLines="25" w:before="60" w:afterLines="25" w:after="60"/>
              <w:jc w:val="center"/>
              <w:rPr>
                <w:rFonts w:eastAsia="標楷體"/>
                <w:sz w:val="26"/>
                <w:szCs w:val="26"/>
              </w:rPr>
            </w:pPr>
            <w:r>
              <w:rPr>
                <w:rFonts w:eastAsia="標楷體" w:hint="eastAsia"/>
                <w:sz w:val="26"/>
                <w:szCs w:val="26"/>
              </w:rPr>
              <w:t>8748</w:t>
            </w:r>
          </w:p>
        </w:tc>
        <w:tc>
          <w:tcPr>
            <w:tcW w:w="6134" w:type="dxa"/>
            <w:vAlign w:val="center"/>
          </w:tcPr>
          <w:p w:rsidR="006240E2" w:rsidRDefault="00E24858" w:rsidP="00963A94">
            <w:pPr>
              <w:tabs>
                <w:tab w:val="left" w:pos="1134"/>
              </w:tabs>
              <w:jc w:val="both"/>
              <w:rPr>
                <w:rFonts w:eastAsia="標楷體"/>
                <w:sz w:val="26"/>
                <w:szCs w:val="26"/>
              </w:rPr>
            </w:pPr>
            <w:r w:rsidRPr="00FC682F">
              <w:rPr>
                <w:rFonts w:eastAsia="標楷體"/>
                <w:sz w:val="26"/>
                <w:szCs w:val="26"/>
              </w:rPr>
              <w:t>Business Consulting Services, Not Elsewhere Classified</w:t>
            </w:r>
          </w:p>
          <w:p w:rsidR="006240E2" w:rsidRDefault="00E24858" w:rsidP="00963A94">
            <w:pPr>
              <w:tabs>
                <w:tab w:val="left" w:pos="1134"/>
              </w:tabs>
              <w:jc w:val="both"/>
              <w:rPr>
                <w:rFonts w:eastAsia="標楷體"/>
                <w:sz w:val="26"/>
                <w:szCs w:val="26"/>
              </w:rPr>
            </w:pPr>
            <w:r>
              <w:rPr>
                <w:rFonts w:eastAsia="標楷體" w:hint="eastAsia"/>
                <w:sz w:val="26"/>
                <w:szCs w:val="26"/>
              </w:rPr>
              <w:t>(</w:t>
            </w:r>
            <w:r>
              <w:rPr>
                <w:rFonts w:eastAsia="標楷體" w:hint="eastAsia"/>
                <w:sz w:val="26"/>
                <w:szCs w:val="26"/>
              </w:rPr>
              <w:t>其他未分類之商業諮詢服務</w:t>
            </w:r>
            <w:r>
              <w:rPr>
                <w:rFonts w:eastAsia="標楷體" w:hint="eastAsia"/>
                <w:sz w:val="26"/>
                <w:szCs w:val="26"/>
              </w:rPr>
              <w:t>)</w:t>
            </w:r>
          </w:p>
        </w:tc>
      </w:tr>
    </w:tbl>
    <w:p w:rsidR="006240E2" w:rsidRDefault="00D81E6F" w:rsidP="00BD6D02">
      <w:pPr>
        <w:numPr>
          <w:ilvl w:val="0"/>
          <w:numId w:val="5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hint="eastAsia"/>
          <w:sz w:val="26"/>
          <w:szCs w:val="26"/>
        </w:rPr>
        <w:lastRenderedPageBreak/>
        <w:t>關鍵字篩選</w:t>
      </w:r>
    </w:p>
    <w:p w:rsidR="006240E2" w:rsidRDefault="00D81E6F"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B74CC">
        <w:rPr>
          <w:rFonts w:eastAsia="標楷體" w:hint="eastAsia"/>
          <w:bCs/>
          <w:sz w:val="26"/>
          <w:szCs w:val="26"/>
        </w:rPr>
        <w:t>為確定選出樣本之可比較性，本所對前一步驟得出樣本之企業敍述進行篩選，因</w:t>
      </w:r>
      <w:r>
        <w:rPr>
          <w:rFonts w:eastAsia="標楷體" w:hint="eastAsia"/>
          <w:bCs/>
          <w:sz w:val="26"/>
          <w:szCs w:val="26"/>
        </w:rPr>
        <w:t>矽成從事營運支援服務</w:t>
      </w:r>
      <w:r w:rsidRPr="00E91C7B">
        <w:rPr>
          <w:rFonts w:eastAsia="標楷體" w:hint="eastAsia"/>
          <w:bCs/>
          <w:sz w:val="26"/>
          <w:szCs w:val="26"/>
        </w:rPr>
        <w:t>，故</w:t>
      </w:r>
      <w:r w:rsidRPr="006B74CC">
        <w:rPr>
          <w:rFonts w:eastAsia="標楷體" w:hint="eastAsia"/>
          <w:bCs/>
          <w:sz w:val="26"/>
          <w:szCs w:val="26"/>
        </w:rPr>
        <w:t>本所使用下列關鍵字篩選：</w:t>
      </w:r>
    </w:p>
    <w:tbl>
      <w:tblPr>
        <w:tblW w:w="0" w:type="auto"/>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4536"/>
      </w:tblGrid>
      <w:tr w:rsidR="00D81E6F" w:rsidRPr="00BB4352" w:rsidTr="00577949">
        <w:trPr>
          <w:trHeight w:val="680"/>
          <w:tblHeader/>
        </w:trPr>
        <w:tc>
          <w:tcPr>
            <w:tcW w:w="3118" w:type="dxa"/>
            <w:shd w:val="clear" w:color="auto" w:fill="4F81BD"/>
            <w:vAlign w:val="center"/>
          </w:tcPr>
          <w:p w:rsidR="006240E2" w:rsidRDefault="00D81E6F" w:rsidP="00BD6D0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關鍵字</w:t>
            </w:r>
          </w:p>
        </w:tc>
        <w:tc>
          <w:tcPr>
            <w:tcW w:w="4536" w:type="dxa"/>
            <w:shd w:val="clear" w:color="auto" w:fill="4F81BD"/>
            <w:vAlign w:val="center"/>
          </w:tcPr>
          <w:p w:rsidR="006240E2" w:rsidRDefault="00D81E6F" w:rsidP="00BD6D02">
            <w:pPr>
              <w:spacing w:beforeLines="25" w:before="60" w:afterLines="25" w:after="60"/>
              <w:jc w:val="center"/>
              <w:rPr>
                <w:rFonts w:eastAsia="標楷體"/>
                <w:bCs/>
                <w:color w:val="FFFFFF"/>
                <w:sz w:val="26"/>
                <w:szCs w:val="26"/>
              </w:rPr>
            </w:pPr>
            <w:r w:rsidRPr="00BB4352">
              <w:rPr>
                <w:rFonts w:eastAsia="標楷體" w:hint="eastAsia"/>
                <w:bCs/>
                <w:color w:val="FFFFFF"/>
                <w:sz w:val="26"/>
                <w:szCs w:val="26"/>
              </w:rPr>
              <w:t>選擇原因</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Management</w:t>
            </w:r>
            <w:r>
              <w:rPr>
                <w:rFonts w:eastAsia="標楷體" w:hint="eastAsia"/>
                <w:bCs/>
                <w:color w:val="000000"/>
                <w:sz w:val="26"/>
                <w:szCs w:val="26"/>
              </w:rPr>
              <w:t>(</w:t>
            </w:r>
            <w:r>
              <w:rPr>
                <w:rFonts w:eastAsia="標楷體" w:hint="eastAsia"/>
                <w:bCs/>
                <w:color w:val="000000"/>
                <w:sz w:val="26"/>
                <w:szCs w:val="26"/>
              </w:rPr>
              <w:t>管理</w:t>
            </w:r>
            <w:r>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Warehouse(</w:t>
            </w:r>
            <w:r w:rsidRPr="00BC0366">
              <w:rPr>
                <w:rFonts w:eastAsia="標楷體" w:hint="eastAsia"/>
                <w:bCs/>
                <w:color w:val="000000"/>
                <w:sz w:val="26"/>
                <w:szCs w:val="26"/>
              </w:rPr>
              <w:t>倉儲</w:t>
            </w:r>
            <w:r w:rsidRPr="00BC0366">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r w:rsidR="00D81E6F" w:rsidRPr="00667515" w:rsidTr="00577949">
        <w:trPr>
          <w:trHeight w:val="680"/>
        </w:trPr>
        <w:tc>
          <w:tcPr>
            <w:tcW w:w="3118" w:type="dxa"/>
            <w:vAlign w:val="center"/>
          </w:tcPr>
          <w:p w:rsidR="006240E2" w:rsidRDefault="00D81E6F" w:rsidP="00BD6D02">
            <w:pPr>
              <w:spacing w:beforeLines="25" w:before="60" w:afterLines="25" w:after="60"/>
              <w:jc w:val="center"/>
              <w:rPr>
                <w:rFonts w:eastAsia="標楷體"/>
                <w:bCs/>
                <w:color w:val="000000"/>
                <w:sz w:val="26"/>
                <w:szCs w:val="26"/>
              </w:rPr>
            </w:pPr>
            <w:r w:rsidRPr="00BC0366">
              <w:rPr>
                <w:rFonts w:eastAsia="標楷體" w:hint="eastAsia"/>
                <w:bCs/>
                <w:color w:val="000000"/>
                <w:sz w:val="26"/>
                <w:szCs w:val="26"/>
              </w:rPr>
              <w:t>Procurement (</w:t>
            </w:r>
            <w:r w:rsidRPr="00BC0366">
              <w:rPr>
                <w:rFonts w:eastAsia="標楷體" w:hint="eastAsia"/>
                <w:bCs/>
                <w:color w:val="000000"/>
                <w:sz w:val="26"/>
                <w:szCs w:val="26"/>
              </w:rPr>
              <w:t>採購</w:t>
            </w:r>
            <w:r w:rsidRPr="00BC0366">
              <w:rPr>
                <w:rFonts w:eastAsia="標楷體" w:hint="eastAsia"/>
                <w:bCs/>
                <w:color w:val="000000"/>
                <w:sz w:val="26"/>
                <w:szCs w:val="26"/>
              </w:rPr>
              <w:t>)</w:t>
            </w:r>
          </w:p>
        </w:tc>
        <w:tc>
          <w:tcPr>
            <w:tcW w:w="4536" w:type="dxa"/>
            <w:vAlign w:val="center"/>
          </w:tcPr>
          <w:p w:rsidR="006240E2" w:rsidRDefault="00D81E6F" w:rsidP="00BD6D02">
            <w:pPr>
              <w:spacing w:beforeLines="25" w:before="60" w:afterLines="25" w:after="60"/>
              <w:jc w:val="center"/>
              <w:rPr>
                <w:rFonts w:eastAsia="標楷體"/>
                <w:bCs/>
                <w:color w:val="000000"/>
                <w:sz w:val="26"/>
                <w:szCs w:val="26"/>
              </w:rPr>
            </w:pPr>
            <w:r>
              <w:rPr>
                <w:rFonts w:eastAsia="標楷體" w:hint="eastAsia"/>
                <w:bCs/>
                <w:color w:val="000000"/>
                <w:sz w:val="26"/>
                <w:szCs w:val="26"/>
              </w:rPr>
              <w:t>與矽成提供之服務有關</w:t>
            </w:r>
          </w:p>
        </w:tc>
      </w:tr>
    </w:tbl>
    <w:p w:rsidR="006240E2" w:rsidRDefault="00D81E6F" w:rsidP="00BD6D02">
      <w:pPr>
        <w:numPr>
          <w:ilvl w:val="0"/>
          <w:numId w:val="55"/>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397F28">
        <w:rPr>
          <w:rFonts w:eastAsia="標楷體"/>
          <w:sz w:val="26"/>
          <w:szCs w:val="26"/>
        </w:rPr>
        <w:t>檢視財務資料充分性（</w:t>
      </w:r>
      <w:r w:rsidRPr="00397F28">
        <w:rPr>
          <w:rFonts w:eastAsia="標楷體"/>
          <w:sz w:val="26"/>
          <w:szCs w:val="26"/>
        </w:rPr>
        <w:t>Sufficient</w:t>
      </w:r>
      <w:r w:rsidRPr="00397F28">
        <w:rPr>
          <w:rFonts w:eastAsia="標楷體"/>
          <w:sz w:val="26"/>
          <w:szCs w:val="26"/>
        </w:rPr>
        <w:t>）及可用性（</w:t>
      </w:r>
      <w:r w:rsidRPr="00397F28">
        <w:rPr>
          <w:rFonts w:eastAsia="標楷體"/>
          <w:sz w:val="26"/>
          <w:szCs w:val="26"/>
        </w:rPr>
        <w:t>Viability</w:t>
      </w:r>
      <w:r w:rsidRPr="00397F28">
        <w:rPr>
          <w:rFonts w:eastAsia="標楷體"/>
          <w:sz w:val="26"/>
          <w:szCs w:val="26"/>
        </w:rPr>
        <w:t>）</w:t>
      </w:r>
    </w:p>
    <w:p w:rsidR="006240E2" w:rsidRDefault="00806C12"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806C12">
        <w:rPr>
          <w:rFonts w:eastAsia="標楷體" w:hint="eastAsia"/>
          <w:sz w:val="26"/>
          <w:szCs w:val="26"/>
        </w:rPr>
        <w:t>可比較利潤法要求可比較對象需具備最近三年財務資料，因截至本報告</w:t>
      </w:r>
      <w:proofErr w:type="gramStart"/>
      <w:r w:rsidRPr="00806C12">
        <w:rPr>
          <w:rFonts w:eastAsia="標楷體" w:hint="eastAsia"/>
          <w:sz w:val="26"/>
          <w:szCs w:val="26"/>
        </w:rPr>
        <w:t>出具日</w:t>
      </w:r>
      <w:proofErr w:type="gramEnd"/>
      <w:r w:rsidRPr="00806C12">
        <w:rPr>
          <w:rFonts w:eastAsia="標楷體" w:hint="eastAsia"/>
          <w:sz w:val="26"/>
          <w:szCs w:val="26"/>
        </w:rPr>
        <w:t>，仍有部份樣本未將</w:t>
      </w:r>
      <w:proofErr w:type="gramStart"/>
      <w:r w:rsidRPr="00806C12">
        <w:rPr>
          <w:rFonts w:eastAsia="標楷體"/>
          <w:sz w:val="26"/>
          <w:szCs w:val="26"/>
        </w:rPr>
        <w:t>10</w:t>
      </w:r>
      <w:r w:rsidR="006F0F35">
        <w:rPr>
          <w:rFonts w:eastAsia="標楷體" w:hint="eastAsia"/>
          <w:sz w:val="26"/>
          <w:szCs w:val="26"/>
        </w:rPr>
        <w:t>5</w:t>
      </w:r>
      <w:proofErr w:type="gramEnd"/>
      <w:r w:rsidRPr="00806C12">
        <w:rPr>
          <w:rFonts w:eastAsia="標楷體" w:hint="eastAsia"/>
          <w:sz w:val="26"/>
          <w:szCs w:val="26"/>
        </w:rPr>
        <w:t>年度財務資料上傳至</w:t>
      </w:r>
      <w:r w:rsidRPr="00806C12">
        <w:rPr>
          <w:rFonts w:eastAsia="標楷體"/>
          <w:sz w:val="26"/>
          <w:szCs w:val="26"/>
        </w:rPr>
        <w:t>ONESOURCE</w:t>
      </w:r>
      <w:r w:rsidRPr="00806C12">
        <w:rPr>
          <w:rFonts w:eastAsia="標楷體" w:hint="eastAsia"/>
          <w:sz w:val="26"/>
          <w:szCs w:val="26"/>
        </w:rPr>
        <w:t>資料庫，為避免樣本不足，本所要求樣本需具</w:t>
      </w:r>
      <w:r w:rsidRPr="00806C12">
        <w:rPr>
          <w:rFonts w:eastAsia="標楷體"/>
          <w:sz w:val="26"/>
          <w:szCs w:val="26"/>
        </w:rPr>
        <w:t>10</w:t>
      </w:r>
      <w:r w:rsidR="006F0F35">
        <w:rPr>
          <w:rFonts w:eastAsia="標楷體" w:hint="eastAsia"/>
          <w:sz w:val="26"/>
          <w:szCs w:val="26"/>
        </w:rPr>
        <w:t>2</w:t>
      </w:r>
      <w:r w:rsidRPr="00806C12">
        <w:rPr>
          <w:rFonts w:eastAsia="標楷體" w:hint="eastAsia"/>
          <w:sz w:val="26"/>
          <w:szCs w:val="26"/>
        </w:rPr>
        <w:t>至</w:t>
      </w:r>
      <w:r w:rsidRPr="00806C12">
        <w:rPr>
          <w:rFonts w:eastAsia="標楷體"/>
          <w:sz w:val="26"/>
          <w:szCs w:val="26"/>
        </w:rPr>
        <w:t>10</w:t>
      </w:r>
      <w:r w:rsidR="006F0F35">
        <w:rPr>
          <w:rFonts w:eastAsia="標楷體" w:hint="eastAsia"/>
          <w:sz w:val="26"/>
          <w:szCs w:val="26"/>
        </w:rPr>
        <w:t>4</w:t>
      </w:r>
      <w:r w:rsidRPr="00806C12">
        <w:rPr>
          <w:rFonts w:eastAsia="標楷體" w:hint="eastAsia"/>
          <w:sz w:val="26"/>
          <w:szCs w:val="26"/>
        </w:rPr>
        <w:t>年財務資訊。且樣本財務資料之年度認定係以會計年度結束日為</w:t>
      </w:r>
      <w:r w:rsidR="000203F2" w:rsidRPr="00EF51A0">
        <w:rPr>
          <w:rFonts w:eastAsia="標楷體"/>
          <w:sz w:val="26"/>
          <w:szCs w:val="26"/>
        </w:rPr>
        <w:t>10</w:t>
      </w:r>
      <w:r w:rsidR="006F0F35">
        <w:rPr>
          <w:rFonts w:eastAsia="標楷體" w:hint="eastAsia"/>
          <w:sz w:val="26"/>
          <w:szCs w:val="26"/>
        </w:rPr>
        <w:t>4</w:t>
      </w:r>
      <w:r w:rsidR="000203F2" w:rsidRPr="00EF51A0">
        <w:rPr>
          <w:rFonts w:eastAsia="標楷體" w:hint="eastAsia"/>
          <w:sz w:val="26"/>
          <w:szCs w:val="26"/>
        </w:rPr>
        <w:t>年</w:t>
      </w:r>
      <w:r w:rsidR="000203F2" w:rsidRPr="00EF51A0">
        <w:rPr>
          <w:rFonts w:eastAsia="標楷體"/>
          <w:sz w:val="26"/>
          <w:szCs w:val="26"/>
        </w:rPr>
        <w:t>12</w:t>
      </w:r>
      <w:r w:rsidR="000203F2" w:rsidRPr="00EF51A0">
        <w:rPr>
          <w:rFonts w:eastAsia="標楷體" w:hint="eastAsia"/>
          <w:sz w:val="26"/>
          <w:szCs w:val="26"/>
        </w:rPr>
        <w:t>月之前後半年為基準。</w:t>
      </w:r>
    </w:p>
    <w:p w:rsidR="006240E2" w:rsidRDefault="000203F2" w:rsidP="00BD6D02">
      <w:pPr>
        <w:tabs>
          <w:tab w:val="left" w:pos="1134"/>
        </w:tabs>
        <w:spacing w:beforeLines="50" w:before="120" w:afterLines="50" w:after="120" w:line="360" w:lineRule="auto"/>
        <w:ind w:leftChars="400" w:left="960" w:firstLineChars="200" w:firstLine="520"/>
        <w:jc w:val="both"/>
        <w:rPr>
          <w:rFonts w:eastAsia="標楷體"/>
          <w:bCs/>
          <w:sz w:val="26"/>
          <w:szCs w:val="26"/>
        </w:rPr>
      </w:pPr>
      <w:r w:rsidRPr="00EF51A0">
        <w:rPr>
          <w:rFonts w:eastAsia="標楷體" w:hint="eastAsia"/>
          <w:sz w:val="26"/>
          <w:szCs w:val="26"/>
        </w:rPr>
        <w:t>自</w:t>
      </w:r>
      <w:r w:rsidRPr="00EF51A0">
        <w:rPr>
          <w:rFonts w:eastAsia="標楷體"/>
          <w:sz w:val="26"/>
          <w:szCs w:val="26"/>
        </w:rPr>
        <w:t>SIC Codes</w:t>
      </w:r>
      <w:r w:rsidRPr="00EF51A0">
        <w:rPr>
          <w:rFonts w:eastAsia="標楷體" w:hint="eastAsia"/>
          <w:sz w:val="26"/>
          <w:szCs w:val="26"/>
        </w:rPr>
        <w:t>篩選出之樣本中，本所將上述關鍵字聯集作為條件，剔除企業敍述中不含上述關鍵字之樣本並排除不具備</w:t>
      </w:r>
      <w:r w:rsidRPr="00EF51A0">
        <w:rPr>
          <w:rFonts w:eastAsia="標楷體"/>
          <w:sz w:val="26"/>
          <w:szCs w:val="26"/>
        </w:rPr>
        <w:t>10</w:t>
      </w:r>
      <w:r w:rsidR="006F0F35">
        <w:rPr>
          <w:rFonts w:eastAsia="標楷體" w:hint="eastAsia"/>
          <w:sz w:val="26"/>
          <w:szCs w:val="26"/>
        </w:rPr>
        <w:t>2</w:t>
      </w:r>
      <w:r w:rsidRPr="00EF51A0">
        <w:rPr>
          <w:rFonts w:eastAsia="標楷體" w:hint="eastAsia"/>
          <w:sz w:val="26"/>
          <w:szCs w:val="26"/>
        </w:rPr>
        <w:t>至</w:t>
      </w:r>
      <w:r w:rsidRPr="00EF51A0">
        <w:rPr>
          <w:rFonts w:eastAsia="標楷體"/>
          <w:sz w:val="26"/>
          <w:szCs w:val="26"/>
        </w:rPr>
        <w:t>10</w:t>
      </w:r>
      <w:r w:rsidR="006F0F35">
        <w:rPr>
          <w:rFonts w:eastAsia="標楷體" w:hint="eastAsia"/>
          <w:sz w:val="26"/>
          <w:szCs w:val="26"/>
        </w:rPr>
        <w:t>4</w:t>
      </w:r>
      <w:r w:rsidRPr="00EF51A0">
        <w:rPr>
          <w:rFonts w:eastAsia="標楷體" w:hint="eastAsia"/>
          <w:sz w:val="26"/>
          <w:szCs w:val="26"/>
        </w:rPr>
        <w:t>年任一年度的財務資料樣本，經過初步篩選後，共計篩選出</w:t>
      </w:r>
      <w:r w:rsidR="006F0F35">
        <w:rPr>
          <w:rFonts w:eastAsia="標楷體"/>
          <w:sz w:val="26"/>
          <w:szCs w:val="26"/>
        </w:rPr>
        <w:t>2</w:t>
      </w:r>
      <w:r w:rsidR="006F0F35">
        <w:rPr>
          <w:rFonts w:eastAsia="標楷體" w:hint="eastAsia"/>
          <w:sz w:val="26"/>
          <w:szCs w:val="26"/>
        </w:rPr>
        <w:t>70</w:t>
      </w:r>
      <w:r w:rsidRPr="00EF51A0">
        <w:rPr>
          <w:rFonts w:eastAsia="標楷體" w:hint="eastAsia"/>
          <w:sz w:val="26"/>
          <w:szCs w:val="26"/>
        </w:rPr>
        <w:t>家樣本。</w:t>
      </w:r>
    </w:p>
    <w:p w:rsidR="006240E2" w:rsidRDefault="00755786"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sidRPr="00B01883">
        <w:rPr>
          <w:rFonts w:eastAsia="標楷體" w:hint="eastAsia"/>
          <w:b/>
          <w:sz w:val="26"/>
          <w:szCs w:val="26"/>
        </w:rPr>
        <w:t>定量篩選分析</w:t>
      </w:r>
    </w:p>
    <w:p w:rsidR="006240E2" w:rsidRDefault="00755786"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0C1246">
        <w:rPr>
          <w:rFonts w:eastAsia="標楷體" w:hint="eastAsia"/>
          <w:sz w:val="26"/>
          <w:szCs w:val="26"/>
        </w:rPr>
        <w:t>排除</w:t>
      </w:r>
      <w:r w:rsidR="001154A5" w:rsidRPr="00C76FDA">
        <w:rPr>
          <w:rFonts w:eastAsia="標楷體" w:hint="eastAsia"/>
          <w:sz w:val="26"/>
          <w:szCs w:val="26"/>
        </w:rPr>
        <w:t>連續虧損企業</w:t>
      </w:r>
    </w:p>
    <w:p w:rsidR="006240E2" w:rsidRDefault="001154A5"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EE1413">
        <w:rPr>
          <w:rFonts w:eastAsia="標楷體" w:hint="eastAsia"/>
          <w:sz w:val="26"/>
          <w:szCs w:val="26"/>
        </w:rPr>
        <w:t>為排除</w:t>
      </w:r>
      <w:r w:rsidRPr="00243132">
        <w:rPr>
          <w:rFonts w:eastAsia="標楷體" w:hint="eastAsia"/>
          <w:sz w:val="26"/>
          <w:szCs w:val="26"/>
        </w:rPr>
        <w:t>財務異常之可比較對象，故要求可比較對象之營業淨利不得連續三年虧損，經此步驟得出</w:t>
      </w:r>
      <w:r w:rsidR="006F0F35">
        <w:rPr>
          <w:rFonts w:eastAsia="標楷體" w:hint="eastAsia"/>
          <w:sz w:val="26"/>
          <w:szCs w:val="26"/>
        </w:rPr>
        <w:t>225</w:t>
      </w:r>
      <w:r w:rsidRPr="00243132">
        <w:rPr>
          <w:rFonts w:eastAsia="標楷體" w:hint="eastAsia"/>
          <w:sz w:val="26"/>
          <w:szCs w:val="26"/>
        </w:rPr>
        <w:t>個樣本。</w:t>
      </w:r>
    </w:p>
    <w:p w:rsidR="006240E2" w:rsidRDefault="00755786"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C76FDA">
        <w:rPr>
          <w:rFonts w:eastAsia="標楷體" w:hint="eastAsia"/>
          <w:sz w:val="26"/>
          <w:szCs w:val="26"/>
        </w:rPr>
        <w:lastRenderedPageBreak/>
        <w:t>排除</w:t>
      </w:r>
      <w:r w:rsidR="001154A5" w:rsidRPr="000C1246">
        <w:rPr>
          <w:rFonts w:eastAsia="標楷體" w:hint="eastAsia"/>
          <w:sz w:val="26"/>
          <w:szCs w:val="26"/>
        </w:rPr>
        <w:t>具有研發費用者</w:t>
      </w:r>
    </w:p>
    <w:p w:rsidR="006240E2" w:rsidRDefault="001154A5"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63162B">
        <w:rPr>
          <w:rFonts w:eastAsia="標楷體" w:hint="eastAsia"/>
          <w:sz w:val="26"/>
          <w:szCs w:val="26"/>
        </w:rPr>
        <w:t>因矽成</w:t>
      </w:r>
      <w:r w:rsidRPr="0063162B">
        <w:rPr>
          <w:rFonts w:eastAsia="標楷體"/>
          <w:sz w:val="26"/>
          <w:szCs w:val="26"/>
        </w:rPr>
        <w:t>為</w:t>
      </w:r>
      <w:r w:rsidRPr="0063162B">
        <w:rPr>
          <w:rFonts w:eastAsia="標楷體" w:hint="eastAsia"/>
          <w:sz w:val="26"/>
          <w:szCs w:val="26"/>
        </w:rPr>
        <w:t>服務提供者，</w:t>
      </w:r>
      <w:r w:rsidRPr="00063F26">
        <w:rPr>
          <w:rFonts w:eastAsia="標楷體"/>
          <w:sz w:val="26"/>
          <w:szCs w:val="26"/>
        </w:rPr>
        <w:t>於交易中</w:t>
      </w:r>
      <w:r w:rsidRPr="0063162B">
        <w:rPr>
          <w:rFonts w:eastAsia="標楷體" w:hint="eastAsia"/>
          <w:sz w:val="26"/>
          <w:szCs w:val="26"/>
        </w:rPr>
        <w:t>並無從事研究與發展活動，故應將具有研發功能之可比較對象加以剔</w:t>
      </w:r>
      <w:r w:rsidRPr="00243132">
        <w:rPr>
          <w:rFonts w:eastAsia="標楷體" w:hint="eastAsia"/>
          <w:sz w:val="26"/>
          <w:szCs w:val="26"/>
        </w:rPr>
        <w:t>除，經此步驟</w:t>
      </w:r>
      <w:r w:rsidRPr="00243132">
        <w:rPr>
          <w:rFonts w:eastAsia="標楷體"/>
          <w:sz w:val="26"/>
          <w:szCs w:val="26"/>
        </w:rPr>
        <w:t>得出</w:t>
      </w:r>
      <w:r w:rsidR="006F0F35">
        <w:rPr>
          <w:rFonts w:eastAsia="標楷體"/>
          <w:sz w:val="26"/>
          <w:szCs w:val="26"/>
        </w:rPr>
        <w:t>19</w:t>
      </w:r>
      <w:r w:rsidR="006F0F35">
        <w:rPr>
          <w:rFonts w:eastAsia="標楷體" w:hint="eastAsia"/>
          <w:sz w:val="26"/>
          <w:szCs w:val="26"/>
        </w:rPr>
        <w:t>7</w:t>
      </w:r>
      <w:r w:rsidRPr="00243132">
        <w:rPr>
          <w:rFonts w:eastAsia="標楷體"/>
          <w:sz w:val="26"/>
          <w:szCs w:val="26"/>
        </w:rPr>
        <w:t>個樣</w:t>
      </w:r>
      <w:r w:rsidRPr="0063162B">
        <w:rPr>
          <w:rFonts w:eastAsia="標楷體"/>
          <w:sz w:val="26"/>
          <w:szCs w:val="26"/>
        </w:rPr>
        <w:t>本。</w:t>
      </w:r>
    </w:p>
    <w:p w:rsidR="006240E2" w:rsidRDefault="004A3848" w:rsidP="00BD6D02">
      <w:pPr>
        <w:numPr>
          <w:ilvl w:val="0"/>
          <w:numId w:val="74"/>
        </w:numPr>
        <w:tabs>
          <w:tab w:val="left" w:pos="1440"/>
          <w:tab w:val="left" w:pos="1560"/>
        </w:tabs>
        <w:spacing w:beforeLines="50" w:before="120" w:afterLines="50" w:after="120" w:line="360" w:lineRule="auto"/>
        <w:ind w:leftChars="300" w:left="1202" w:hanging="482"/>
        <w:jc w:val="both"/>
        <w:rPr>
          <w:rFonts w:eastAsia="標楷體"/>
          <w:sz w:val="26"/>
          <w:szCs w:val="26"/>
        </w:rPr>
      </w:pPr>
      <w:r w:rsidRPr="00243132">
        <w:rPr>
          <w:rFonts w:eastAsia="標楷體" w:hint="eastAsia"/>
          <w:sz w:val="26"/>
          <w:szCs w:val="26"/>
        </w:rPr>
        <w:t>排除業務說明</w:t>
      </w:r>
    </w:p>
    <w:p w:rsidR="006240E2" w:rsidRDefault="004A3848"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為確定選出樣本之可比較性，故要求排除企業敘述中包含</w:t>
      </w:r>
      <w:r w:rsidRPr="00243132">
        <w:rPr>
          <w:rFonts w:eastAsia="標楷體" w:hint="eastAsia"/>
          <w:sz w:val="26"/>
          <w:szCs w:val="26"/>
        </w:rPr>
        <w:t>Investment Holding</w:t>
      </w:r>
      <w:proofErr w:type="gramStart"/>
      <w:r w:rsidR="00867BE8" w:rsidRPr="00243132">
        <w:rPr>
          <w:rFonts w:eastAsia="標楷體" w:hint="eastAsia"/>
          <w:sz w:val="26"/>
          <w:szCs w:val="26"/>
        </w:rPr>
        <w:t>之</w:t>
      </w:r>
      <w:r w:rsidRPr="00243132">
        <w:rPr>
          <w:rFonts w:eastAsia="標楷體" w:hint="eastAsia"/>
          <w:sz w:val="26"/>
          <w:szCs w:val="26"/>
        </w:rPr>
        <w:t>字敘</w:t>
      </w:r>
      <w:proofErr w:type="gramEnd"/>
      <w:r w:rsidRPr="00243132">
        <w:rPr>
          <w:rFonts w:eastAsia="標楷體" w:hint="eastAsia"/>
          <w:sz w:val="26"/>
          <w:szCs w:val="26"/>
        </w:rPr>
        <w:t>，經此步驟得出</w:t>
      </w:r>
      <w:r w:rsidR="006F0F35">
        <w:rPr>
          <w:rFonts w:eastAsia="標楷體"/>
          <w:sz w:val="26"/>
          <w:szCs w:val="26"/>
        </w:rPr>
        <w:t>1</w:t>
      </w:r>
      <w:r w:rsidR="006F0F35">
        <w:rPr>
          <w:rFonts w:eastAsia="標楷體" w:hint="eastAsia"/>
          <w:sz w:val="26"/>
          <w:szCs w:val="26"/>
        </w:rPr>
        <w:t>82</w:t>
      </w:r>
      <w:r w:rsidRPr="00243132">
        <w:rPr>
          <w:rFonts w:eastAsia="標楷體" w:hint="eastAsia"/>
          <w:sz w:val="26"/>
          <w:szCs w:val="26"/>
        </w:rPr>
        <w:t>個樣本。</w:t>
      </w:r>
    </w:p>
    <w:p w:rsidR="006240E2" w:rsidRDefault="00243E74" w:rsidP="00BD6D02">
      <w:pPr>
        <w:numPr>
          <w:ilvl w:val="0"/>
          <w:numId w:val="73"/>
        </w:numPr>
        <w:tabs>
          <w:tab w:val="left" w:pos="851"/>
        </w:tabs>
        <w:spacing w:beforeLines="50" w:before="120" w:afterLines="50" w:after="120" w:line="360" w:lineRule="auto"/>
        <w:jc w:val="both"/>
        <w:outlineLvl w:val="2"/>
        <w:rPr>
          <w:rFonts w:eastAsia="標楷體"/>
          <w:b/>
          <w:sz w:val="26"/>
          <w:szCs w:val="26"/>
        </w:rPr>
      </w:pPr>
      <w:r w:rsidRPr="00243132">
        <w:rPr>
          <w:rFonts w:eastAsia="標楷體"/>
          <w:b/>
          <w:sz w:val="26"/>
          <w:szCs w:val="26"/>
        </w:rPr>
        <w:t>企業敘述篩選</w:t>
      </w:r>
    </w:p>
    <w:p w:rsidR="006240E2" w:rsidRDefault="0075578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sz w:val="26"/>
          <w:szCs w:val="26"/>
        </w:rPr>
        <w:t>本所復檢視上述步驟選出樣本在</w:t>
      </w:r>
      <w:r w:rsidRPr="00243132">
        <w:rPr>
          <w:rFonts w:eastAsia="標楷體"/>
          <w:sz w:val="26"/>
          <w:szCs w:val="26"/>
        </w:rPr>
        <w:t>ONESOURCE</w:t>
      </w:r>
      <w:r w:rsidRPr="00243132">
        <w:rPr>
          <w:rFonts w:eastAsia="標楷體"/>
          <w:sz w:val="26"/>
          <w:szCs w:val="26"/>
        </w:rPr>
        <w:t>資料庫中之企業敘述，</w:t>
      </w:r>
      <w:r w:rsidRPr="00243132">
        <w:rPr>
          <w:rFonts w:eastAsia="標楷體" w:hint="eastAsia"/>
          <w:sz w:val="26"/>
          <w:szCs w:val="26"/>
        </w:rPr>
        <w:t>分別</w:t>
      </w:r>
      <w:r w:rsidRPr="00243132">
        <w:rPr>
          <w:rFonts w:eastAsia="標楷體"/>
          <w:sz w:val="26"/>
          <w:szCs w:val="26"/>
        </w:rPr>
        <w:t>剔除執行功能、產品</w:t>
      </w:r>
      <w:r w:rsidRPr="00243132">
        <w:rPr>
          <w:rFonts w:eastAsia="標楷體" w:hint="eastAsia"/>
          <w:sz w:val="26"/>
          <w:szCs w:val="26"/>
        </w:rPr>
        <w:t>及</w:t>
      </w:r>
      <w:r w:rsidR="000500E8">
        <w:rPr>
          <w:rFonts w:eastAsia="標楷體" w:hint="eastAsia"/>
          <w:sz w:val="26"/>
          <w:szCs w:val="26"/>
        </w:rPr>
        <w:t>企業定位與矽成差異太大者，最後得出</w:t>
      </w:r>
      <w:r w:rsidR="006F0F35">
        <w:rPr>
          <w:rFonts w:eastAsia="標楷體" w:hint="eastAsia"/>
          <w:sz w:val="26"/>
          <w:szCs w:val="26"/>
        </w:rPr>
        <w:t>11</w:t>
      </w:r>
      <w:r w:rsidRPr="00243132">
        <w:rPr>
          <w:rFonts w:eastAsia="標楷體" w:hint="eastAsia"/>
          <w:sz w:val="26"/>
          <w:szCs w:val="26"/>
        </w:rPr>
        <w:t>家</w:t>
      </w:r>
      <w:r w:rsidRPr="00243132">
        <w:rPr>
          <w:rFonts w:eastAsia="標楷體"/>
          <w:sz w:val="26"/>
          <w:szCs w:val="26"/>
        </w:rPr>
        <w:t>可比較對象</w:t>
      </w:r>
      <w:r w:rsidRPr="00243132">
        <w:rPr>
          <w:rFonts w:eastAsia="標楷體" w:hint="eastAsia"/>
          <w:sz w:val="26"/>
          <w:szCs w:val="26"/>
        </w:rPr>
        <w:t>（</w:t>
      </w:r>
      <w:r w:rsidRPr="00243132">
        <w:rPr>
          <w:rFonts w:eastAsia="標楷體"/>
          <w:sz w:val="26"/>
          <w:szCs w:val="26"/>
        </w:rPr>
        <w:t>拒絕原因</w:t>
      </w:r>
      <w:r w:rsidRPr="00243132">
        <w:rPr>
          <w:rFonts w:eastAsia="標楷體" w:hint="eastAsia"/>
          <w:sz w:val="26"/>
          <w:szCs w:val="26"/>
        </w:rPr>
        <w:t>列表</w:t>
      </w:r>
      <w:r w:rsidRPr="00243132">
        <w:rPr>
          <w:rFonts w:eastAsia="標楷體"/>
          <w:sz w:val="26"/>
          <w:szCs w:val="26"/>
        </w:rPr>
        <w:t>請見附件</w:t>
      </w:r>
      <w:r w:rsidR="00D344C9">
        <w:rPr>
          <w:rFonts w:eastAsia="標楷體" w:hint="eastAsia"/>
          <w:sz w:val="26"/>
          <w:szCs w:val="26"/>
        </w:rPr>
        <w:t>E</w:t>
      </w:r>
      <w:r w:rsidRPr="00243132">
        <w:rPr>
          <w:rFonts w:eastAsia="標楷體" w:hint="eastAsia"/>
          <w:sz w:val="26"/>
          <w:szCs w:val="26"/>
        </w:rPr>
        <w:t>）</w:t>
      </w:r>
      <w:r w:rsidRPr="00243132">
        <w:rPr>
          <w:rFonts w:eastAsia="標楷體"/>
          <w:sz w:val="26"/>
          <w:szCs w:val="26"/>
        </w:rPr>
        <w:t>。</w:t>
      </w:r>
    </w:p>
    <w:p w:rsidR="006240E2" w:rsidRDefault="00755786" w:rsidP="00BD6D02">
      <w:pPr>
        <w:tabs>
          <w:tab w:val="left" w:pos="1134"/>
        </w:tabs>
        <w:spacing w:beforeLines="50" w:before="120" w:afterLines="50" w:after="120" w:line="360" w:lineRule="auto"/>
        <w:ind w:leftChars="400" w:left="960" w:firstLineChars="200" w:firstLine="520"/>
        <w:jc w:val="both"/>
        <w:rPr>
          <w:rFonts w:eastAsia="標楷體"/>
          <w:sz w:val="26"/>
          <w:szCs w:val="26"/>
        </w:rPr>
      </w:pPr>
      <w:r w:rsidRPr="00243132">
        <w:rPr>
          <w:rFonts w:eastAsia="標楷體" w:hint="eastAsia"/>
          <w:sz w:val="26"/>
          <w:szCs w:val="26"/>
        </w:rPr>
        <w:t>因</w:t>
      </w:r>
      <w:r w:rsidRPr="00243132">
        <w:rPr>
          <w:rFonts w:eastAsia="標楷體"/>
          <w:sz w:val="26"/>
          <w:szCs w:val="26"/>
        </w:rPr>
        <w:t>每一家公司都是獨一無二的，所以選擇下</w:t>
      </w:r>
      <w:r w:rsidRPr="00243132">
        <w:rPr>
          <w:rFonts w:eastAsia="標楷體" w:hint="eastAsia"/>
          <w:sz w:val="26"/>
          <w:szCs w:val="26"/>
        </w:rPr>
        <w:t>列</w:t>
      </w:r>
      <w:r w:rsidR="006F0F35">
        <w:rPr>
          <w:rFonts w:eastAsia="標楷體" w:hint="eastAsia"/>
          <w:sz w:val="26"/>
          <w:szCs w:val="26"/>
        </w:rPr>
        <w:t>11</w:t>
      </w:r>
      <w:r w:rsidRPr="00243132">
        <w:rPr>
          <w:rFonts w:eastAsia="標楷體"/>
          <w:sz w:val="26"/>
          <w:szCs w:val="26"/>
        </w:rPr>
        <w:t>家公司作為可比較對象之原因如下</w:t>
      </w:r>
      <w:proofErr w:type="gramStart"/>
      <w:r w:rsidRPr="00243132">
        <w:rPr>
          <w:rFonts w:eastAsia="標楷體" w:hint="eastAsia"/>
          <w:sz w:val="26"/>
          <w:szCs w:val="26"/>
        </w:rPr>
        <w:t>（</w:t>
      </w:r>
      <w:proofErr w:type="gramEnd"/>
      <w:r w:rsidRPr="00243132">
        <w:rPr>
          <w:rFonts w:eastAsia="標楷體"/>
          <w:sz w:val="26"/>
          <w:szCs w:val="26"/>
        </w:rPr>
        <w:t>可比較對象之企業敍述請見附件</w:t>
      </w:r>
      <w:r w:rsidR="00D344C9">
        <w:rPr>
          <w:rFonts w:eastAsia="標楷體" w:hint="eastAsia"/>
          <w:sz w:val="26"/>
          <w:szCs w:val="26"/>
        </w:rPr>
        <w:t>F</w:t>
      </w:r>
      <w:r w:rsidRPr="00243132">
        <w:rPr>
          <w:rFonts w:eastAsia="標楷體" w:hint="eastAsia"/>
          <w:sz w:val="26"/>
          <w:szCs w:val="26"/>
        </w:rPr>
        <w:t>）</w:t>
      </w:r>
      <w:r w:rsidRPr="00BD32A8">
        <w:rPr>
          <w:rFonts w:eastAsia="標楷體"/>
          <w:sz w:val="26"/>
          <w:szCs w:val="26"/>
        </w:rPr>
        <w:t>：</w:t>
      </w:r>
    </w:p>
    <w:tbl>
      <w:tblPr>
        <w:tblW w:w="7467" w:type="dxa"/>
        <w:tblInd w:w="10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000" w:firstRow="0" w:lastRow="0" w:firstColumn="0" w:lastColumn="0" w:noHBand="0" w:noVBand="0"/>
      </w:tblPr>
      <w:tblGrid>
        <w:gridCol w:w="904"/>
        <w:gridCol w:w="3513"/>
        <w:gridCol w:w="3050"/>
      </w:tblGrid>
      <w:tr w:rsidR="00243E74" w:rsidRPr="006B3AF5" w:rsidTr="00577949">
        <w:trPr>
          <w:trHeight w:val="680"/>
          <w:tblHeader/>
        </w:trPr>
        <w:tc>
          <w:tcPr>
            <w:tcW w:w="904"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編號</w:t>
            </w:r>
          </w:p>
        </w:tc>
        <w:tc>
          <w:tcPr>
            <w:tcW w:w="3513"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color w:val="FFFFFF"/>
                <w:sz w:val="26"/>
                <w:szCs w:val="26"/>
              </w:rPr>
              <w:t>公司名稱</w:t>
            </w:r>
          </w:p>
        </w:tc>
        <w:tc>
          <w:tcPr>
            <w:tcW w:w="3050" w:type="dxa"/>
            <w:tcBorders>
              <w:bottom w:val="double" w:sz="4" w:space="0" w:color="auto"/>
            </w:tcBorders>
            <w:shd w:val="clear" w:color="auto" w:fill="4F81BD"/>
            <w:vAlign w:val="center"/>
          </w:tcPr>
          <w:p w:rsidR="006240E2" w:rsidRDefault="00243E74" w:rsidP="00BD6D02">
            <w:pPr>
              <w:pStyle w:val="a3"/>
              <w:spacing w:beforeLines="25" w:before="60" w:afterLines="25" w:after="60"/>
              <w:ind w:leftChars="0" w:left="0"/>
              <w:jc w:val="center"/>
              <w:rPr>
                <w:rFonts w:eastAsia="標楷體"/>
                <w:color w:val="FFFFFF"/>
                <w:sz w:val="26"/>
                <w:szCs w:val="26"/>
              </w:rPr>
            </w:pPr>
            <w:r w:rsidRPr="006B3AF5">
              <w:rPr>
                <w:rFonts w:eastAsia="標楷體" w:hint="eastAsia"/>
                <w:color w:val="FFFFFF"/>
                <w:sz w:val="26"/>
                <w:szCs w:val="26"/>
              </w:rPr>
              <w:t>接受原因</w:t>
            </w:r>
          </w:p>
        </w:tc>
      </w:tr>
      <w:tr w:rsidR="004C4488" w:rsidRPr="00EA272E" w:rsidTr="00577949">
        <w:trPr>
          <w:trHeight w:val="680"/>
        </w:trPr>
        <w:tc>
          <w:tcPr>
            <w:tcW w:w="904" w:type="dxa"/>
            <w:tcBorders>
              <w:top w:val="double" w:sz="4" w:space="0" w:color="auto"/>
            </w:tcBorders>
            <w:vAlign w:val="center"/>
          </w:tcPr>
          <w:p w:rsidR="004C4488" w:rsidRPr="00EA272E" w:rsidRDefault="004C4488" w:rsidP="00BD6D02">
            <w:pPr>
              <w:spacing w:beforeLines="25" w:before="60" w:afterLines="25" w:after="60"/>
              <w:jc w:val="center"/>
              <w:rPr>
                <w:rFonts w:eastAsia="標楷體"/>
                <w:sz w:val="26"/>
                <w:szCs w:val="26"/>
              </w:rPr>
            </w:pPr>
            <w:r>
              <w:rPr>
                <w:color w:val="000000"/>
                <w:sz w:val="26"/>
                <w:szCs w:val="26"/>
              </w:rPr>
              <w:t>1</w:t>
            </w:r>
          </w:p>
        </w:tc>
        <w:tc>
          <w:tcPr>
            <w:tcW w:w="3513" w:type="dxa"/>
            <w:tcBorders>
              <w:top w:val="double" w:sz="4" w:space="0" w:color="auto"/>
            </w:tcBorders>
            <w:vAlign w:val="center"/>
          </w:tcPr>
          <w:p w:rsidR="004C4488" w:rsidRPr="000552C0" w:rsidRDefault="004C4488" w:rsidP="000552C0">
            <w:pPr>
              <w:rPr>
                <w:sz w:val="26"/>
                <w:szCs w:val="26"/>
              </w:rPr>
            </w:pPr>
            <w:r>
              <w:rPr>
                <w:color w:val="000000"/>
                <w:sz w:val="26"/>
                <w:szCs w:val="26"/>
              </w:rPr>
              <w:t>Acando AB</w:t>
            </w:r>
          </w:p>
        </w:tc>
        <w:tc>
          <w:tcPr>
            <w:tcW w:w="3050" w:type="dxa"/>
            <w:tcBorders>
              <w:top w:val="double" w:sz="4" w:space="0" w:color="auto"/>
            </w:tcBorders>
            <w:vAlign w:val="center"/>
          </w:tcPr>
          <w:p w:rsidR="004C4488" w:rsidRPr="00EA272E"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提供企業諮詢及人力資源服務</w:t>
            </w:r>
          </w:p>
        </w:tc>
      </w:tr>
      <w:tr w:rsidR="004C4488" w:rsidRPr="00EA272E" w:rsidTr="00577949">
        <w:trPr>
          <w:trHeight w:val="680"/>
        </w:trPr>
        <w:tc>
          <w:tcPr>
            <w:tcW w:w="904" w:type="dxa"/>
            <w:vAlign w:val="center"/>
          </w:tcPr>
          <w:p w:rsidR="004C4488" w:rsidRPr="00EA272E" w:rsidRDefault="004C4488" w:rsidP="00BD6D02">
            <w:pPr>
              <w:spacing w:beforeLines="25" w:before="60" w:afterLines="25" w:after="60"/>
              <w:jc w:val="center"/>
              <w:rPr>
                <w:rFonts w:eastAsia="標楷體"/>
                <w:sz w:val="26"/>
                <w:szCs w:val="26"/>
              </w:rPr>
            </w:pPr>
            <w:r>
              <w:rPr>
                <w:color w:val="000000"/>
                <w:sz w:val="26"/>
                <w:szCs w:val="26"/>
              </w:rPr>
              <w:t>2</w:t>
            </w:r>
          </w:p>
        </w:tc>
        <w:tc>
          <w:tcPr>
            <w:tcW w:w="3513" w:type="dxa"/>
            <w:vAlign w:val="center"/>
          </w:tcPr>
          <w:p w:rsidR="004C4488" w:rsidRPr="000552C0" w:rsidRDefault="004C4488" w:rsidP="000552C0">
            <w:pPr>
              <w:rPr>
                <w:sz w:val="26"/>
                <w:szCs w:val="26"/>
              </w:rPr>
            </w:pPr>
            <w:r>
              <w:rPr>
                <w:color w:val="000000"/>
                <w:sz w:val="26"/>
                <w:szCs w:val="26"/>
              </w:rPr>
              <w:t>Carillion plc</w:t>
            </w:r>
          </w:p>
        </w:tc>
        <w:tc>
          <w:tcPr>
            <w:tcW w:w="3050" w:type="dxa"/>
            <w:vAlign w:val="center"/>
          </w:tcPr>
          <w:p w:rsidR="004C4488" w:rsidRPr="00EA272E"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提供企業諮詢及後勤服務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3</w:t>
            </w:r>
          </w:p>
        </w:tc>
        <w:tc>
          <w:tcPr>
            <w:tcW w:w="3513" w:type="dxa"/>
            <w:vAlign w:val="center"/>
          </w:tcPr>
          <w:p w:rsidR="004C4488" w:rsidRPr="000552C0" w:rsidRDefault="004C4488" w:rsidP="000552C0">
            <w:pPr>
              <w:rPr>
                <w:sz w:val="26"/>
                <w:szCs w:val="26"/>
              </w:rPr>
            </w:pPr>
            <w:r>
              <w:rPr>
                <w:color w:val="000000"/>
                <w:sz w:val="26"/>
                <w:szCs w:val="26"/>
              </w:rPr>
              <w:t>CCA International SA</w:t>
            </w:r>
          </w:p>
        </w:tc>
        <w:tc>
          <w:tcPr>
            <w:tcW w:w="3050" w:type="dxa"/>
            <w:vAlign w:val="center"/>
          </w:tcPr>
          <w:p w:rsidR="00393D68"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提供客戶諮詢服及企業諮詢</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4</w:t>
            </w:r>
          </w:p>
        </w:tc>
        <w:tc>
          <w:tcPr>
            <w:tcW w:w="3513" w:type="dxa"/>
            <w:vAlign w:val="center"/>
          </w:tcPr>
          <w:p w:rsidR="004C4488" w:rsidRPr="000552C0" w:rsidRDefault="004C4488" w:rsidP="000552C0">
            <w:pPr>
              <w:rPr>
                <w:sz w:val="26"/>
                <w:szCs w:val="26"/>
              </w:rPr>
            </w:pPr>
            <w:r>
              <w:rPr>
                <w:color w:val="000000"/>
                <w:sz w:val="26"/>
                <w:szCs w:val="26"/>
              </w:rPr>
              <w:t>CDI Corp.</w:t>
            </w:r>
          </w:p>
        </w:tc>
        <w:tc>
          <w:tcPr>
            <w:tcW w:w="3050" w:type="dxa"/>
            <w:vAlign w:val="center"/>
          </w:tcPr>
          <w:p w:rsidR="00393D68" w:rsidRDefault="004C4488" w:rsidP="00BD6D02">
            <w:pPr>
              <w:spacing w:beforeLines="25" w:before="60" w:afterLines="25" w:after="60"/>
              <w:rPr>
                <w:rFonts w:eastAsia="標楷體"/>
                <w:sz w:val="26"/>
                <w:szCs w:val="26"/>
              </w:rPr>
            </w:pPr>
            <w:r>
              <w:rPr>
                <w:rFonts w:ascii="標楷體" w:eastAsia="標楷體" w:hAnsi="標楷體" w:hint="eastAsia"/>
                <w:color w:val="000000"/>
                <w:sz w:val="26"/>
                <w:szCs w:val="26"/>
              </w:rPr>
              <w:t>提供人力資源服務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5</w:t>
            </w:r>
          </w:p>
        </w:tc>
        <w:tc>
          <w:tcPr>
            <w:tcW w:w="3513" w:type="dxa"/>
            <w:vAlign w:val="center"/>
          </w:tcPr>
          <w:p w:rsidR="004C4488" w:rsidRPr="000552C0" w:rsidRDefault="004C4488" w:rsidP="000552C0">
            <w:pPr>
              <w:rPr>
                <w:sz w:val="26"/>
                <w:szCs w:val="26"/>
              </w:rPr>
            </w:pPr>
            <w:r>
              <w:rPr>
                <w:color w:val="000000"/>
                <w:sz w:val="26"/>
                <w:szCs w:val="26"/>
              </w:rPr>
              <w:t>CRIE ANABUKI INC.</w:t>
            </w:r>
          </w:p>
        </w:tc>
        <w:tc>
          <w:tcPr>
            <w:tcW w:w="3050" w:type="dxa"/>
            <w:vAlign w:val="center"/>
          </w:tcPr>
          <w:p w:rsidR="00393D68" w:rsidRDefault="004C4488" w:rsidP="00BD6D02">
            <w:pPr>
              <w:spacing w:beforeLines="25" w:before="60" w:afterLines="25" w:after="60"/>
              <w:rPr>
                <w:rFonts w:eastAsia="標楷體"/>
                <w:sz w:val="26"/>
              </w:rPr>
            </w:pPr>
            <w:r>
              <w:rPr>
                <w:rFonts w:ascii="標楷體" w:eastAsia="標楷體" w:hAnsi="標楷體" w:hint="eastAsia"/>
                <w:color w:val="000000"/>
                <w:sz w:val="26"/>
                <w:szCs w:val="26"/>
              </w:rPr>
              <w:t>提供人力資源服務</w:t>
            </w:r>
          </w:p>
        </w:tc>
      </w:tr>
      <w:tr w:rsidR="004C4488" w:rsidRPr="00EA272E" w:rsidTr="00577949">
        <w:trPr>
          <w:trHeight w:val="680"/>
        </w:trPr>
        <w:tc>
          <w:tcPr>
            <w:tcW w:w="904" w:type="dxa"/>
            <w:vAlign w:val="center"/>
          </w:tcPr>
          <w:p w:rsidR="00393D68" w:rsidRDefault="004C4488" w:rsidP="00BD6D02">
            <w:pPr>
              <w:spacing w:beforeLines="25" w:before="60" w:afterLines="25" w:after="60"/>
              <w:jc w:val="center"/>
              <w:rPr>
                <w:rFonts w:eastAsia="標楷體"/>
                <w:sz w:val="26"/>
                <w:szCs w:val="26"/>
              </w:rPr>
            </w:pPr>
            <w:r>
              <w:rPr>
                <w:color w:val="000000"/>
                <w:sz w:val="26"/>
                <w:szCs w:val="26"/>
              </w:rPr>
              <w:t>6</w:t>
            </w:r>
          </w:p>
        </w:tc>
        <w:tc>
          <w:tcPr>
            <w:tcW w:w="3513" w:type="dxa"/>
            <w:vAlign w:val="center"/>
          </w:tcPr>
          <w:p w:rsidR="004C4488" w:rsidRPr="000552C0" w:rsidRDefault="004C4488" w:rsidP="000552C0">
            <w:pPr>
              <w:rPr>
                <w:sz w:val="26"/>
                <w:szCs w:val="26"/>
              </w:rPr>
            </w:pPr>
            <w:r>
              <w:rPr>
                <w:color w:val="000000"/>
                <w:sz w:val="26"/>
                <w:szCs w:val="26"/>
              </w:rPr>
              <w:t>Datalinks Corp</w:t>
            </w:r>
          </w:p>
        </w:tc>
        <w:tc>
          <w:tcPr>
            <w:tcW w:w="3050" w:type="dxa"/>
            <w:vAlign w:val="center"/>
          </w:tcPr>
          <w:p w:rsidR="00393D68" w:rsidRDefault="004C4488" w:rsidP="00BD6D02">
            <w:pPr>
              <w:spacing w:beforeLines="25" w:before="60" w:afterLines="25" w:after="60"/>
              <w:rPr>
                <w:rFonts w:eastAsia="標楷體"/>
                <w:sz w:val="26"/>
              </w:rPr>
            </w:pPr>
            <w:r>
              <w:rPr>
                <w:rFonts w:ascii="標楷體" w:eastAsia="標楷體" w:hAnsi="標楷體" w:hint="eastAsia"/>
                <w:color w:val="000000"/>
                <w:sz w:val="26"/>
                <w:szCs w:val="26"/>
              </w:rPr>
              <w:t>提供系統及企業營運外包服務</w:t>
            </w:r>
          </w:p>
        </w:tc>
      </w:tr>
      <w:tr w:rsidR="004C4488" w:rsidRPr="00EA272E" w:rsidTr="00577949">
        <w:trPr>
          <w:trHeight w:val="680"/>
        </w:trPr>
        <w:tc>
          <w:tcPr>
            <w:tcW w:w="904" w:type="dxa"/>
            <w:vAlign w:val="center"/>
          </w:tcPr>
          <w:p w:rsidR="006240E2" w:rsidRPr="00CE7E1F" w:rsidRDefault="004C4488"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lastRenderedPageBreak/>
              <w:t>7</w:t>
            </w:r>
          </w:p>
        </w:tc>
        <w:tc>
          <w:tcPr>
            <w:tcW w:w="3513" w:type="dxa"/>
            <w:vAlign w:val="center"/>
          </w:tcPr>
          <w:p w:rsidR="004C4488" w:rsidRPr="000552C0" w:rsidRDefault="004C4488" w:rsidP="000552C0">
            <w:pPr>
              <w:rPr>
                <w:rFonts w:cs="Arial"/>
                <w:noProof/>
                <w:sz w:val="26"/>
                <w:szCs w:val="26"/>
              </w:rPr>
            </w:pPr>
            <w:r>
              <w:rPr>
                <w:color w:val="000000"/>
                <w:sz w:val="26"/>
                <w:szCs w:val="26"/>
              </w:rPr>
              <w:t>Eternal Asia Supply Chain Management LTD</w:t>
            </w:r>
          </w:p>
        </w:tc>
        <w:tc>
          <w:tcPr>
            <w:tcW w:w="3050" w:type="dxa"/>
            <w:vAlign w:val="center"/>
          </w:tcPr>
          <w:p w:rsidR="006240E2" w:rsidRPr="00CE7E1F" w:rsidRDefault="004C4488" w:rsidP="00BD6D02">
            <w:pPr>
              <w:spacing w:beforeLines="25" w:before="60" w:afterLines="25" w:after="60"/>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提供產品供應鏈管理服務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8</w:t>
            </w:r>
          </w:p>
        </w:tc>
        <w:tc>
          <w:tcPr>
            <w:tcW w:w="3513" w:type="dxa"/>
            <w:vAlign w:val="center"/>
          </w:tcPr>
          <w:p w:rsidR="001A1AFE" w:rsidRPr="000552C0" w:rsidRDefault="001A1AFE" w:rsidP="003655B8">
            <w:pPr>
              <w:rPr>
                <w:sz w:val="26"/>
                <w:szCs w:val="26"/>
              </w:rPr>
            </w:pPr>
            <w:r>
              <w:rPr>
                <w:color w:val="000000"/>
                <w:sz w:val="26"/>
                <w:szCs w:val="26"/>
              </w:rPr>
              <w:t>Insperity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提供企業諮詢及人力資源服務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9</w:t>
            </w:r>
          </w:p>
        </w:tc>
        <w:tc>
          <w:tcPr>
            <w:tcW w:w="3513" w:type="dxa"/>
            <w:vAlign w:val="center"/>
          </w:tcPr>
          <w:p w:rsidR="001A1AFE" w:rsidRPr="000552C0" w:rsidRDefault="001A1AFE" w:rsidP="000552C0">
            <w:pPr>
              <w:rPr>
                <w:sz w:val="26"/>
                <w:szCs w:val="26"/>
              </w:rPr>
            </w:pPr>
            <w:r>
              <w:rPr>
                <w:color w:val="000000"/>
                <w:sz w:val="26"/>
                <w:szCs w:val="26"/>
              </w:rPr>
              <w:t>MCT Danismanlik AS</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提供企業管理諮詢服務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10</w:t>
            </w:r>
          </w:p>
        </w:tc>
        <w:tc>
          <w:tcPr>
            <w:tcW w:w="3513" w:type="dxa"/>
            <w:vAlign w:val="center"/>
          </w:tcPr>
          <w:p w:rsidR="001A1AFE" w:rsidRPr="000552C0" w:rsidRDefault="001A1AFE" w:rsidP="000552C0">
            <w:pPr>
              <w:rPr>
                <w:sz w:val="26"/>
                <w:szCs w:val="26"/>
              </w:rPr>
            </w:pPr>
            <w:r>
              <w:rPr>
                <w:color w:val="000000"/>
                <w:sz w:val="26"/>
                <w:szCs w:val="26"/>
              </w:rPr>
              <w:t>Resources Connection,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提供會計與金融諮詢服務</w:t>
            </w:r>
          </w:p>
        </w:tc>
      </w:tr>
      <w:tr w:rsidR="001A1AFE" w:rsidRPr="00EA272E" w:rsidTr="00577949">
        <w:trPr>
          <w:trHeight w:val="680"/>
        </w:trPr>
        <w:tc>
          <w:tcPr>
            <w:tcW w:w="904" w:type="dxa"/>
            <w:vAlign w:val="center"/>
          </w:tcPr>
          <w:p w:rsidR="001A1AFE" w:rsidRPr="00CE7E1F" w:rsidRDefault="001A1AFE" w:rsidP="00BD6D02">
            <w:pPr>
              <w:spacing w:beforeLines="25" w:before="60" w:afterLines="25" w:after="60"/>
              <w:jc w:val="center"/>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color w:val="000000"/>
                <w:sz w:val="26"/>
                <w:szCs w:val="26"/>
              </w:rPr>
              <w:t>11</w:t>
            </w:r>
          </w:p>
        </w:tc>
        <w:tc>
          <w:tcPr>
            <w:tcW w:w="3513" w:type="dxa"/>
            <w:vAlign w:val="center"/>
          </w:tcPr>
          <w:p w:rsidR="001A1AFE" w:rsidRPr="000552C0" w:rsidRDefault="001A1AFE" w:rsidP="000552C0">
            <w:pPr>
              <w:rPr>
                <w:sz w:val="26"/>
                <w:szCs w:val="26"/>
              </w:rPr>
            </w:pPr>
            <w:r>
              <w:rPr>
                <w:color w:val="000000"/>
                <w:sz w:val="26"/>
                <w:szCs w:val="26"/>
              </w:rPr>
              <w:t>Robert Half International Inc.</w:t>
            </w:r>
          </w:p>
        </w:tc>
        <w:tc>
          <w:tcPr>
            <w:tcW w:w="3050" w:type="dxa"/>
            <w:vAlign w:val="center"/>
          </w:tcPr>
          <w:p w:rsidR="001A1AFE" w:rsidRPr="00CE7E1F" w:rsidRDefault="001A1AFE" w:rsidP="00BD6D02">
            <w:pPr>
              <w:spacing w:beforeLines="25" w:before="60" w:afterLines="25" w:after="60"/>
              <w:rPr>
                <w:rFonts w:eastAsia="標楷體"/>
                <w:noProof/>
                <w:sz w:val="26"/>
                <w:szCs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Pr>
                <w:rFonts w:ascii="標楷體" w:eastAsia="標楷體" w:hAnsi="標楷體" w:hint="eastAsia"/>
                <w:color w:val="000000"/>
                <w:sz w:val="26"/>
                <w:szCs w:val="26"/>
              </w:rPr>
              <w:t>提供人力資源和風險管理服務</w:t>
            </w:r>
          </w:p>
        </w:tc>
      </w:tr>
    </w:tbl>
    <w:p w:rsidR="00BB0D75" w:rsidRDefault="008408D7" w:rsidP="00C707F2">
      <w:pPr>
        <w:spacing w:before="120" w:after="120"/>
        <w:rPr>
          <w:rFonts w:eastAsia="標楷體"/>
          <w:sz w:val="32"/>
          <w:szCs w:val="32"/>
        </w:rPr>
      </w:pPr>
      <w:r>
        <w:rPr>
          <w:rFonts w:eastAsia="標楷體" w:hint="eastAsia"/>
          <w:b/>
          <w:sz w:val="32"/>
          <w:szCs w:val="32"/>
        </w:rPr>
        <w:t>※</w:t>
      </w:r>
      <w:r w:rsidRPr="006924EF">
        <w:rPr>
          <w:rFonts w:eastAsia="標楷體" w:hint="eastAsia"/>
          <w:b/>
          <w:sz w:val="28"/>
          <w:szCs w:val="26"/>
        </w:rPr>
        <w:t>『</w:t>
      </w:r>
      <w:r w:rsidRPr="001F72B4">
        <w:rPr>
          <w:rFonts w:eastAsia="標楷體" w:hint="eastAsia"/>
          <w:b/>
          <w:sz w:val="32"/>
          <w:szCs w:val="32"/>
        </w:rPr>
        <w:t>LIBOR</w:t>
      </w:r>
      <w:r w:rsidRPr="006924EF">
        <w:rPr>
          <w:rFonts w:eastAsia="標楷體" w:hint="eastAsia"/>
          <w:b/>
          <w:sz w:val="28"/>
          <w:szCs w:val="26"/>
        </w:rPr>
        <w:t>』</w:t>
      </w:r>
    </w:p>
    <w:p w:rsidR="006240E2" w:rsidRDefault="00B80AF0" w:rsidP="00BD6D02">
      <w:pPr>
        <w:pStyle w:val="3"/>
        <w:numPr>
          <w:ilvl w:val="0"/>
          <w:numId w:val="41"/>
        </w:numPr>
        <w:spacing w:beforeLines="50" w:before="120" w:afterLines="50" w:after="120" w:line="360" w:lineRule="auto"/>
        <w:ind w:leftChars="100" w:left="720"/>
        <w:jc w:val="both"/>
        <w:rPr>
          <w:rFonts w:ascii="Times New Roman" w:eastAsia="標楷體" w:hAnsi="標楷體"/>
          <w:sz w:val="32"/>
          <w:szCs w:val="32"/>
        </w:rPr>
      </w:pPr>
      <w:r w:rsidRPr="006924EF">
        <w:rPr>
          <w:rFonts w:ascii="Times New Roman" w:eastAsia="標楷體" w:hAnsi="標楷體" w:hint="eastAsia"/>
          <w:sz w:val="32"/>
          <w:szCs w:val="32"/>
        </w:rPr>
        <w:t>資金之使用</w:t>
      </w:r>
      <w:proofErr w:type="gramStart"/>
      <w:r w:rsidR="008408D7" w:rsidRPr="00135786">
        <w:rPr>
          <w:rFonts w:ascii="Times New Roman" w:eastAsia="標楷體" w:hAnsi="Times New Roman"/>
          <w:sz w:val="32"/>
          <w:szCs w:val="26"/>
        </w:rPr>
        <w:t>—</w:t>
      </w:r>
      <w:proofErr w:type="gramEnd"/>
      <w:r w:rsidR="008408D7" w:rsidRPr="00135786">
        <w:rPr>
          <w:rFonts w:ascii="Times New Roman" w:eastAsia="標楷體" w:hAnsi="Times New Roman" w:hint="eastAsia"/>
          <w:sz w:val="32"/>
          <w:szCs w:val="26"/>
        </w:rPr>
        <w:t>資金融通</w:t>
      </w:r>
    </w:p>
    <w:p w:rsidR="00B35574" w:rsidRPr="00B35574" w:rsidRDefault="00B35574" w:rsidP="00B35574">
      <w:pPr>
        <w:numPr>
          <w:ilvl w:val="0"/>
          <w:numId w:val="93"/>
        </w:numPr>
        <w:tabs>
          <w:tab w:val="left" w:pos="851"/>
        </w:tabs>
        <w:spacing w:beforeLines="50" w:before="120" w:afterLines="50" w:after="120" w:line="360" w:lineRule="auto"/>
        <w:jc w:val="both"/>
        <w:outlineLvl w:val="2"/>
        <w:rPr>
          <w:rFonts w:eastAsia="標楷體"/>
          <w:b/>
          <w:sz w:val="26"/>
          <w:szCs w:val="26"/>
        </w:rPr>
      </w:pPr>
      <w:r w:rsidRPr="00B35574">
        <w:rPr>
          <w:rFonts w:eastAsia="標楷體" w:hint="eastAsia"/>
          <w:b/>
          <w:sz w:val="26"/>
          <w:szCs w:val="26"/>
        </w:rPr>
        <w:t>美金貸款</w:t>
      </w:r>
    </w:p>
    <w:p w:rsidR="00544736" w:rsidRDefault="008A499B" w:rsidP="00963A94">
      <w:pPr>
        <w:tabs>
          <w:tab w:val="left" w:pos="1134"/>
        </w:tabs>
        <w:spacing w:beforeLines="50" w:before="120" w:afterLines="50" w:after="120" w:line="360" w:lineRule="auto"/>
        <w:ind w:leftChars="300" w:left="720" w:firstLineChars="200" w:firstLine="520"/>
        <w:jc w:val="both"/>
        <w:rPr>
          <w:rFonts w:eastAsia="標楷體"/>
          <w:sz w:val="26"/>
          <w:szCs w:val="26"/>
        </w:rPr>
      </w:pPr>
      <w:r w:rsidRPr="00994E3E">
        <w:rPr>
          <w:rFonts w:eastAsia="標楷體" w:hint="eastAsia"/>
          <w:sz w:val="26"/>
          <w:szCs w:val="26"/>
        </w:rPr>
        <w:t>矽成</w:t>
      </w:r>
      <w:r>
        <w:rPr>
          <w:rFonts w:eastAsia="標楷體"/>
          <w:sz w:val="26"/>
          <w:szCs w:val="26"/>
        </w:rPr>
        <w:t>與關係企業間之</w:t>
      </w:r>
      <w:r w:rsidR="00B35574">
        <w:rPr>
          <w:rFonts w:eastAsia="標楷體" w:hint="eastAsia"/>
          <w:sz w:val="26"/>
          <w:szCs w:val="26"/>
        </w:rPr>
        <w:t>美金</w:t>
      </w:r>
      <w:r>
        <w:rPr>
          <w:rFonts w:eastAsia="標楷體" w:hint="eastAsia"/>
          <w:sz w:val="26"/>
          <w:szCs w:val="26"/>
        </w:rPr>
        <w:t>貸</w:t>
      </w:r>
      <w:r w:rsidRPr="00994E3E">
        <w:rPr>
          <w:rFonts w:eastAsia="標楷體"/>
          <w:sz w:val="26"/>
          <w:szCs w:val="26"/>
        </w:rPr>
        <w:t>款計息，</w:t>
      </w:r>
      <w:r w:rsidR="00E86FCE" w:rsidRPr="001F72B4">
        <w:rPr>
          <w:rFonts w:eastAsia="標楷體" w:hint="eastAsia"/>
          <w:color w:val="000000"/>
          <w:sz w:val="26"/>
          <w:szCs w:val="26"/>
        </w:rPr>
        <w:t>本所</w:t>
      </w:r>
      <w:proofErr w:type="gramStart"/>
      <w:r w:rsidR="00E86FCE" w:rsidRPr="001F72B4">
        <w:rPr>
          <w:rFonts w:eastAsia="標楷體" w:hint="eastAsia"/>
          <w:color w:val="000000"/>
          <w:sz w:val="26"/>
          <w:szCs w:val="26"/>
        </w:rPr>
        <w:t>採</w:t>
      </w:r>
      <w:proofErr w:type="gramEnd"/>
      <w:r w:rsidR="00E86FCE" w:rsidRPr="001F72B4">
        <w:rPr>
          <w:rFonts w:eastAsia="標楷體" w:hint="eastAsia"/>
          <w:color w:val="000000"/>
          <w:sz w:val="26"/>
          <w:szCs w:val="26"/>
        </w:rPr>
        <w:t>可比較未受控價格法進行</w:t>
      </w:r>
      <w:r w:rsidR="00E86FCE" w:rsidRPr="001F72B4">
        <w:rPr>
          <w:rFonts w:eastAsia="標楷體" w:hint="eastAsia"/>
          <w:sz w:val="26"/>
          <w:szCs w:val="26"/>
        </w:rPr>
        <w:t>評估</w:t>
      </w:r>
      <w:r w:rsidR="00E86FCE" w:rsidRPr="001F72B4">
        <w:rPr>
          <w:rFonts w:eastAsia="標楷體" w:hint="eastAsia"/>
          <w:color w:val="000000"/>
          <w:sz w:val="26"/>
          <w:szCs w:val="26"/>
        </w:rPr>
        <w:t>。</w:t>
      </w:r>
      <w:r w:rsidR="00E86FCE" w:rsidRPr="001F72B4">
        <w:rPr>
          <w:rFonts w:eastAsia="標楷體"/>
          <w:sz w:val="26"/>
          <w:szCs w:val="26"/>
        </w:rPr>
        <w:t>本所以</w:t>
      </w:r>
      <w:r w:rsidR="00E86FCE" w:rsidRPr="001F72B4">
        <w:rPr>
          <w:rFonts w:eastAsia="標楷體" w:hint="eastAsia"/>
          <w:sz w:val="26"/>
          <w:szCs w:val="26"/>
        </w:rPr>
        <w:t>美元</w:t>
      </w:r>
      <w:r w:rsidR="00E86FCE" w:rsidRPr="001F72B4">
        <w:rPr>
          <w:rFonts w:eastAsia="標楷體" w:hint="eastAsia"/>
          <w:sz w:val="26"/>
          <w:szCs w:val="26"/>
        </w:rPr>
        <w:t>LIBOR</w:t>
      </w:r>
      <w:r w:rsidR="00E86FCE" w:rsidRPr="001F72B4">
        <w:rPr>
          <w:rFonts w:eastAsia="標楷體" w:hint="eastAsia"/>
          <w:sz w:val="26"/>
          <w:szCs w:val="26"/>
        </w:rPr>
        <w:t>公布之</w:t>
      </w:r>
      <w:r w:rsidR="00F031BA">
        <w:rPr>
          <w:rFonts w:eastAsia="標楷體" w:hint="eastAsia"/>
          <w:sz w:val="26"/>
          <w:szCs w:val="26"/>
        </w:rPr>
        <w:t>10</w:t>
      </w:r>
      <w:r w:rsidR="00F365BE">
        <w:rPr>
          <w:rFonts w:eastAsia="標楷體" w:hint="eastAsia"/>
          <w:sz w:val="26"/>
          <w:szCs w:val="26"/>
        </w:rPr>
        <w:t>5</w:t>
      </w:r>
      <w:r w:rsidR="00E86FCE" w:rsidRPr="001F72B4">
        <w:rPr>
          <w:rFonts w:eastAsia="標楷體" w:hint="eastAsia"/>
          <w:sz w:val="26"/>
          <w:szCs w:val="26"/>
        </w:rPr>
        <w:t>年</w:t>
      </w:r>
      <w:r w:rsidR="00E86FCE">
        <w:rPr>
          <w:rFonts w:eastAsia="標楷體" w:hint="eastAsia"/>
          <w:sz w:val="26"/>
          <w:szCs w:val="26"/>
        </w:rPr>
        <w:t>1</w:t>
      </w:r>
      <w:r w:rsidR="00E86FCE" w:rsidRPr="001F72B4">
        <w:rPr>
          <w:rFonts w:eastAsia="標楷體" w:hint="eastAsia"/>
          <w:sz w:val="26"/>
          <w:szCs w:val="26"/>
        </w:rPr>
        <w:t>月至</w:t>
      </w:r>
      <w:r w:rsidR="00F031BA">
        <w:rPr>
          <w:rFonts w:eastAsia="標楷體" w:hint="eastAsia"/>
          <w:sz w:val="26"/>
          <w:szCs w:val="26"/>
        </w:rPr>
        <w:t>10</w:t>
      </w:r>
      <w:r w:rsidR="00F365BE">
        <w:rPr>
          <w:rFonts w:eastAsia="標楷體" w:hint="eastAsia"/>
          <w:sz w:val="26"/>
          <w:szCs w:val="26"/>
        </w:rPr>
        <w:t>5</w:t>
      </w:r>
      <w:r w:rsidR="00E86FCE" w:rsidRPr="001F72B4">
        <w:rPr>
          <w:rFonts w:eastAsia="標楷體" w:hint="eastAsia"/>
          <w:sz w:val="26"/>
          <w:szCs w:val="26"/>
        </w:rPr>
        <w:t>年</w:t>
      </w:r>
      <w:r w:rsidR="00F031BA">
        <w:rPr>
          <w:rFonts w:eastAsia="標楷體" w:hint="eastAsia"/>
          <w:sz w:val="26"/>
          <w:szCs w:val="26"/>
        </w:rPr>
        <w:t>12</w:t>
      </w:r>
      <w:r w:rsidR="00E86FCE" w:rsidRPr="001F72B4">
        <w:rPr>
          <w:rFonts w:eastAsia="標楷體" w:hint="eastAsia"/>
          <w:sz w:val="26"/>
          <w:szCs w:val="26"/>
        </w:rPr>
        <w:t>月間</w:t>
      </w:r>
      <w:r w:rsidR="00E86FCE" w:rsidRPr="001F72B4">
        <w:rPr>
          <w:rFonts w:eastAsia="標楷體" w:hint="eastAsia"/>
          <w:sz w:val="26"/>
          <w:szCs w:val="26"/>
        </w:rPr>
        <w:t>(</w:t>
      </w:r>
      <w:r w:rsidR="00E86FCE" w:rsidRPr="001F72B4">
        <w:rPr>
          <w:rFonts w:eastAsia="標楷體" w:hint="eastAsia"/>
          <w:sz w:val="26"/>
          <w:szCs w:val="26"/>
        </w:rPr>
        <w:t>配合</w:t>
      </w:r>
      <w:r w:rsidR="00E86FCE">
        <w:rPr>
          <w:rFonts w:eastAsia="標楷體" w:hint="eastAsia"/>
          <w:sz w:val="26"/>
          <w:szCs w:val="26"/>
        </w:rPr>
        <w:t>矽成</w:t>
      </w:r>
      <w:r w:rsidR="00E86FCE" w:rsidRPr="001F72B4">
        <w:rPr>
          <w:rFonts w:eastAsia="標楷體" w:hint="eastAsia"/>
          <w:sz w:val="26"/>
          <w:szCs w:val="26"/>
        </w:rPr>
        <w:t>會計年度</w:t>
      </w:r>
      <w:r w:rsidR="00E86FCE" w:rsidRPr="001F72B4">
        <w:rPr>
          <w:rFonts w:eastAsia="標楷體" w:hint="eastAsia"/>
          <w:sz w:val="26"/>
          <w:szCs w:val="26"/>
        </w:rPr>
        <w:t>)</w:t>
      </w:r>
      <w:r w:rsidR="00E86FCE" w:rsidRPr="001F72B4">
        <w:rPr>
          <w:rFonts w:eastAsia="標楷體" w:hint="eastAsia"/>
          <w:sz w:val="26"/>
          <w:szCs w:val="26"/>
        </w:rPr>
        <w:t>之資金拆放利率區間</w:t>
      </w:r>
      <w:r w:rsidR="00E86FCE" w:rsidRPr="001F72B4">
        <w:rPr>
          <w:rFonts w:eastAsia="標楷體"/>
          <w:sz w:val="26"/>
          <w:szCs w:val="26"/>
        </w:rPr>
        <w:t>，</w:t>
      </w:r>
      <w:r w:rsidR="00E86FCE" w:rsidRPr="001F72B4">
        <w:rPr>
          <w:rFonts w:eastAsia="標楷體" w:hint="eastAsia"/>
          <w:sz w:val="26"/>
          <w:szCs w:val="26"/>
        </w:rPr>
        <w:t>進行外部可比較對象搜尋。</w:t>
      </w:r>
      <w:r w:rsidR="00E86FCE" w:rsidRPr="009E6A8E">
        <w:rPr>
          <w:rFonts w:eastAsia="標楷體" w:hint="eastAsia"/>
          <w:sz w:val="26"/>
          <w:szCs w:val="26"/>
        </w:rPr>
        <w:t>LIBOR</w:t>
      </w:r>
      <w:r w:rsidR="00E86FCE" w:rsidRPr="009E6A8E">
        <w:rPr>
          <w:rFonts w:eastAsia="標楷體"/>
          <w:sz w:val="26"/>
          <w:szCs w:val="26"/>
        </w:rPr>
        <w:t>利率資訊如下：</w:t>
      </w:r>
    </w:p>
    <w:tbl>
      <w:tblPr>
        <w:tblW w:w="3413" w:type="pct"/>
        <w:jc w:val="center"/>
        <w:tblInd w:w="312"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166"/>
        <w:gridCol w:w="3646"/>
      </w:tblGrid>
      <w:tr w:rsidR="00E86FCE" w:rsidRPr="009E6A8E" w:rsidTr="006F1E58">
        <w:trPr>
          <w:trHeight w:val="20"/>
          <w:tblHeader/>
          <w:jc w:val="center"/>
        </w:trPr>
        <w:tc>
          <w:tcPr>
            <w:tcW w:w="1863" w:type="pct"/>
            <w:vMerge w:val="restart"/>
            <w:shd w:val="clear" w:color="auto" w:fill="4F81BD"/>
            <w:noWrap/>
            <w:vAlign w:val="center"/>
          </w:tcPr>
          <w:p w:rsidR="00E86FCE" w:rsidRPr="009E6A8E" w:rsidRDefault="00E86FCE" w:rsidP="00E86FCE">
            <w:pPr>
              <w:jc w:val="center"/>
              <w:rPr>
                <w:rFonts w:eastAsia="標楷體"/>
                <w:b/>
                <w:bCs/>
                <w:color w:val="FFFFFF"/>
                <w:sz w:val="26"/>
                <w:szCs w:val="26"/>
              </w:rPr>
            </w:pPr>
            <w:r w:rsidRPr="009E6A8E">
              <w:rPr>
                <w:rFonts w:eastAsia="標楷體"/>
                <w:b/>
                <w:bCs/>
                <w:color w:val="FFFFFF"/>
                <w:sz w:val="26"/>
                <w:szCs w:val="26"/>
              </w:rPr>
              <w:t>年</w:t>
            </w:r>
            <w:r w:rsidRPr="009E6A8E">
              <w:rPr>
                <w:rFonts w:eastAsia="標楷體"/>
                <w:b/>
                <w:bCs/>
                <w:color w:val="FFFFFF"/>
                <w:sz w:val="26"/>
                <w:szCs w:val="26"/>
              </w:rPr>
              <w:t>/</w:t>
            </w:r>
            <w:r w:rsidRPr="009E6A8E">
              <w:rPr>
                <w:rFonts w:eastAsia="標楷體"/>
                <w:b/>
                <w:bCs/>
                <w:color w:val="FFFFFF"/>
                <w:sz w:val="26"/>
                <w:szCs w:val="26"/>
              </w:rPr>
              <w:t>月</w:t>
            </w:r>
            <w:r w:rsidRPr="009E6A8E">
              <w:rPr>
                <w:rFonts w:eastAsia="標楷體" w:hint="eastAsia"/>
                <w:b/>
                <w:bCs/>
                <w:color w:val="FFFFFF"/>
                <w:sz w:val="26"/>
                <w:szCs w:val="26"/>
              </w:rPr>
              <w:t>/</w:t>
            </w:r>
            <w:r w:rsidRPr="009E6A8E">
              <w:rPr>
                <w:rFonts w:eastAsia="標楷體" w:hint="eastAsia"/>
                <w:b/>
                <w:bCs/>
                <w:color w:val="FFFFFF"/>
                <w:sz w:val="26"/>
                <w:szCs w:val="26"/>
              </w:rPr>
              <w:t>日</w:t>
            </w:r>
          </w:p>
        </w:tc>
        <w:tc>
          <w:tcPr>
            <w:tcW w:w="3137" w:type="pct"/>
            <w:shd w:val="clear" w:color="auto" w:fill="4F81BD"/>
            <w:vAlign w:val="center"/>
          </w:tcPr>
          <w:p w:rsidR="00E86FCE" w:rsidRPr="009E6A8E" w:rsidRDefault="00E86FCE" w:rsidP="00E86FCE">
            <w:pPr>
              <w:jc w:val="center"/>
              <w:rPr>
                <w:rFonts w:eastAsia="標楷體"/>
                <w:b/>
                <w:color w:val="FFFFFF"/>
                <w:sz w:val="26"/>
                <w:szCs w:val="26"/>
              </w:rPr>
            </w:pPr>
            <w:r w:rsidRPr="009E6A8E">
              <w:rPr>
                <w:rFonts w:eastAsia="標楷體" w:hint="eastAsia"/>
                <w:b/>
                <w:color w:val="FFFFFF"/>
                <w:sz w:val="26"/>
                <w:szCs w:val="26"/>
              </w:rPr>
              <w:t>LIBOR</w:t>
            </w:r>
          </w:p>
        </w:tc>
      </w:tr>
      <w:tr w:rsidR="006F1E58" w:rsidRPr="009E6A8E" w:rsidTr="006F1E58">
        <w:trPr>
          <w:trHeight w:val="20"/>
          <w:tblHeader/>
          <w:jc w:val="center"/>
        </w:trPr>
        <w:tc>
          <w:tcPr>
            <w:tcW w:w="1863" w:type="pct"/>
            <w:vMerge/>
            <w:shd w:val="clear" w:color="auto" w:fill="4F81BD"/>
            <w:noWrap/>
            <w:vAlign w:val="center"/>
          </w:tcPr>
          <w:p w:rsidR="006F1E58" w:rsidRPr="009E6A8E" w:rsidRDefault="006F1E58" w:rsidP="00E86FCE">
            <w:pPr>
              <w:jc w:val="center"/>
              <w:rPr>
                <w:rFonts w:eastAsia="標楷體"/>
                <w:b/>
                <w:bCs/>
                <w:color w:val="FFFFFF"/>
                <w:sz w:val="26"/>
                <w:szCs w:val="26"/>
              </w:rPr>
            </w:pPr>
          </w:p>
        </w:tc>
        <w:tc>
          <w:tcPr>
            <w:tcW w:w="3137" w:type="pct"/>
            <w:shd w:val="clear" w:color="auto" w:fill="4F81BD"/>
            <w:vAlign w:val="center"/>
          </w:tcPr>
          <w:p w:rsidR="006F1E58" w:rsidRPr="009E6A8E" w:rsidRDefault="00B35574" w:rsidP="00E86FCE">
            <w:pPr>
              <w:jc w:val="center"/>
              <w:rPr>
                <w:rFonts w:eastAsia="標楷體"/>
                <w:b/>
                <w:color w:val="FFFFFF"/>
                <w:sz w:val="26"/>
                <w:szCs w:val="26"/>
              </w:rPr>
            </w:pPr>
            <w:r>
              <w:rPr>
                <w:rFonts w:eastAsia="標楷體" w:hint="eastAsia"/>
                <w:b/>
                <w:color w:val="FFFFFF" w:themeColor="background1"/>
                <w:sz w:val="26"/>
                <w:szCs w:val="26"/>
              </w:rPr>
              <w:t>6</w:t>
            </w:r>
            <w:r>
              <w:rPr>
                <w:rFonts w:eastAsia="標楷體" w:hint="eastAsia"/>
                <w:b/>
                <w:color w:val="FFFFFF" w:themeColor="background1"/>
                <w:sz w:val="26"/>
                <w:szCs w:val="26"/>
              </w:rPr>
              <w:t>個月期之</w:t>
            </w:r>
            <w:r w:rsidRPr="00D72197">
              <w:rPr>
                <w:rFonts w:eastAsia="標楷體" w:hint="eastAsia"/>
                <w:b/>
                <w:color w:val="FFFFFF" w:themeColor="background1"/>
                <w:sz w:val="26"/>
                <w:szCs w:val="26"/>
              </w:rPr>
              <w:t>年利率</w:t>
            </w:r>
            <w:r w:rsidRPr="00D72197">
              <w:rPr>
                <w:rFonts w:eastAsia="標楷體"/>
                <w:b/>
                <w:color w:val="FFFFFF" w:themeColor="background1"/>
                <w:sz w:val="26"/>
                <w:szCs w:val="26"/>
              </w:rPr>
              <w:t>(%)</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0.8603</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/2/26</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0.8805</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/3/31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0.8989</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/4/29</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0.9047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/5/31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0.9781</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/6/30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0.9137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lastRenderedPageBreak/>
              <w:t>105</w:t>
            </w:r>
            <w:r w:rsidRPr="00500DFA">
              <w:rPr>
                <w:color w:val="000000" w:themeColor="text1"/>
                <w:sz w:val="26"/>
                <w:szCs w:val="26"/>
              </w:rPr>
              <w:t>/7/29</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1.0922</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/8/31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1.2445</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/9/30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1.2378</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/10/31</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1.2582</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/11/30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1.2927</w:t>
            </w:r>
          </w:p>
        </w:tc>
      </w:tr>
      <w:tr w:rsidR="00544736" w:rsidRPr="009E6A8E" w:rsidTr="00EF51A0">
        <w:trPr>
          <w:trHeight w:val="567"/>
          <w:jc w:val="center"/>
        </w:trPr>
        <w:tc>
          <w:tcPr>
            <w:tcW w:w="1863" w:type="pct"/>
            <w:shd w:val="clear" w:color="auto" w:fill="auto"/>
            <w:noWrap/>
            <w:vAlign w:val="center"/>
          </w:tcPr>
          <w:p w:rsidR="00544736" w:rsidRPr="00500DFA" w:rsidRDefault="00544736" w:rsidP="00C85B2E">
            <w:pPr>
              <w:jc w:val="center"/>
              <w:rPr>
                <w:color w:val="000000" w:themeColor="text1"/>
                <w:sz w:val="26"/>
                <w:szCs w:val="26"/>
              </w:rPr>
            </w:pPr>
            <w:r>
              <w:rPr>
                <w:rFonts w:hint="eastAsia"/>
                <w:color w:val="000000" w:themeColor="text1"/>
                <w:sz w:val="26"/>
                <w:szCs w:val="26"/>
              </w:rPr>
              <w:t>105</w:t>
            </w:r>
            <w:r w:rsidRPr="00500DFA">
              <w:rPr>
                <w:color w:val="000000" w:themeColor="text1"/>
                <w:sz w:val="26"/>
                <w:szCs w:val="26"/>
              </w:rPr>
              <w:t>/12/30</w:t>
            </w:r>
          </w:p>
        </w:tc>
        <w:tc>
          <w:tcPr>
            <w:tcW w:w="3137" w:type="pct"/>
            <w:vAlign w:val="center"/>
          </w:tcPr>
          <w:p w:rsidR="00544736" w:rsidRPr="00027384" w:rsidRDefault="00544736" w:rsidP="00C85B2E">
            <w:pPr>
              <w:jc w:val="center"/>
              <w:rPr>
                <w:color w:val="000000" w:themeColor="text1"/>
                <w:sz w:val="26"/>
                <w:szCs w:val="26"/>
              </w:rPr>
            </w:pPr>
            <w:r w:rsidRPr="00915532">
              <w:rPr>
                <w:color w:val="000000" w:themeColor="text1"/>
                <w:sz w:val="26"/>
                <w:szCs w:val="26"/>
              </w:rPr>
              <w:t>1.3177</w:t>
            </w:r>
          </w:p>
        </w:tc>
      </w:tr>
    </w:tbl>
    <w:p w:rsidR="00B35574" w:rsidRPr="00B35574" w:rsidRDefault="00B35574" w:rsidP="00B35574">
      <w:pPr>
        <w:numPr>
          <w:ilvl w:val="0"/>
          <w:numId w:val="93"/>
        </w:numPr>
        <w:tabs>
          <w:tab w:val="left" w:pos="851"/>
        </w:tabs>
        <w:spacing w:beforeLines="50" w:before="120" w:afterLines="50" w:after="120" w:line="360" w:lineRule="auto"/>
        <w:ind w:left="1202" w:hanging="482"/>
        <w:jc w:val="both"/>
        <w:outlineLvl w:val="2"/>
        <w:rPr>
          <w:rFonts w:eastAsia="標楷體"/>
          <w:b/>
          <w:sz w:val="26"/>
          <w:szCs w:val="26"/>
        </w:rPr>
      </w:pPr>
      <w:r w:rsidRPr="00B35574">
        <w:rPr>
          <w:rFonts w:eastAsia="標楷體" w:hint="eastAsia"/>
          <w:b/>
          <w:sz w:val="26"/>
          <w:szCs w:val="26"/>
        </w:rPr>
        <w:t>新台幣貸款</w:t>
      </w:r>
    </w:p>
    <w:p w:rsidR="00082D80" w:rsidRDefault="00082D80" w:rsidP="00963A94">
      <w:pPr>
        <w:tabs>
          <w:tab w:val="left" w:pos="1134"/>
        </w:tabs>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矽成</w:t>
      </w:r>
      <w:r>
        <w:rPr>
          <w:rFonts w:eastAsia="標楷體"/>
          <w:sz w:val="26"/>
          <w:szCs w:val="26"/>
        </w:rPr>
        <w:t>與關係企業間之</w:t>
      </w:r>
      <w:r>
        <w:rPr>
          <w:rFonts w:eastAsia="標楷體" w:hint="eastAsia"/>
          <w:sz w:val="26"/>
          <w:szCs w:val="26"/>
        </w:rPr>
        <w:t>新台幣貸</w:t>
      </w:r>
      <w:r w:rsidRPr="00994E3E">
        <w:rPr>
          <w:rFonts w:eastAsia="標楷體"/>
          <w:sz w:val="26"/>
          <w:szCs w:val="26"/>
        </w:rPr>
        <w:t>款計息</w:t>
      </w:r>
      <w:r w:rsidRPr="00644FEE">
        <w:rPr>
          <w:rFonts w:eastAsia="標楷體"/>
          <w:sz w:val="26"/>
          <w:szCs w:val="26"/>
        </w:rPr>
        <w:t>，</w:t>
      </w:r>
      <w:r w:rsidRPr="00644FEE">
        <w:rPr>
          <w:rFonts w:eastAsia="標楷體" w:hint="eastAsia"/>
          <w:sz w:val="26"/>
          <w:szCs w:val="26"/>
        </w:rPr>
        <w:t>本所</w:t>
      </w:r>
      <w:proofErr w:type="gramStart"/>
      <w:r w:rsidRPr="00644FEE">
        <w:rPr>
          <w:rFonts w:eastAsia="標楷體" w:hint="eastAsia"/>
          <w:sz w:val="26"/>
          <w:szCs w:val="26"/>
        </w:rPr>
        <w:t>採</w:t>
      </w:r>
      <w:proofErr w:type="gramEnd"/>
      <w:r w:rsidRPr="00644FEE">
        <w:rPr>
          <w:rFonts w:eastAsia="標楷體" w:hint="eastAsia"/>
          <w:sz w:val="26"/>
          <w:szCs w:val="26"/>
        </w:rPr>
        <w:t>可比較未受控價格法進行評估，</w:t>
      </w:r>
      <w:r>
        <w:rPr>
          <w:rFonts w:eastAsia="標楷體" w:hint="eastAsia"/>
          <w:sz w:val="26"/>
          <w:szCs w:val="26"/>
        </w:rPr>
        <w:t>從</w:t>
      </w:r>
      <w:r w:rsidRPr="00644FEE">
        <w:rPr>
          <w:rFonts w:eastAsia="標楷體" w:hint="eastAsia"/>
          <w:sz w:val="26"/>
          <w:szCs w:val="26"/>
        </w:rPr>
        <w:t>中央銀行所發佈之五大銀行（台銀、合庫銀、土銀、華銀及一銀）新承做放款利率資料中，為其找尋借款</w:t>
      </w:r>
      <w:r>
        <w:rPr>
          <w:rFonts w:eastAsia="標楷體" w:hint="eastAsia"/>
          <w:sz w:val="26"/>
          <w:szCs w:val="26"/>
        </w:rPr>
        <w:t>用途相近以借款利率資料作為可比較價格資訊，以其做為矽成</w:t>
      </w:r>
      <w:r w:rsidRPr="00644FEE">
        <w:rPr>
          <w:rFonts w:eastAsia="標楷體" w:hint="eastAsia"/>
          <w:sz w:val="26"/>
          <w:szCs w:val="26"/>
        </w:rPr>
        <w:t>提供營運週轉資金計價利率之評估標準。</w:t>
      </w:r>
      <w:r w:rsidRPr="00D72197">
        <w:rPr>
          <w:rFonts w:eastAsia="標楷體"/>
          <w:sz w:val="26"/>
          <w:szCs w:val="26"/>
        </w:rPr>
        <w:t>本所以</w:t>
      </w:r>
      <w:r w:rsidRPr="00644FEE">
        <w:rPr>
          <w:rFonts w:eastAsia="標楷體" w:hint="eastAsia"/>
          <w:sz w:val="26"/>
          <w:szCs w:val="26"/>
        </w:rPr>
        <w:t>中央銀行所發佈之五大銀行</w:t>
      </w:r>
      <w:r w:rsidRPr="00D72197">
        <w:rPr>
          <w:rFonts w:eastAsia="標楷體" w:hint="eastAsia"/>
          <w:sz w:val="26"/>
          <w:szCs w:val="26"/>
        </w:rPr>
        <w:t>公布之</w:t>
      </w:r>
      <w:r w:rsidRPr="00CC11D5">
        <w:rPr>
          <w:rFonts w:eastAsia="標楷體"/>
          <w:sz w:val="26"/>
          <w:szCs w:val="26"/>
        </w:rPr>
        <w:t>10</w:t>
      </w:r>
      <w:r>
        <w:rPr>
          <w:rFonts w:eastAsia="標楷體" w:hint="eastAsia"/>
          <w:sz w:val="26"/>
          <w:szCs w:val="26"/>
        </w:rPr>
        <w:t>5</w:t>
      </w:r>
      <w:r w:rsidRPr="00D72197">
        <w:rPr>
          <w:rFonts w:eastAsia="標楷體" w:hint="eastAsia"/>
          <w:sz w:val="26"/>
          <w:szCs w:val="26"/>
        </w:rPr>
        <w:t>年</w:t>
      </w:r>
      <w:r>
        <w:rPr>
          <w:rFonts w:eastAsia="標楷體" w:hint="eastAsia"/>
          <w:sz w:val="26"/>
          <w:szCs w:val="26"/>
        </w:rPr>
        <w:t>1</w:t>
      </w:r>
      <w:r w:rsidRPr="00D72197">
        <w:rPr>
          <w:rFonts w:eastAsia="標楷體" w:hint="eastAsia"/>
          <w:sz w:val="26"/>
          <w:szCs w:val="26"/>
        </w:rPr>
        <w:t>月至</w:t>
      </w:r>
      <w:r w:rsidRPr="00CC11D5">
        <w:rPr>
          <w:rFonts w:eastAsia="標楷體"/>
          <w:sz w:val="26"/>
          <w:szCs w:val="26"/>
        </w:rPr>
        <w:t>105</w:t>
      </w:r>
      <w:r w:rsidRPr="00CC11D5">
        <w:rPr>
          <w:rFonts w:eastAsia="標楷體" w:hint="eastAsia"/>
          <w:sz w:val="26"/>
          <w:szCs w:val="26"/>
        </w:rPr>
        <w:t>年</w:t>
      </w:r>
      <w:r w:rsidRPr="00CC11D5">
        <w:rPr>
          <w:rFonts w:eastAsia="標楷體"/>
          <w:sz w:val="26"/>
          <w:szCs w:val="26"/>
        </w:rPr>
        <w:t>1</w:t>
      </w:r>
      <w:r>
        <w:rPr>
          <w:rFonts w:eastAsia="標楷體" w:hint="eastAsia"/>
          <w:sz w:val="26"/>
          <w:szCs w:val="26"/>
        </w:rPr>
        <w:t>2</w:t>
      </w:r>
      <w:r w:rsidRPr="00CC11D5">
        <w:rPr>
          <w:rFonts w:eastAsia="標楷體" w:hint="eastAsia"/>
          <w:sz w:val="26"/>
          <w:szCs w:val="26"/>
        </w:rPr>
        <w:t>月</w:t>
      </w:r>
      <w:r w:rsidRPr="00D72197">
        <w:rPr>
          <w:rFonts w:eastAsia="標楷體" w:hint="eastAsia"/>
          <w:sz w:val="26"/>
          <w:szCs w:val="26"/>
        </w:rPr>
        <w:t>間完整年度之</w:t>
      </w:r>
      <w:r w:rsidRPr="00644FEE">
        <w:rPr>
          <w:rFonts w:eastAsia="標楷體" w:hint="eastAsia"/>
          <w:sz w:val="26"/>
          <w:szCs w:val="26"/>
        </w:rPr>
        <w:t>新承做放款利率資料</w:t>
      </w:r>
      <w:r w:rsidRPr="00D72197">
        <w:rPr>
          <w:rFonts w:eastAsia="標楷體" w:hint="eastAsia"/>
          <w:sz w:val="26"/>
          <w:szCs w:val="26"/>
        </w:rPr>
        <w:t>區間，進行外部可比較對象搜尋。</w:t>
      </w:r>
      <w:r w:rsidRPr="00644FEE">
        <w:rPr>
          <w:rFonts w:eastAsia="標楷體" w:hint="eastAsia"/>
          <w:sz w:val="26"/>
          <w:szCs w:val="26"/>
        </w:rPr>
        <w:t>五大銀行新承做放款利率</w:t>
      </w:r>
      <w:r w:rsidRPr="00D72197">
        <w:rPr>
          <w:rFonts w:eastAsia="標楷體"/>
          <w:sz w:val="26"/>
          <w:szCs w:val="26"/>
        </w:rPr>
        <w:t>資訊如下：</w:t>
      </w:r>
    </w:p>
    <w:tbl>
      <w:tblPr>
        <w:tblW w:w="3615" w:type="pct"/>
        <w:jc w:val="center"/>
        <w:tblInd w:w="406"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470"/>
        <w:gridCol w:w="3686"/>
      </w:tblGrid>
      <w:tr w:rsidR="00A12D7C" w:rsidRPr="00EC0E69" w:rsidTr="00577949">
        <w:trPr>
          <w:trHeight w:val="567"/>
          <w:tblHeader/>
          <w:jc w:val="center"/>
        </w:trPr>
        <w:tc>
          <w:tcPr>
            <w:tcW w:w="2006" w:type="pct"/>
            <w:shd w:val="clear" w:color="auto" w:fill="4F81BD"/>
            <w:noWrap/>
            <w:vAlign w:val="center"/>
          </w:tcPr>
          <w:p w:rsidR="00A12D7C" w:rsidRPr="00EC0E69" w:rsidRDefault="00A12D7C" w:rsidP="00C85B2E">
            <w:pPr>
              <w:widowControl w:val="0"/>
              <w:spacing w:beforeLines="50" w:before="120" w:afterLines="50" w:after="120"/>
              <w:jc w:val="center"/>
              <w:rPr>
                <w:rFonts w:eastAsia="標楷體"/>
                <w:bCs/>
                <w:color w:val="FFFFFF"/>
                <w:kern w:val="2"/>
                <w:sz w:val="26"/>
                <w:szCs w:val="26"/>
              </w:rPr>
            </w:pPr>
            <w:r w:rsidRPr="00EC0E69">
              <w:rPr>
                <w:rFonts w:eastAsia="標楷體" w:hint="eastAsia"/>
                <w:bCs/>
                <w:color w:val="FFFFFF"/>
                <w:kern w:val="2"/>
                <w:sz w:val="26"/>
                <w:szCs w:val="26"/>
              </w:rPr>
              <w:t>年</w:t>
            </w:r>
            <w:r w:rsidRPr="00EC0E69">
              <w:rPr>
                <w:rFonts w:eastAsia="標楷體" w:hint="eastAsia"/>
                <w:bCs/>
                <w:color w:val="FFFFFF"/>
                <w:kern w:val="2"/>
                <w:sz w:val="26"/>
                <w:szCs w:val="26"/>
              </w:rPr>
              <w:t>/</w:t>
            </w:r>
            <w:r w:rsidRPr="00EC0E69">
              <w:rPr>
                <w:rFonts w:eastAsia="標楷體" w:hint="eastAsia"/>
                <w:bCs/>
                <w:color w:val="FFFFFF"/>
                <w:kern w:val="2"/>
                <w:sz w:val="26"/>
                <w:szCs w:val="26"/>
              </w:rPr>
              <w:t>月</w:t>
            </w:r>
          </w:p>
        </w:tc>
        <w:tc>
          <w:tcPr>
            <w:tcW w:w="2994" w:type="pct"/>
            <w:shd w:val="clear" w:color="auto" w:fill="4F81BD"/>
            <w:vAlign w:val="center"/>
          </w:tcPr>
          <w:p w:rsidR="00A12D7C" w:rsidRPr="00EC0E69" w:rsidRDefault="00A12D7C" w:rsidP="00C85B2E">
            <w:pPr>
              <w:widowControl w:val="0"/>
              <w:spacing w:beforeLines="50" w:before="120" w:afterLines="50" w:after="120"/>
              <w:jc w:val="center"/>
              <w:rPr>
                <w:rFonts w:eastAsia="標楷體"/>
                <w:bCs/>
                <w:color w:val="FFFFFF"/>
                <w:kern w:val="2"/>
                <w:sz w:val="26"/>
                <w:szCs w:val="26"/>
              </w:rPr>
            </w:pPr>
            <w:r w:rsidRPr="003839B1">
              <w:rPr>
                <w:rFonts w:eastAsia="標楷體" w:hint="eastAsia"/>
                <w:bCs/>
                <w:color w:val="FFFFFF"/>
                <w:kern w:val="2"/>
                <w:sz w:val="26"/>
                <w:szCs w:val="26"/>
              </w:rPr>
              <w:t>營運週轉資金</w:t>
            </w:r>
            <w:r w:rsidRPr="00EC0E69">
              <w:rPr>
                <w:rFonts w:eastAsia="標楷體" w:hint="eastAsia"/>
                <w:bCs/>
                <w:color w:val="FFFFFF"/>
                <w:kern w:val="2"/>
                <w:sz w:val="26"/>
                <w:szCs w:val="26"/>
              </w:rPr>
              <w:t>利率</w:t>
            </w:r>
            <w:r w:rsidRPr="00EC0E69">
              <w:rPr>
                <w:rFonts w:eastAsia="標楷體" w:hint="eastAsia"/>
                <w:bCs/>
                <w:color w:val="FFFFFF"/>
                <w:kern w:val="2"/>
                <w:sz w:val="26"/>
                <w:szCs w:val="26"/>
              </w:rPr>
              <w:t>(%)</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105/01</w:t>
            </w:r>
          </w:p>
        </w:tc>
        <w:tc>
          <w:tcPr>
            <w:tcW w:w="2994" w:type="pct"/>
            <w:vAlign w:val="center"/>
          </w:tcPr>
          <w:p w:rsidR="00A12D7C" w:rsidRPr="00A12D7C" w:rsidRDefault="00A12D7C" w:rsidP="00A12D7C">
            <w:pPr>
              <w:jc w:val="center"/>
              <w:rPr>
                <w:sz w:val="26"/>
                <w:szCs w:val="26"/>
              </w:rPr>
            </w:pPr>
            <w:r w:rsidRPr="00A12D7C">
              <w:rPr>
                <w:sz w:val="26"/>
                <w:szCs w:val="26"/>
              </w:rPr>
              <w:t>1.393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105/02</w:t>
            </w:r>
          </w:p>
        </w:tc>
        <w:tc>
          <w:tcPr>
            <w:tcW w:w="2994" w:type="pct"/>
            <w:vAlign w:val="center"/>
          </w:tcPr>
          <w:p w:rsidR="00A12D7C" w:rsidRPr="00A12D7C" w:rsidRDefault="00A12D7C" w:rsidP="00A12D7C">
            <w:pPr>
              <w:jc w:val="center"/>
              <w:rPr>
                <w:sz w:val="26"/>
                <w:szCs w:val="26"/>
              </w:rPr>
            </w:pPr>
            <w:r w:rsidRPr="00A12D7C">
              <w:rPr>
                <w:sz w:val="26"/>
                <w:szCs w:val="26"/>
              </w:rPr>
              <w:t>1.473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105/03</w:t>
            </w:r>
          </w:p>
        </w:tc>
        <w:tc>
          <w:tcPr>
            <w:tcW w:w="2994" w:type="pct"/>
            <w:vAlign w:val="center"/>
          </w:tcPr>
          <w:p w:rsidR="00A12D7C" w:rsidRPr="00A12D7C" w:rsidRDefault="00A12D7C" w:rsidP="00A12D7C">
            <w:pPr>
              <w:jc w:val="center"/>
              <w:rPr>
                <w:sz w:val="26"/>
                <w:szCs w:val="26"/>
              </w:rPr>
            </w:pPr>
            <w:r w:rsidRPr="00A12D7C">
              <w:rPr>
                <w:sz w:val="26"/>
                <w:szCs w:val="26"/>
              </w:rPr>
              <w:t>1.502</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105/04</w:t>
            </w:r>
          </w:p>
        </w:tc>
        <w:tc>
          <w:tcPr>
            <w:tcW w:w="2994" w:type="pct"/>
            <w:vAlign w:val="center"/>
          </w:tcPr>
          <w:p w:rsidR="00A12D7C" w:rsidRPr="00A12D7C" w:rsidRDefault="00A12D7C" w:rsidP="00A12D7C">
            <w:pPr>
              <w:jc w:val="center"/>
              <w:rPr>
                <w:sz w:val="26"/>
                <w:szCs w:val="26"/>
              </w:rPr>
            </w:pPr>
            <w:r w:rsidRPr="00A12D7C">
              <w:rPr>
                <w:sz w:val="26"/>
                <w:szCs w:val="26"/>
              </w:rPr>
              <w:t>1.478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105/05</w:t>
            </w:r>
          </w:p>
        </w:tc>
        <w:tc>
          <w:tcPr>
            <w:tcW w:w="2994" w:type="pct"/>
            <w:vAlign w:val="center"/>
          </w:tcPr>
          <w:p w:rsidR="00A12D7C" w:rsidRPr="00A12D7C" w:rsidRDefault="00A12D7C" w:rsidP="00A12D7C">
            <w:pPr>
              <w:jc w:val="center"/>
              <w:rPr>
                <w:sz w:val="26"/>
                <w:szCs w:val="26"/>
              </w:rPr>
            </w:pPr>
            <w:r w:rsidRPr="00A12D7C">
              <w:rPr>
                <w:sz w:val="26"/>
                <w:szCs w:val="26"/>
              </w:rPr>
              <w:t>1.471</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105/06</w:t>
            </w:r>
          </w:p>
        </w:tc>
        <w:tc>
          <w:tcPr>
            <w:tcW w:w="2994" w:type="pct"/>
            <w:vAlign w:val="center"/>
          </w:tcPr>
          <w:p w:rsidR="00A12D7C" w:rsidRPr="00A12D7C" w:rsidRDefault="00A12D7C" w:rsidP="00A12D7C">
            <w:pPr>
              <w:jc w:val="center"/>
              <w:rPr>
                <w:sz w:val="26"/>
                <w:szCs w:val="26"/>
              </w:rPr>
            </w:pPr>
            <w:r w:rsidRPr="00A12D7C">
              <w:rPr>
                <w:sz w:val="26"/>
                <w:szCs w:val="26"/>
              </w:rPr>
              <w:t>1.523</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lastRenderedPageBreak/>
              <w:t>105/07</w:t>
            </w:r>
          </w:p>
        </w:tc>
        <w:tc>
          <w:tcPr>
            <w:tcW w:w="2994" w:type="pct"/>
            <w:vAlign w:val="center"/>
          </w:tcPr>
          <w:p w:rsidR="00A12D7C" w:rsidRPr="00A12D7C" w:rsidRDefault="00A12D7C" w:rsidP="00A12D7C">
            <w:pPr>
              <w:jc w:val="center"/>
              <w:rPr>
                <w:sz w:val="26"/>
                <w:szCs w:val="26"/>
              </w:rPr>
            </w:pPr>
            <w:r w:rsidRPr="00A12D7C">
              <w:rPr>
                <w:sz w:val="26"/>
                <w:szCs w:val="26"/>
              </w:rPr>
              <w:t>1.238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105/08</w:t>
            </w:r>
          </w:p>
        </w:tc>
        <w:tc>
          <w:tcPr>
            <w:tcW w:w="2994" w:type="pct"/>
            <w:vAlign w:val="center"/>
          </w:tcPr>
          <w:p w:rsidR="00A12D7C" w:rsidRPr="00A12D7C" w:rsidRDefault="00A12D7C" w:rsidP="00A12D7C">
            <w:pPr>
              <w:jc w:val="center"/>
              <w:rPr>
                <w:sz w:val="26"/>
                <w:szCs w:val="26"/>
              </w:rPr>
            </w:pPr>
            <w:r w:rsidRPr="00A12D7C">
              <w:rPr>
                <w:sz w:val="26"/>
                <w:szCs w:val="26"/>
              </w:rPr>
              <w:t>1.298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105/09</w:t>
            </w:r>
          </w:p>
        </w:tc>
        <w:tc>
          <w:tcPr>
            <w:tcW w:w="2994" w:type="pct"/>
            <w:vAlign w:val="center"/>
          </w:tcPr>
          <w:p w:rsidR="00A12D7C" w:rsidRPr="00A12D7C" w:rsidRDefault="00A12D7C" w:rsidP="00A12D7C">
            <w:pPr>
              <w:jc w:val="center"/>
              <w:rPr>
                <w:sz w:val="26"/>
                <w:szCs w:val="26"/>
              </w:rPr>
            </w:pPr>
            <w:r w:rsidRPr="00A12D7C">
              <w:rPr>
                <w:sz w:val="26"/>
                <w:szCs w:val="26"/>
              </w:rPr>
              <w:t>1.238</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105/10</w:t>
            </w:r>
          </w:p>
        </w:tc>
        <w:tc>
          <w:tcPr>
            <w:tcW w:w="2994" w:type="pct"/>
            <w:vAlign w:val="center"/>
          </w:tcPr>
          <w:p w:rsidR="00A12D7C" w:rsidRPr="00A12D7C" w:rsidRDefault="00A12D7C" w:rsidP="00A12D7C">
            <w:pPr>
              <w:jc w:val="center"/>
              <w:rPr>
                <w:sz w:val="26"/>
                <w:szCs w:val="26"/>
              </w:rPr>
            </w:pPr>
            <w:r w:rsidRPr="00A12D7C">
              <w:rPr>
                <w:sz w:val="26"/>
                <w:szCs w:val="26"/>
              </w:rPr>
              <w:t>1.336</w:t>
            </w:r>
          </w:p>
        </w:tc>
      </w:tr>
      <w:tr w:rsidR="00A12D7C" w:rsidRPr="00EC0E69" w:rsidTr="00577949">
        <w:trPr>
          <w:trHeight w:val="567"/>
          <w:jc w:val="center"/>
        </w:trPr>
        <w:tc>
          <w:tcPr>
            <w:tcW w:w="2006" w:type="pct"/>
            <w:shd w:val="clear" w:color="auto" w:fill="auto"/>
            <w:noWrap/>
            <w:vAlign w:val="center"/>
          </w:tcPr>
          <w:p w:rsidR="00A12D7C" w:rsidRPr="00EC0E69" w:rsidRDefault="00A12D7C" w:rsidP="00C85B2E">
            <w:pPr>
              <w:widowControl w:val="0"/>
              <w:jc w:val="center"/>
              <w:rPr>
                <w:kern w:val="2"/>
                <w:sz w:val="26"/>
                <w:szCs w:val="26"/>
              </w:rPr>
            </w:pPr>
            <w:r w:rsidRPr="00465128">
              <w:rPr>
                <w:color w:val="000000"/>
                <w:sz w:val="26"/>
                <w:szCs w:val="26"/>
              </w:rPr>
              <w:t>105/11</w:t>
            </w:r>
          </w:p>
        </w:tc>
        <w:tc>
          <w:tcPr>
            <w:tcW w:w="2994" w:type="pct"/>
            <w:vAlign w:val="center"/>
          </w:tcPr>
          <w:p w:rsidR="00A12D7C" w:rsidRPr="00A12D7C" w:rsidRDefault="00A12D7C" w:rsidP="00A12D7C">
            <w:pPr>
              <w:jc w:val="center"/>
              <w:rPr>
                <w:sz w:val="26"/>
                <w:szCs w:val="26"/>
              </w:rPr>
            </w:pPr>
            <w:r w:rsidRPr="00A12D7C">
              <w:rPr>
                <w:sz w:val="26"/>
                <w:szCs w:val="26"/>
              </w:rPr>
              <w:t>1.406</w:t>
            </w:r>
          </w:p>
        </w:tc>
      </w:tr>
      <w:tr w:rsidR="00A12D7C" w:rsidRPr="00EC0E69" w:rsidTr="00577949">
        <w:trPr>
          <w:trHeight w:val="567"/>
          <w:jc w:val="center"/>
        </w:trPr>
        <w:tc>
          <w:tcPr>
            <w:tcW w:w="2006" w:type="pct"/>
            <w:shd w:val="clear" w:color="auto" w:fill="auto"/>
            <w:noWrap/>
            <w:vAlign w:val="center"/>
          </w:tcPr>
          <w:p w:rsidR="00A12D7C" w:rsidRPr="00465128" w:rsidRDefault="00A12D7C" w:rsidP="00C85B2E">
            <w:pPr>
              <w:widowControl w:val="0"/>
              <w:jc w:val="center"/>
              <w:rPr>
                <w:color w:val="000000"/>
                <w:sz w:val="26"/>
                <w:szCs w:val="26"/>
              </w:rPr>
            </w:pPr>
            <w:r>
              <w:rPr>
                <w:rFonts w:hint="eastAsia"/>
                <w:color w:val="000000"/>
                <w:sz w:val="26"/>
                <w:szCs w:val="26"/>
              </w:rPr>
              <w:t>105/12</w:t>
            </w:r>
          </w:p>
        </w:tc>
        <w:tc>
          <w:tcPr>
            <w:tcW w:w="2994" w:type="pct"/>
            <w:vAlign w:val="center"/>
          </w:tcPr>
          <w:p w:rsidR="00A12D7C" w:rsidRPr="00A12D7C" w:rsidRDefault="00A12D7C" w:rsidP="00A12D7C">
            <w:pPr>
              <w:jc w:val="center"/>
              <w:rPr>
                <w:sz w:val="26"/>
                <w:szCs w:val="26"/>
              </w:rPr>
            </w:pPr>
            <w:r w:rsidRPr="00A12D7C">
              <w:rPr>
                <w:sz w:val="26"/>
                <w:szCs w:val="26"/>
              </w:rPr>
              <w:t>1.381</w:t>
            </w:r>
          </w:p>
        </w:tc>
      </w:tr>
    </w:tbl>
    <w:p w:rsidR="007C2752" w:rsidRDefault="007C2752" w:rsidP="00354F41">
      <w:pPr>
        <w:tabs>
          <w:tab w:val="left" w:pos="1134"/>
        </w:tabs>
        <w:spacing w:beforeLines="50" w:before="120" w:afterLines="50" w:after="120" w:line="360" w:lineRule="auto"/>
        <w:jc w:val="both"/>
        <w:rPr>
          <w:rFonts w:eastAsia="標楷體"/>
          <w:sz w:val="26"/>
          <w:szCs w:val="26"/>
        </w:rPr>
      </w:pPr>
      <w:r>
        <w:rPr>
          <w:rFonts w:eastAsia="標楷體"/>
          <w:sz w:val="26"/>
          <w:szCs w:val="26"/>
        </w:rPr>
        <w:br w:type="page"/>
      </w:r>
    </w:p>
    <w:p w:rsidR="00B35574" w:rsidRDefault="00B35574" w:rsidP="00354F41">
      <w:pPr>
        <w:tabs>
          <w:tab w:val="left" w:pos="1134"/>
        </w:tabs>
        <w:spacing w:beforeLines="50" w:before="120" w:afterLines="50" w:after="120" w:line="360" w:lineRule="auto"/>
        <w:jc w:val="both"/>
        <w:rPr>
          <w:rFonts w:eastAsia="標楷體"/>
          <w:sz w:val="26"/>
          <w:szCs w:val="26"/>
        </w:rPr>
      </w:pPr>
    </w:p>
    <w:p w:rsidR="00B00219" w:rsidRDefault="00B00219" w:rsidP="00354F41">
      <w:pPr>
        <w:tabs>
          <w:tab w:val="left" w:pos="1134"/>
        </w:tabs>
        <w:spacing w:beforeLines="50" w:before="120" w:afterLines="50" w:after="120" w:line="360" w:lineRule="auto"/>
        <w:jc w:val="both"/>
        <w:rPr>
          <w:rFonts w:eastAsia="標楷體"/>
          <w:sz w:val="26"/>
          <w:szCs w:val="26"/>
        </w:rPr>
      </w:pPr>
    </w:p>
    <w:p w:rsidR="00B00219" w:rsidRPr="00AF1589" w:rsidRDefault="00B00219" w:rsidP="00BD6D02">
      <w:pPr>
        <w:tabs>
          <w:tab w:val="left" w:pos="1134"/>
        </w:tabs>
        <w:spacing w:beforeLines="50" w:before="120" w:afterLines="50" w:after="120" w:line="360" w:lineRule="auto"/>
        <w:ind w:leftChars="200" w:left="480" w:firstLineChars="200" w:firstLine="520"/>
        <w:jc w:val="both"/>
        <w:rPr>
          <w:rFonts w:eastAsia="標楷體"/>
          <w:sz w:val="26"/>
          <w:szCs w:val="26"/>
        </w:rPr>
        <w:sectPr w:rsidR="00B00219" w:rsidRPr="00AF1589" w:rsidSect="006B4840">
          <w:type w:val="oddPage"/>
          <w:pgSz w:w="11906" w:h="16838" w:code="9"/>
          <w:pgMar w:top="2160" w:right="1440" w:bottom="1814" w:left="1440" w:header="851" w:footer="567" w:gutter="567"/>
          <w:cols w:space="425"/>
          <w:docGrid w:linePitch="360"/>
        </w:sectPr>
      </w:pPr>
      <w:r>
        <w:rPr>
          <w:rFonts w:eastAsia="標楷體"/>
          <w:sz w:val="26"/>
          <w:szCs w:val="26"/>
        </w:rPr>
        <w:br w:type="page"/>
      </w:r>
    </w:p>
    <w:bookmarkStart w:id="102" w:name="_Toc253154521"/>
    <w:bookmarkStart w:id="103" w:name="_Toc253154589"/>
    <w:bookmarkStart w:id="104" w:name="_Toc272326020"/>
    <w:bookmarkStart w:id="105" w:name="_Toc272326648"/>
    <w:bookmarkStart w:id="106" w:name="_Toc272326827"/>
    <w:bookmarkStart w:id="107" w:name="_Toc275960660"/>
    <w:p w:rsidR="00EC5E5A" w:rsidRPr="00EA272E" w:rsidRDefault="00CE7E1F" w:rsidP="00EC5E5A">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8240" behindDoc="0" locked="0" layoutInCell="1" allowOverlap="1" wp14:anchorId="30BD0952" wp14:editId="5F1B61A8">
                <wp:simplePos x="0" y="0"/>
                <wp:positionH relativeFrom="column">
                  <wp:posOffset>4738843</wp:posOffset>
                </wp:positionH>
                <wp:positionV relativeFrom="paragraph">
                  <wp:posOffset>0</wp:posOffset>
                </wp:positionV>
                <wp:extent cx="720090" cy="720090"/>
                <wp:effectExtent l="0" t="0" r="22860" b="22860"/>
                <wp:wrapNone/>
                <wp:docPr id="8"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68427C" w:rsidRDefault="00822279"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9" o:spid="_x0000_s1159" type="#_x0000_t202" style="position:absolute;left:0;text-align:left;margin-left:373.15pt;margin-top:0;width:56.7pt;height:56.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">
                <v:textbox>
                  <w:txbxContent>
                    <w:p w:rsidR="00822279" w:rsidRPr="0068427C" w:rsidRDefault="00822279" w:rsidP="0068427C">
                      <w:pPr>
                        <w:jc w:val="center"/>
                      </w:pPr>
                      <w:r>
                        <w:rPr>
                          <w:rFonts w:ascii="微軟正黑體" w:eastAsia="微軟正黑體" w:hAnsi="微軟正黑體"/>
                          <w:b/>
                          <w:sz w:val="56"/>
                          <w:szCs w:val="52"/>
                        </w:rPr>
                        <w:fldChar w:fldCharType="begin"/>
                      </w:r>
                      <w:r>
                        <w:rPr>
                          <w:rFonts w:ascii="微軟正黑體" w:eastAsia="微軟正黑體" w:hAnsi="微軟正黑體"/>
                          <w:b/>
                          <w:sz w:val="56"/>
                          <w:szCs w:val="52"/>
                        </w:rPr>
                        <w:instrText xml:space="preserve"> </w:instrText>
                      </w:r>
                      <w:r>
                        <w:rPr>
                          <w:rFonts w:ascii="微軟正黑體" w:eastAsia="微軟正黑體" w:hAnsi="微軟正黑體" w:hint="eastAsia"/>
                          <w:b/>
                          <w:sz w:val="56"/>
                          <w:szCs w:val="52"/>
                        </w:rPr>
                        <w:instrText>= 9 \* ROMAN</w:instrText>
                      </w:r>
                      <w:r>
                        <w:rPr>
                          <w:rFonts w:ascii="微軟正黑體" w:eastAsia="微軟正黑體" w:hAnsi="微軟正黑體"/>
                          <w:b/>
                          <w:sz w:val="56"/>
                          <w:szCs w:val="52"/>
                        </w:rPr>
                        <w:instrText xml:space="preserve"> </w:instrText>
                      </w:r>
                      <w:r>
                        <w:rPr>
                          <w:rFonts w:ascii="微軟正黑體" w:eastAsia="微軟正黑體" w:hAnsi="微軟正黑體"/>
                          <w:b/>
                          <w:sz w:val="56"/>
                          <w:szCs w:val="52"/>
                        </w:rPr>
                        <w:fldChar w:fldCharType="separate"/>
                      </w:r>
                      <w:r>
                        <w:rPr>
                          <w:rFonts w:ascii="微軟正黑體" w:eastAsia="微軟正黑體" w:hAnsi="微軟正黑體"/>
                          <w:b/>
                          <w:noProof/>
                          <w:sz w:val="56"/>
                          <w:szCs w:val="52"/>
                        </w:rPr>
                        <w:t>IX</w:t>
                      </w:r>
                      <w:r>
                        <w:rPr>
                          <w:rFonts w:ascii="微軟正黑體" w:eastAsia="微軟正黑體" w:hAnsi="微軟正黑體"/>
                          <w:b/>
                          <w:sz w:val="56"/>
                          <w:szCs w:val="52"/>
                        </w:rPr>
                        <w:fldChar w:fldCharType="end"/>
                      </w:r>
                    </w:p>
                  </w:txbxContent>
                </v:textbox>
              </v:shape>
            </w:pict>
          </mc:Fallback>
        </mc:AlternateContent>
      </w:r>
      <w:bookmarkEnd w:id="102"/>
      <w:bookmarkEnd w:id="103"/>
      <w:bookmarkEnd w:id="104"/>
      <w:bookmarkEnd w:id="105"/>
      <w:bookmarkEnd w:id="106"/>
      <w:bookmarkEnd w:id="107"/>
    </w:p>
    <w:p w:rsidR="00EC5E5A" w:rsidRPr="00EA272E" w:rsidRDefault="00EC5E5A" w:rsidP="00EC5E5A">
      <w:pPr>
        <w:jc w:val="right"/>
        <w:rPr>
          <w:rFonts w:eastAsia="標楷體"/>
        </w:rPr>
      </w:pPr>
    </w:p>
    <w:p w:rsidR="00EC5E5A" w:rsidRPr="00EA272E" w:rsidRDefault="00EC5E5A" w:rsidP="00EC5E5A">
      <w:pPr>
        <w:jc w:val="right"/>
        <w:rPr>
          <w:rFonts w:eastAsia="標楷體"/>
        </w:rPr>
      </w:pPr>
    </w:p>
    <w:p w:rsidR="00567251" w:rsidRPr="00EA272E" w:rsidRDefault="00AC53CA" w:rsidP="007C2752">
      <w:pPr>
        <w:pStyle w:val="1"/>
        <w:spacing w:before="100" w:beforeAutospacing="1" w:after="100" w:afterAutospacing="1" w:line="360" w:lineRule="auto"/>
        <w:ind w:leftChars="300" w:left="720" w:firstLine="0"/>
        <w:jc w:val="right"/>
        <w:rPr>
          <w:rFonts w:ascii="Times New Roman" w:eastAsia="標楷體" w:hAnsi="Times New Roman"/>
          <w:sz w:val="56"/>
          <w:szCs w:val="56"/>
        </w:rPr>
      </w:pPr>
      <w:bookmarkStart w:id="108" w:name="_Toc355775832"/>
      <w:r w:rsidRPr="00EA272E">
        <w:rPr>
          <w:rFonts w:ascii="Times New Roman" w:eastAsia="標楷體" w:hAnsi="Times New Roman" w:hint="eastAsia"/>
          <w:sz w:val="56"/>
          <w:szCs w:val="56"/>
        </w:rPr>
        <w:t>受控交易</w:t>
      </w:r>
      <w:r w:rsidR="0068427C" w:rsidRPr="00EA272E">
        <w:rPr>
          <w:rFonts w:ascii="Times New Roman" w:eastAsia="標楷體" w:hAnsi="Times New Roman" w:hint="eastAsia"/>
          <w:sz w:val="56"/>
          <w:szCs w:val="56"/>
        </w:rPr>
        <w:t>評估</w:t>
      </w:r>
      <w:r w:rsidRPr="00EA272E">
        <w:rPr>
          <w:rFonts w:ascii="Times New Roman" w:eastAsia="標楷體" w:hAnsi="Times New Roman" w:hint="eastAsia"/>
          <w:sz w:val="56"/>
          <w:szCs w:val="56"/>
        </w:rPr>
        <w:t>結果</w:t>
      </w:r>
      <w:bookmarkEnd w:id="108"/>
    </w:p>
    <w:p w:rsidR="006240E2" w:rsidRDefault="00A2350C" w:rsidP="00BD6D02">
      <w:pPr>
        <w:spacing w:beforeLines="50" w:before="120" w:afterLines="50" w:after="120" w:line="360" w:lineRule="auto"/>
        <w:ind w:firstLineChars="200" w:firstLine="520"/>
        <w:jc w:val="both"/>
        <w:rPr>
          <w:rFonts w:eastAsia="標楷體"/>
          <w:sz w:val="26"/>
          <w:szCs w:val="26"/>
        </w:rPr>
      </w:pPr>
      <w:bookmarkStart w:id="109" w:name="_Toc166242748"/>
      <w:r w:rsidRPr="00F76CCE">
        <w:rPr>
          <w:rFonts w:eastAsia="標楷體" w:hint="eastAsia"/>
          <w:sz w:val="26"/>
          <w:szCs w:val="26"/>
        </w:rPr>
        <w:t>由本報告第柒章得知</w:t>
      </w:r>
      <w:r w:rsidR="00736C74" w:rsidRPr="00736C74">
        <w:rPr>
          <w:rFonts w:eastAsia="標楷體" w:hAnsi="標楷體" w:hint="eastAsia"/>
          <w:sz w:val="26"/>
          <w:szCs w:val="26"/>
        </w:rPr>
        <w:t>，『可</w:t>
      </w:r>
      <w:r w:rsidR="00F528B6" w:rsidRPr="00F76CCE">
        <w:rPr>
          <w:rFonts w:eastAsia="標楷體" w:hint="eastAsia"/>
          <w:sz w:val="26"/>
          <w:szCs w:val="26"/>
        </w:rPr>
        <w:t>比較利潤法</w:t>
      </w:r>
      <w:r w:rsidRPr="00F76CCE">
        <w:rPr>
          <w:rFonts w:eastAsia="標楷體" w:hint="eastAsia"/>
          <w:sz w:val="26"/>
          <w:szCs w:val="26"/>
        </w:rPr>
        <w:t>』為評估</w:t>
      </w:r>
      <w:r w:rsidR="00D549DD" w:rsidRPr="00F76CCE">
        <w:rPr>
          <w:rFonts w:eastAsia="標楷體" w:hint="eastAsia"/>
          <w:sz w:val="26"/>
          <w:szCs w:val="26"/>
        </w:rPr>
        <w:t>矽成</w:t>
      </w:r>
      <w:r w:rsidR="006F1E58" w:rsidRPr="00736C74">
        <w:rPr>
          <w:rFonts w:eastAsia="標楷體" w:hint="eastAsia"/>
          <w:sz w:val="26"/>
          <w:szCs w:val="26"/>
        </w:rPr>
        <w:t>「</w:t>
      </w:r>
      <w:r w:rsidR="00F528B6" w:rsidRPr="00F76CCE">
        <w:rPr>
          <w:rFonts w:eastAsia="標楷體"/>
          <w:sz w:val="26"/>
          <w:szCs w:val="26"/>
        </w:rPr>
        <w:t>有形資產之移轉</w:t>
      </w:r>
      <w:proofErr w:type="gramStart"/>
      <w:r w:rsidR="00EB4C12">
        <w:rPr>
          <w:rFonts w:eastAsia="標楷體"/>
          <w:sz w:val="26"/>
          <w:szCs w:val="26"/>
        </w:rPr>
        <w:t>—</w:t>
      </w:r>
      <w:proofErr w:type="gramEnd"/>
      <w:r w:rsidR="00EB4C12">
        <w:rPr>
          <w:rFonts w:eastAsia="標楷體" w:hint="eastAsia"/>
          <w:sz w:val="26"/>
          <w:szCs w:val="26"/>
        </w:rPr>
        <w:t>進貨</w:t>
      </w:r>
      <w:r w:rsidR="006F1E58" w:rsidRPr="00736C74">
        <w:rPr>
          <w:rFonts w:eastAsia="標楷體" w:hint="eastAsia"/>
          <w:sz w:val="26"/>
          <w:szCs w:val="26"/>
        </w:rPr>
        <w:t>」</w:t>
      </w:r>
      <w:r w:rsidR="002603E0" w:rsidRPr="00736C74">
        <w:rPr>
          <w:rFonts w:eastAsia="標楷體" w:hint="eastAsia"/>
          <w:sz w:val="26"/>
          <w:szCs w:val="26"/>
        </w:rPr>
        <w:t>及</w:t>
      </w:r>
      <w:r w:rsidR="00736C74" w:rsidRPr="00736C74">
        <w:rPr>
          <w:rFonts w:eastAsia="標楷體" w:hint="eastAsia"/>
          <w:sz w:val="26"/>
          <w:szCs w:val="26"/>
        </w:rPr>
        <w:t>「服務之提供－提供</w:t>
      </w:r>
      <w:r w:rsidR="00063F26">
        <w:rPr>
          <w:rFonts w:eastAsia="標楷體" w:hint="eastAsia"/>
          <w:sz w:val="26"/>
          <w:szCs w:val="26"/>
        </w:rPr>
        <w:t>營運支援</w:t>
      </w:r>
      <w:r w:rsidR="00736C74" w:rsidRPr="00736C74">
        <w:rPr>
          <w:rFonts w:eastAsia="標楷體" w:hint="eastAsia"/>
          <w:sz w:val="26"/>
          <w:szCs w:val="26"/>
        </w:rPr>
        <w:t>服務」</w:t>
      </w:r>
      <w:r w:rsidRPr="00F76CCE">
        <w:rPr>
          <w:rFonts w:eastAsia="標楷體" w:hint="eastAsia"/>
          <w:sz w:val="26"/>
          <w:szCs w:val="26"/>
        </w:rPr>
        <w:t>受控交易是否符合常規之</w:t>
      </w:r>
      <w:proofErr w:type="gramStart"/>
      <w:r w:rsidRPr="00F76CCE">
        <w:rPr>
          <w:rFonts w:eastAsia="標楷體" w:hint="eastAsia"/>
          <w:sz w:val="26"/>
          <w:szCs w:val="26"/>
        </w:rPr>
        <w:t>最</w:t>
      </w:r>
      <w:proofErr w:type="gramEnd"/>
      <w:r w:rsidRPr="00F76CCE">
        <w:rPr>
          <w:rFonts w:eastAsia="標楷體" w:hint="eastAsia"/>
          <w:sz w:val="26"/>
          <w:szCs w:val="26"/>
        </w:rPr>
        <w:t>適常規方法；『</w:t>
      </w:r>
      <w:r w:rsidR="00F528B6" w:rsidRPr="00F76CCE">
        <w:rPr>
          <w:rFonts w:eastAsia="標楷體" w:hint="eastAsia"/>
          <w:sz w:val="26"/>
          <w:szCs w:val="26"/>
        </w:rPr>
        <w:t>可比較未受控價格法</w:t>
      </w:r>
      <w:r w:rsidRPr="00F76CCE">
        <w:rPr>
          <w:rFonts w:eastAsia="標楷體" w:hint="eastAsia"/>
          <w:sz w:val="26"/>
          <w:szCs w:val="26"/>
        </w:rPr>
        <w:t>』為評估</w:t>
      </w:r>
      <w:r w:rsidR="00D549DD" w:rsidRPr="00F76CCE">
        <w:rPr>
          <w:rFonts w:eastAsia="標楷體" w:hint="eastAsia"/>
          <w:sz w:val="26"/>
          <w:szCs w:val="26"/>
        </w:rPr>
        <w:t>矽成</w:t>
      </w:r>
      <w:r w:rsidR="0062235E" w:rsidRPr="00736C74">
        <w:rPr>
          <w:rFonts w:eastAsia="標楷體" w:hint="eastAsia"/>
          <w:sz w:val="26"/>
          <w:szCs w:val="26"/>
        </w:rPr>
        <w:t>「</w:t>
      </w:r>
      <w:r w:rsidR="00F528B6" w:rsidRPr="00F76CCE">
        <w:rPr>
          <w:rFonts w:eastAsia="標楷體" w:hint="eastAsia"/>
          <w:sz w:val="26"/>
          <w:szCs w:val="26"/>
        </w:rPr>
        <w:t>資金之使用</w:t>
      </w:r>
      <w:proofErr w:type="gramStart"/>
      <w:r w:rsidR="006F1E58">
        <w:rPr>
          <w:rFonts w:eastAsia="標楷體"/>
          <w:sz w:val="26"/>
          <w:szCs w:val="26"/>
        </w:rPr>
        <w:t>—</w:t>
      </w:r>
      <w:proofErr w:type="gramEnd"/>
      <w:r w:rsidR="006F1E58">
        <w:rPr>
          <w:rFonts w:eastAsia="標楷體" w:hint="eastAsia"/>
          <w:sz w:val="26"/>
          <w:szCs w:val="26"/>
        </w:rPr>
        <w:t>資金融通</w:t>
      </w:r>
      <w:r w:rsidR="0062235E" w:rsidRPr="00736C74">
        <w:rPr>
          <w:rFonts w:eastAsia="標楷體" w:hint="eastAsia"/>
          <w:sz w:val="26"/>
          <w:szCs w:val="26"/>
        </w:rPr>
        <w:t>」</w:t>
      </w:r>
      <w:r w:rsidRPr="00F76CCE">
        <w:rPr>
          <w:rFonts w:eastAsia="標楷體" w:hint="eastAsia"/>
          <w:sz w:val="26"/>
          <w:szCs w:val="26"/>
        </w:rPr>
        <w:t>受控交易是否符合常規之</w:t>
      </w:r>
      <w:proofErr w:type="gramStart"/>
      <w:r w:rsidRPr="00F76CCE">
        <w:rPr>
          <w:rFonts w:eastAsia="標楷體" w:hint="eastAsia"/>
          <w:sz w:val="26"/>
          <w:szCs w:val="26"/>
        </w:rPr>
        <w:t>最</w:t>
      </w:r>
      <w:proofErr w:type="gramEnd"/>
      <w:r w:rsidRPr="00F76CCE">
        <w:rPr>
          <w:rFonts w:eastAsia="標楷體" w:hint="eastAsia"/>
          <w:sz w:val="26"/>
          <w:szCs w:val="26"/>
        </w:rPr>
        <w:t>適常規方法。</w:t>
      </w:r>
    </w:p>
    <w:p w:rsidR="006240E2" w:rsidRDefault="00E146FD" w:rsidP="00BD6D02">
      <w:pPr>
        <w:pStyle w:val="2"/>
        <w:numPr>
          <w:ilvl w:val="0"/>
          <w:numId w:val="59"/>
        </w:numPr>
        <w:tabs>
          <w:tab w:val="left" w:pos="567"/>
        </w:tabs>
        <w:spacing w:beforeLines="100" w:before="240" w:afterLines="100" w:after="240" w:line="360" w:lineRule="auto"/>
        <w:ind w:left="482" w:hanging="482"/>
        <w:rPr>
          <w:rFonts w:ascii="Times New Roman" w:eastAsia="標楷體" w:hAnsi="Times New Roman"/>
          <w:sz w:val="36"/>
          <w:szCs w:val="40"/>
        </w:rPr>
      </w:pPr>
      <w:r w:rsidRPr="009D2139">
        <w:rPr>
          <w:rFonts w:ascii="Times New Roman" w:eastAsia="標楷體" w:hAnsi="Times New Roman" w:hint="eastAsia"/>
          <w:sz w:val="36"/>
          <w:szCs w:val="40"/>
        </w:rPr>
        <w:t>以「可比較利潤法」為</w:t>
      </w:r>
      <w:proofErr w:type="gramStart"/>
      <w:r w:rsidRPr="009D2139">
        <w:rPr>
          <w:rFonts w:ascii="Times New Roman" w:eastAsia="標楷體" w:hAnsi="Times New Roman" w:hint="eastAsia"/>
          <w:sz w:val="36"/>
          <w:szCs w:val="40"/>
        </w:rPr>
        <w:t>最</w:t>
      </w:r>
      <w:proofErr w:type="gramEnd"/>
      <w:r w:rsidRPr="009D2139">
        <w:rPr>
          <w:rFonts w:ascii="Times New Roman" w:eastAsia="標楷體" w:hAnsi="Times New Roman" w:hint="eastAsia"/>
          <w:sz w:val="36"/>
          <w:szCs w:val="40"/>
        </w:rPr>
        <w:t>適常規交易方法者</w:t>
      </w:r>
    </w:p>
    <w:p w:rsidR="006240E2" w:rsidRDefault="00A2350C"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由第捌章步驟選出可比較對象後，本所即根據移轉訂價查核準則第</w:t>
      </w:r>
      <w:r w:rsidRPr="006B74CC">
        <w:rPr>
          <w:rFonts w:eastAsia="標楷體"/>
          <w:sz w:val="26"/>
          <w:szCs w:val="26"/>
        </w:rPr>
        <w:t>18</w:t>
      </w:r>
      <w:r w:rsidRPr="006B74CC">
        <w:rPr>
          <w:rFonts w:eastAsia="標楷體" w:hint="eastAsia"/>
          <w:sz w:val="26"/>
          <w:szCs w:val="26"/>
        </w:rPr>
        <w:t>條規定，以可比較對象之利潤率（利潤指標之選定請見第</w:t>
      </w:r>
      <w:r w:rsidR="009C211F" w:rsidRPr="006B74CC">
        <w:rPr>
          <w:rFonts w:eastAsia="標楷體"/>
          <w:sz w:val="26"/>
          <w:szCs w:val="26"/>
        </w:rPr>
        <w:fldChar w:fldCharType="begin"/>
      </w:r>
      <w:r w:rsidRPr="006B74CC">
        <w:rPr>
          <w:rFonts w:eastAsia="標楷體"/>
          <w:sz w:val="26"/>
          <w:szCs w:val="26"/>
        </w:rPr>
        <w:instrText xml:space="preserve"> </w:instrText>
      </w:r>
      <w:r w:rsidRPr="006B74CC">
        <w:rPr>
          <w:rFonts w:eastAsia="標楷體" w:hint="eastAsia"/>
          <w:sz w:val="26"/>
          <w:szCs w:val="26"/>
        </w:rPr>
        <w:instrText>= 9 \* CHINESENUM2</w:instrText>
      </w:r>
      <w:r w:rsidRPr="006B74CC">
        <w:rPr>
          <w:rFonts w:eastAsia="標楷體"/>
          <w:sz w:val="26"/>
          <w:szCs w:val="26"/>
        </w:rPr>
        <w:instrText xml:space="preserve"> </w:instrText>
      </w:r>
      <w:r w:rsidR="009C211F" w:rsidRPr="006B74CC">
        <w:rPr>
          <w:rFonts w:eastAsia="標楷體"/>
          <w:sz w:val="26"/>
          <w:szCs w:val="26"/>
        </w:rPr>
        <w:fldChar w:fldCharType="separate"/>
      </w:r>
      <w:r w:rsidRPr="006B74CC">
        <w:rPr>
          <w:rFonts w:eastAsia="標楷體" w:hint="eastAsia"/>
          <w:sz w:val="26"/>
          <w:szCs w:val="26"/>
        </w:rPr>
        <w:t>玖</w:t>
      </w:r>
      <w:r w:rsidR="009C211F" w:rsidRPr="006B74CC">
        <w:rPr>
          <w:rFonts w:eastAsia="標楷體"/>
          <w:sz w:val="26"/>
          <w:szCs w:val="26"/>
        </w:rPr>
        <w:fldChar w:fldCharType="end"/>
      </w:r>
      <w:r w:rsidRPr="006B74CC">
        <w:rPr>
          <w:rFonts w:eastAsia="標楷體" w:hint="eastAsia"/>
          <w:sz w:val="26"/>
          <w:szCs w:val="26"/>
        </w:rPr>
        <w:t>章）建立常規交易</w:t>
      </w:r>
      <w:r w:rsidR="00BF1978">
        <w:rPr>
          <w:rFonts w:eastAsia="標楷體" w:hint="eastAsia"/>
          <w:sz w:val="26"/>
          <w:szCs w:val="26"/>
        </w:rPr>
        <w:t>範圍</w:t>
      </w:r>
      <w:r w:rsidRPr="006B74CC">
        <w:rPr>
          <w:rFonts w:eastAsia="標楷體" w:hint="eastAsia"/>
          <w:sz w:val="26"/>
          <w:szCs w:val="26"/>
        </w:rPr>
        <w:t>，據以決定受控交易之常規交易結果。</w:t>
      </w:r>
    </w:p>
    <w:p w:rsidR="006240E2" w:rsidRDefault="005522FA" w:rsidP="00BD6D02">
      <w:pPr>
        <w:spacing w:beforeLines="50" w:before="120" w:afterLines="50" w:after="120" w:line="360" w:lineRule="auto"/>
        <w:ind w:firstLineChars="250" w:firstLine="650"/>
        <w:rPr>
          <w:rFonts w:eastAsia="標楷體"/>
          <w:color w:val="000000"/>
          <w:sz w:val="26"/>
          <w:szCs w:val="26"/>
        </w:rPr>
      </w:pPr>
      <w:r w:rsidRPr="00EA272E">
        <w:rPr>
          <w:rFonts w:eastAsia="標楷體" w:hint="eastAsia"/>
          <w:color w:val="000000"/>
          <w:sz w:val="26"/>
          <w:szCs w:val="26"/>
        </w:rPr>
        <w:t>以下步驟為本所依移轉訂價查核準則</w:t>
      </w:r>
      <w:r w:rsidRPr="00EA272E">
        <w:rPr>
          <w:rFonts w:eastAsia="標楷體" w:hint="eastAsia"/>
          <w:color w:val="000000"/>
          <w:sz w:val="26"/>
          <w:szCs w:val="26"/>
        </w:rPr>
        <w:t>18</w:t>
      </w:r>
      <w:r w:rsidRPr="00EA272E">
        <w:rPr>
          <w:rFonts w:eastAsia="標楷體" w:hint="eastAsia"/>
          <w:color w:val="000000"/>
          <w:sz w:val="26"/>
          <w:szCs w:val="26"/>
        </w:rPr>
        <w:t>條辦理情形：</w:t>
      </w:r>
    </w:p>
    <w:p w:rsidR="006240E2" w:rsidRDefault="00494C52"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選定受測個體及受測活動</w:t>
      </w:r>
    </w:p>
    <w:p w:rsidR="006240E2" w:rsidRDefault="00567251" w:rsidP="00BD6D02">
      <w:pPr>
        <w:spacing w:beforeLines="50" w:before="120" w:afterLines="50" w:after="120" w:line="360" w:lineRule="auto"/>
        <w:ind w:firstLineChars="200" w:firstLine="520"/>
        <w:jc w:val="both"/>
        <w:rPr>
          <w:rFonts w:eastAsia="標楷體"/>
          <w:sz w:val="26"/>
          <w:szCs w:val="26"/>
        </w:rPr>
      </w:pPr>
      <w:r w:rsidRPr="00EA272E">
        <w:rPr>
          <w:rFonts w:eastAsia="標楷體"/>
          <w:sz w:val="26"/>
          <w:szCs w:val="26"/>
        </w:rPr>
        <w:t>受測個體，應以受控交易之參與人中，能取得可信賴之可比較未受控交易資料，且於驗證應歸屬於該參與人之營業利潤時所需作之差異調整最少，其調整結果最可信賴者決定之；即應以參與人中複雜度最低，且未擁有高價值無形資產或特有資產，或雖擁有該資產但與可比較未受控交易所擁有之無形資產或特有資產類似之參與人，為</w:t>
      </w:r>
      <w:proofErr w:type="gramStart"/>
      <w:r w:rsidRPr="00EA272E">
        <w:rPr>
          <w:rFonts w:eastAsia="標楷體"/>
          <w:sz w:val="26"/>
          <w:szCs w:val="26"/>
        </w:rPr>
        <w:t>最</w:t>
      </w:r>
      <w:proofErr w:type="gramEnd"/>
      <w:r w:rsidRPr="00EA272E">
        <w:rPr>
          <w:rFonts w:eastAsia="標楷體"/>
          <w:sz w:val="26"/>
          <w:szCs w:val="26"/>
        </w:rPr>
        <w:t>適之受測個體。受測活動，係指受測個體參與受控交易可細分至最小且可資辨認之營業活動。</w:t>
      </w:r>
    </w:p>
    <w:p w:rsidR="006240E2" w:rsidRDefault="00B508BC" w:rsidP="00BD6D02">
      <w:pPr>
        <w:spacing w:beforeLines="50" w:before="120" w:afterLines="50" w:after="120" w:line="360" w:lineRule="auto"/>
        <w:ind w:firstLineChars="200" w:firstLine="520"/>
        <w:jc w:val="both"/>
        <w:rPr>
          <w:rFonts w:eastAsia="標楷體"/>
          <w:sz w:val="26"/>
          <w:szCs w:val="26"/>
        </w:rPr>
      </w:pPr>
      <w:r w:rsidRPr="00EA272E">
        <w:rPr>
          <w:rFonts w:eastAsia="標楷體" w:hint="eastAsia"/>
          <w:sz w:val="26"/>
          <w:szCs w:val="26"/>
        </w:rPr>
        <w:t>茲將</w:t>
      </w:r>
      <w:r w:rsidR="0007600B" w:rsidRPr="00EA272E">
        <w:rPr>
          <w:rFonts w:eastAsia="標楷體" w:hint="eastAsia"/>
          <w:sz w:val="26"/>
          <w:szCs w:val="26"/>
        </w:rPr>
        <w:t>選用</w:t>
      </w:r>
      <w:r w:rsidRPr="00EA272E">
        <w:rPr>
          <w:rFonts w:eastAsia="標楷體" w:hint="eastAsia"/>
          <w:sz w:val="26"/>
          <w:szCs w:val="26"/>
        </w:rPr>
        <w:t>受測個體之理由</w:t>
      </w:r>
      <w:r w:rsidR="00A0162B" w:rsidRPr="00EA272E">
        <w:rPr>
          <w:rFonts w:eastAsia="標楷體" w:hint="eastAsia"/>
          <w:sz w:val="26"/>
          <w:szCs w:val="26"/>
        </w:rPr>
        <w:t>及受測活動</w:t>
      </w:r>
      <w:r w:rsidRPr="00EA272E">
        <w:rPr>
          <w:rFonts w:eastAsia="標楷體" w:hint="eastAsia"/>
          <w:sz w:val="26"/>
          <w:szCs w:val="26"/>
        </w:rPr>
        <w:t>說明如下：</w:t>
      </w:r>
    </w:p>
    <w:tbl>
      <w:tblPr>
        <w:tblW w:w="8473" w:type="dxa"/>
        <w:jc w:val="center"/>
        <w:tblInd w:w="1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437"/>
        <w:gridCol w:w="1264"/>
        <w:gridCol w:w="2042"/>
        <w:gridCol w:w="934"/>
        <w:gridCol w:w="2796"/>
      </w:tblGrid>
      <w:tr w:rsidR="002D0A61" w:rsidRPr="00C40B06" w:rsidTr="00CE7E1F">
        <w:trPr>
          <w:trHeight w:val="268"/>
          <w:tblHeader/>
          <w:jc w:val="center"/>
        </w:trPr>
        <w:tc>
          <w:tcPr>
            <w:tcW w:w="4743" w:type="dxa"/>
            <w:gridSpan w:val="3"/>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lastRenderedPageBreak/>
              <w:t>受測活動</w:t>
            </w:r>
          </w:p>
        </w:tc>
        <w:tc>
          <w:tcPr>
            <w:tcW w:w="934" w:type="dxa"/>
            <w:vMerge w:val="restart"/>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w:t>
            </w:r>
          </w:p>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個體</w:t>
            </w:r>
          </w:p>
        </w:tc>
        <w:tc>
          <w:tcPr>
            <w:tcW w:w="2796" w:type="dxa"/>
            <w:vMerge w:val="restart"/>
            <w:shd w:val="clear" w:color="auto" w:fill="4F81BD"/>
            <w:vAlign w:val="center"/>
          </w:tcPr>
          <w:p w:rsidR="006240E2" w:rsidRDefault="002D0A61" w:rsidP="00BD6D02">
            <w:pPr>
              <w:spacing w:beforeLines="25" w:before="60" w:afterLines="25" w:after="60"/>
              <w:jc w:val="center"/>
              <w:rPr>
                <w:rFonts w:eastAsia="標楷體"/>
                <w:color w:val="FFFFFF"/>
                <w:sz w:val="26"/>
                <w:szCs w:val="26"/>
              </w:rPr>
            </w:pPr>
            <w:r w:rsidRPr="00C40B06">
              <w:rPr>
                <w:rFonts w:eastAsia="標楷體"/>
                <w:color w:val="FFFFFF"/>
                <w:sz w:val="26"/>
                <w:szCs w:val="26"/>
              </w:rPr>
              <w:t>選用原因</w:t>
            </w:r>
          </w:p>
        </w:tc>
      </w:tr>
      <w:tr w:rsidR="002D0A61" w:rsidRPr="00C40B06" w:rsidTr="00CE7E1F">
        <w:trPr>
          <w:trHeight w:val="385"/>
          <w:tblHeader/>
          <w:jc w:val="center"/>
        </w:trPr>
        <w:tc>
          <w:tcPr>
            <w:tcW w:w="1437"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受控交易類型</w:t>
            </w:r>
          </w:p>
        </w:tc>
        <w:tc>
          <w:tcPr>
            <w:tcW w:w="1264"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明細</w:t>
            </w:r>
          </w:p>
        </w:tc>
        <w:tc>
          <w:tcPr>
            <w:tcW w:w="2042" w:type="dxa"/>
            <w:shd w:val="clear" w:color="auto" w:fill="4F81BD"/>
            <w:vAlign w:val="center"/>
          </w:tcPr>
          <w:p w:rsidR="002D0A61" w:rsidRPr="00C40B06" w:rsidRDefault="002D0A61" w:rsidP="00187CF5">
            <w:pPr>
              <w:jc w:val="center"/>
              <w:rPr>
                <w:rFonts w:eastAsia="標楷體"/>
                <w:color w:val="FFFFFF"/>
                <w:sz w:val="26"/>
                <w:szCs w:val="26"/>
              </w:rPr>
            </w:pPr>
            <w:r w:rsidRPr="00C40B06">
              <w:rPr>
                <w:rFonts w:eastAsia="標楷體"/>
                <w:color w:val="FFFFFF"/>
                <w:sz w:val="26"/>
                <w:szCs w:val="26"/>
              </w:rPr>
              <w:t>交易對象</w:t>
            </w:r>
          </w:p>
        </w:tc>
        <w:tc>
          <w:tcPr>
            <w:tcW w:w="934" w:type="dxa"/>
            <w:vMerge/>
            <w:shd w:val="clear" w:color="auto" w:fill="4F81BD"/>
            <w:vAlign w:val="center"/>
          </w:tcPr>
          <w:p w:rsidR="002D0A61" w:rsidRPr="00C40B06" w:rsidRDefault="002D0A61" w:rsidP="00187CF5">
            <w:pPr>
              <w:jc w:val="center"/>
              <w:rPr>
                <w:rFonts w:eastAsia="標楷體"/>
                <w:sz w:val="26"/>
                <w:szCs w:val="26"/>
              </w:rPr>
            </w:pPr>
          </w:p>
        </w:tc>
        <w:tc>
          <w:tcPr>
            <w:tcW w:w="2796" w:type="dxa"/>
            <w:vMerge/>
            <w:shd w:val="clear" w:color="auto" w:fill="4F81BD"/>
            <w:vAlign w:val="center"/>
          </w:tcPr>
          <w:p w:rsidR="002D0A61" w:rsidRPr="00C40B06" w:rsidRDefault="002D0A61" w:rsidP="00187CF5">
            <w:pPr>
              <w:jc w:val="center"/>
              <w:rPr>
                <w:rFonts w:eastAsia="標楷體"/>
                <w:sz w:val="26"/>
                <w:szCs w:val="26"/>
              </w:rPr>
            </w:pPr>
          </w:p>
        </w:tc>
      </w:tr>
      <w:tr w:rsidR="00E60098" w:rsidRPr="00C40B06" w:rsidTr="00577949">
        <w:trPr>
          <w:trHeight w:val="3118"/>
          <w:jc w:val="center"/>
        </w:trPr>
        <w:tc>
          <w:tcPr>
            <w:tcW w:w="1437" w:type="dxa"/>
            <w:shd w:val="clear" w:color="auto" w:fill="FFFFFF"/>
            <w:vAlign w:val="center"/>
          </w:tcPr>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有形資產</w:t>
            </w:r>
          </w:p>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之移轉</w:t>
            </w:r>
          </w:p>
        </w:tc>
        <w:tc>
          <w:tcPr>
            <w:tcW w:w="1264" w:type="dxa"/>
            <w:shd w:val="clear" w:color="auto" w:fill="FFFFFF"/>
            <w:vAlign w:val="center"/>
          </w:tcPr>
          <w:p w:rsidR="00E60098" w:rsidRDefault="00E60098" w:rsidP="00BD6D02">
            <w:pPr>
              <w:spacing w:beforeLines="25" w:before="60" w:afterLines="25" w:after="60"/>
              <w:jc w:val="center"/>
              <w:rPr>
                <w:rFonts w:eastAsia="標楷體"/>
                <w:sz w:val="26"/>
                <w:szCs w:val="26"/>
              </w:rPr>
            </w:pPr>
            <w:r w:rsidRPr="00CE738C">
              <w:rPr>
                <w:rFonts w:eastAsia="標楷體"/>
                <w:sz w:val="26"/>
                <w:szCs w:val="26"/>
              </w:rPr>
              <w:t>進貨</w:t>
            </w:r>
          </w:p>
        </w:tc>
        <w:tc>
          <w:tcPr>
            <w:tcW w:w="2042" w:type="dxa"/>
            <w:shd w:val="clear" w:color="auto" w:fill="FFFFFF"/>
            <w:vAlign w:val="center"/>
          </w:tcPr>
          <w:p w:rsidR="00E60098" w:rsidRDefault="00E60098" w:rsidP="00BD6D02">
            <w:pPr>
              <w:spacing w:beforeLines="25" w:before="60" w:afterLines="25" w:after="60"/>
              <w:jc w:val="both"/>
              <w:rPr>
                <w:rFonts w:eastAsia="標楷體"/>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934" w:type="dxa"/>
            <w:shd w:val="clear" w:color="auto" w:fill="FFFFFF"/>
            <w:vAlign w:val="center"/>
          </w:tcPr>
          <w:p w:rsidR="00E60098" w:rsidRDefault="00E60098" w:rsidP="00BD6D02">
            <w:pPr>
              <w:spacing w:beforeLines="25" w:before="60" w:afterLines="25" w:after="60"/>
              <w:jc w:val="center"/>
              <w:rPr>
                <w:rFonts w:eastAsia="標楷體"/>
                <w:sz w:val="26"/>
                <w:szCs w:val="26"/>
              </w:rPr>
            </w:pPr>
            <w:r>
              <w:rPr>
                <w:rFonts w:ascii="標楷體" w:eastAsia="標楷體" w:hAnsi="標楷體" w:hint="eastAsia"/>
                <w:sz w:val="26"/>
                <w:szCs w:val="26"/>
              </w:rPr>
              <w:t>矽成</w:t>
            </w:r>
          </w:p>
        </w:tc>
        <w:tc>
          <w:tcPr>
            <w:tcW w:w="2796" w:type="dxa"/>
            <w:shd w:val="clear" w:color="auto" w:fill="FFFFFF"/>
            <w:vAlign w:val="center"/>
          </w:tcPr>
          <w:p w:rsidR="00E60098" w:rsidRPr="00915532" w:rsidRDefault="00E60098">
            <w:pPr>
              <w:spacing w:beforeLines="25" w:before="60" w:afterLines="25" w:after="60"/>
              <w:jc w:val="both"/>
              <w:rPr>
                <w:rFonts w:eastAsia="標楷體"/>
                <w:color w:val="FF0000"/>
                <w:sz w:val="26"/>
                <w:szCs w:val="26"/>
              </w:rPr>
            </w:pPr>
            <w:bookmarkStart w:id="110" w:name="OLE_LINK27"/>
            <w:r w:rsidRPr="003354DE">
              <w:rPr>
                <w:rFonts w:eastAsia="標楷體" w:hint="eastAsia"/>
                <w:sz w:val="26"/>
                <w:szCs w:val="26"/>
              </w:rPr>
              <w:t>矽成</w:t>
            </w:r>
            <w:r>
              <w:rPr>
                <w:rFonts w:eastAsia="標楷體" w:hint="eastAsia"/>
                <w:sz w:val="26"/>
                <w:szCs w:val="26"/>
              </w:rPr>
              <w:t>進貨交易，其企業定位介於「</w:t>
            </w:r>
            <w:r w:rsidRPr="00931DC6">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sidRPr="003354DE">
              <w:rPr>
                <w:rFonts w:eastAsia="標楷體" w:hint="eastAsia"/>
                <w:sz w:val="26"/>
                <w:szCs w:val="26"/>
              </w:rPr>
              <w:t>，</w:t>
            </w:r>
            <w:proofErr w:type="gramEnd"/>
            <w:r w:rsidRPr="003354DE">
              <w:rPr>
                <w:rFonts w:eastAsia="標楷體" w:hint="eastAsia"/>
                <w:sz w:val="26"/>
                <w:szCs w:val="26"/>
              </w:rPr>
              <w:t>其所執行</w:t>
            </w:r>
            <w:r w:rsidRPr="00D36680">
              <w:rPr>
                <w:rFonts w:eastAsia="標楷體" w:hint="eastAsia"/>
                <w:sz w:val="26"/>
                <w:szCs w:val="26"/>
              </w:rPr>
              <w:t>之功能及承擔之風險</w:t>
            </w:r>
            <w:r>
              <w:rPr>
                <w:rFonts w:eastAsia="標楷體" w:hint="eastAsia"/>
                <w:sz w:val="26"/>
                <w:szCs w:val="26"/>
              </w:rPr>
              <w:t>與關係企業相當，且可取得具信賴的</w:t>
            </w:r>
            <w:r w:rsidRPr="001A53A6">
              <w:rPr>
                <w:rFonts w:eastAsia="標楷體" w:hint="eastAsia"/>
                <w:sz w:val="26"/>
                <w:szCs w:val="26"/>
              </w:rPr>
              <w:t>矽成</w:t>
            </w:r>
            <w:r w:rsidRPr="00D36680">
              <w:rPr>
                <w:rFonts w:eastAsia="標楷體" w:hint="eastAsia"/>
                <w:sz w:val="26"/>
                <w:szCs w:val="26"/>
              </w:rPr>
              <w:t>財務資訊</w:t>
            </w:r>
            <w:r>
              <w:rPr>
                <w:rFonts w:eastAsia="標楷體" w:hint="eastAsia"/>
                <w:sz w:val="26"/>
                <w:szCs w:val="26"/>
              </w:rPr>
              <w:t>，故以矽成為受測個體。</w:t>
            </w:r>
            <w:bookmarkEnd w:id="110"/>
          </w:p>
        </w:tc>
      </w:tr>
      <w:tr w:rsidR="006924EF" w:rsidRPr="00C40B06" w:rsidTr="00577949">
        <w:trPr>
          <w:trHeight w:val="3118"/>
          <w:jc w:val="center"/>
        </w:trPr>
        <w:tc>
          <w:tcPr>
            <w:tcW w:w="1437" w:type="dxa"/>
            <w:shd w:val="clear" w:color="auto" w:fill="FFFFFF"/>
            <w:vAlign w:val="center"/>
          </w:tcPr>
          <w:p w:rsidR="006240E2" w:rsidRDefault="006924EF" w:rsidP="00BD6D02">
            <w:pPr>
              <w:spacing w:beforeLines="25" w:before="60" w:afterLines="25" w:after="60"/>
              <w:jc w:val="center"/>
              <w:rPr>
                <w:rFonts w:eastAsia="標楷體"/>
                <w:sz w:val="26"/>
                <w:szCs w:val="26"/>
              </w:rPr>
            </w:pPr>
            <w:r w:rsidRPr="00CE738C">
              <w:rPr>
                <w:rFonts w:eastAsia="標楷體"/>
                <w:sz w:val="26"/>
                <w:szCs w:val="26"/>
              </w:rPr>
              <w:t>服務</w:t>
            </w:r>
          </w:p>
          <w:p w:rsidR="006240E2" w:rsidRDefault="006924EF" w:rsidP="00BD6D02">
            <w:pPr>
              <w:spacing w:beforeLines="25" w:before="60" w:afterLines="25" w:after="60"/>
              <w:jc w:val="center"/>
              <w:rPr>
                <w:rFonts w:eastAsia="標楷體"/>
                <w:sz w:val="26"/>
                <w:szCs w:val="26"/>
              </w:rPr>
            </w:pPr>
            <w:r w:rsidRPr="00CE738C">
              <w:rPr>
                <w:rFonts w:eastAsia="標楷體"/>
                <w:sz w:val="26"/>
                <w:szCs w:val="26"/>
              </w:rPr>
              <w:t>之提供</w:t>
            </w:r>
          </w:p>
        </w:tc>
        <w:tc>
          <w:tcPr>
            <w:tcW w:w="1264" w:type="dxa"/>
            <w:shd w:val="clear" w:color="auto" w:fill="FFFFFF"/>
            <w:vAlign w:val="center"/>
          </w:tcPr>
          <w:p w:rsidR="006240E2" w:rsidRDefault="00063F26" w:rsidP="00BD6D02">
            <w:pPr>
              <w:spacing w:beforeLines="25" w:before="60" w:afterLines="25" w:after="60"/>
              <w:jc w:val="center"/>
              <w:rPr>
                <w:rFonts w:eastAsia="標楷體"/>
                <w:sz w:val="26"/>
                <w:szCs w:val="26"/>
              </w:rPr>
            </w:pPr>
            <w:r>
              <w:rPr>
                <w:rFonts w:eastAsia="標楷體"/>
                <w:sz w:val="26"/>
                <w:szCs w:val="26"/>
              </w:rPr>
              <w:t>提供營運支援服務</w:t>
            </w:r>
          </w:p>
        </w:tc>
        <w:tc>
          <w:tcPr>
            <w:tcW w:w="2042" w:type="dxa"/>
            <w:tcBorders>
              <w:top w:val="single" w:sz="4" w:space="0" w:color="548DD4" w:themeColor="text2" w:themeTint="99"/>
            </w:tcBorders>
            <w:shd w:val="clear" w:color="auto" w:fill="FFFFFF"/>
            <w:vAlign w:val="center"/>
          </w:tcPr>
          <w:p w:rsidR="006240E2" w:rsidRDefault="006924EF" w:rsidP="00BD6D02">
            <w:pPr>
              <w:spacing w:beforeLines="25" w:before="60" w:afterLines="25" w:after="60"/>
              <w:jc w:val="both"/>
              <w:rPr>
                <w:rFonts w:ascii="標楷體" w:eastAsia="標楷體" w:hAnsi="標楷體"/>
                <w:sz w:val="26"/>
                <w:szCs w:val="26"/>
              </w:rPr>
            </w:pPr>
            <w:r w:rsidRPr="00167FD6">
              <w:rPr>
                <w:rFonts w:eastAsia="標楷體"/>
                <w:sz w:val="26"/>
                <w:szCs w:val="26"/>
              </w:rPr>
              <w:t>ISSI-Cayman</w:t>
            </w:r>
            <w:r>
              <w:rPr>
                <w:rFonts w:ascii="標楷體" w:eastAsia="標楷體" w:hAnsi="標楷體" w:hint="eastAsia"/>
                <w:sz w:val="26"/>
                <w:szCs w:val="26"/>
              </w:rPr>
              <w:t>、</w:t>
            </w:r>
          </w:p>
          <w:p w:rsidR="006240E2" w:rsidRDefault="006924EF" w:rsidP="00BD6D02">
            <w:pPr>
              <w:spacing w:beforeLines="25" w:before="60" w:afterLines="25" w:after="60"/>
              <w:jc w:val="both"/>
              <w:rPr>
                <w:rFonts w:eastAsia="標楷體"/>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934" w:type="dxa"/>
            <w:tcBorders>
              <w:top w:val="single" w:sz="4" w:space="0" w:color="548DD4" w:themeColor="text2" w:themeTint="99"/>
            </w:tcBorders>
            <w:shd w:val="clear" w:color="auto" w:fill="FFFFFF"/>
            <w:vAlign w:val="center"/>
          </w:tcPr>
          <w:p w:rsidR="006240E2" w:rsidRDefault="006924EF" w:rsidP="00BD6D02">
            <w:pPr>
              <w:spacing w:beforeLines="25" w:before="60" w:afterLines="25" w:after="60"/>
              <w:jc w:val="center"/>
              <w:rPr>
                <w:rFonts w:eastAsia="標楷體"/>
                <w:sz w:val="26"/>
                <w:szCs w:val="26"/>
              </w:rPr>
            </w:pPr>
            <w:r>
              <w:rPr>
                <w:rFonts w:eastAsia="標楷體" w:hint="eastAsia"/>
                <w:sz w:val="26"/>
                <w:szCs w:val="26"/>
              </w:rPr>
              <w:t>矽成</w:t>
            </w:r>
          </w:p>
        </w:tc>
        <w:tc>
          <w:tcPr>
            <w:tcW w:w="2796" w:type="dxa"/>
            <w:tcBorders>
              <w:top w:val="single" w:sz="4" w:space="0" w:color="548DD4" w:themeColor="text2" w:themeTint="99"/>
            </w:tcBorders>
            <w:shd w:val="clear" w:color="auto" w:fill="FFFFFF"/>
            <w:vAlign w:val="center"/>
          </w:tcPr>
          <w:p w:rsidR="006240E2" w:rsidRDefault="007253AD" w:rsidP="00FA0367">
            <w:pPr>
              <w:spacing w:beforeLines="25" w:before="60" w:afterLines="25" w:after="60"/>
              <w:jc w:val="both"/>
              <w:rPr>
                <w:rFonts w:eastAsia="標楷體"/>
                <w:sz w:val="26"/>
                <w:szCs w:val="26"/>
              </w:rPr>
            </w:pPr>
            <w:r>
              <w:rPr>
                <w:rFonts w:eastAsia="標楷體" w:hint="eastAsia"/>
                <w:sz w:val="26"/>
                <w:szCs w:val="26"/>
              </w:rPr>
              <w:t>矽成提供營運</w:t>
            </w:r>
            <w:r w:rsidRPr="00B9111E">
              <w:rPr>
                <w:rFonts w:eastAsia="標楷體" w:hint="eastAsia"/>
                <w:sz w:val="26"/>
                <w:szCs w:val="26"/>
              </w:rPr>
              <w:t>支援</w:t>
            </w:r>
            <w:r>
              <w:rPr>
                <w:rFonts w:eastAsia="標楷體" w:hint="eastAsia"/>
                <w:sz w:val="26"/>
                <w:szCs w:val="26"/>
              </w:rPr>
              <w:t>服務交易，其企業定位服務提供者，依實際發生費用加成收費</w:t>
            </w:r>
            <w:r w:rsidRPr="00CE738C">
              <w:rPr>
                <w:rFonts w:eastAsia="標楷體"/>
                <w:sz w:val="26"/>
                <w:szCs w:val="26"/>
              </w:rPr>
              <w:t>，其執行之功能及承擔之風險較</w:t>
            </w:r>
            <w:r w:rsidRPr="003354DE">
              <w:rPr>
                <w:rFonts w:eastAsia="標楷體" w:hint="eastAsia"/>
                <w:sz w:val="26"/>
                <w:szCs w:val="26"/>
              </w:rPr>
              <w:t>關係企業</w:t>
            </w:r>
            <w:r>
              <w:rPr>
                <w:rFonts w:eastAsia="標楷體" w:hint="eastAsia"/>
                <w:sz w:val="26"/>
                <w:szCs w:val="26"/>
              </w:rPr>
              <w:t>為低</w:t>
            </w:r>
            <w:r w:rsidRPr="00CE738C">
              <w:rPr>
                <w:rFonts w:eastAsia="標楷體"/>
                <w:sz w:val="26"/>
                <w:szCs w:val="26"/>
              </w:rPr>
              <w:t>，故以</w:t>
            </w:r>
            <w:r>
              <w:rPr>
                <w:rFonts w:eastAsia="標楷體" w:hint="eastAsia"/>
                <w:sz w:val="26"/>
                <w:szCs w:val="26"/>
              </w:rPr>
              <w:t>矽成</w:t>
            </w:r>
            <w:r w:rsidRPr="00CE738C">
              <w:rPr>
                <w:rFonts w:eastAsia="標楷體"/>
                <w:sz w:val="26"/>
                <w:szCs w:val="26"/>
              </w:rPr>
              <w:t>為受測個體。</w:t>
            </w:r>
          </w:p>
        </w:tc>
      </w:tr>
    </w:tbl>
    <w:p w:rsidR="006240E2" w:rsidRDefault="00051C9B"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選定與受測個體及受測活動相似之可比較未受控交易</w:t>
      </w:r>
    </w:p>
    <w:p w:rsidR="006240E2" w:rsidRDefault="00A2350C" w:rsidP="00BD6D02">
      <w:pPr>
        <w:spacing w:beforeLines="50" w:before="120" w:afterLines="50" w:after="120" w:line="360" w:lineRule="auto"/>
        <w:ind w:firstLineChars="200" w:firstLine="520"/>
        <w:jc w:val="both"/>
        <w:rPr>
          <w:rFonts w:eastAsia="標楷體"/>
          <w:sz w:val="26"/>
          <w:szCs w:val="26"/>
        </w:rPr>
      </w:pPr>
      <w:r w:rsidRPr="006B74CC">
        <w:rPr>
          <w:rFonts w:eastAsia="標楷體" w:hint="eastAsia"/>
          <w:sz w:val="26"/>
          <w:szCs w:val="26"/>
        </w:rPr>
        <w:t>本步驟之執行已於本報告</w:t>
      </w:r>
      <w:proofErr w:type="gramStart"/>
      <w:r w:rsidRPr="006B74CC">
        <w:rPr>
          <w:rFonts w:eastAsia="標楷體" w:hint="eastAsia"/>
          <w:sz w:val="26"/>
          <w:szCs w:val="26"/>
        </w:rPr>
        <w:t>第捌章依移轉</w:t>
      </w:r>
      <w:proofErr w:type="gramEnd"/>
      <w:r w:rsidRPr="006B74CC">
        <w:rPr>
          <w:rFonts w:eastAsia="標楷體" w:hint="eastAsia"/>
          <w:sz w:val="26"/>
          <w:szCs w:val="26"/>
        </w:rPr>
        <w:t>訂價查核準則規定辦理。</w:t>
      </w:r>
    </w:p>
    <w:p w:rsidR="006A4A2E" w:rsidRPr="00577949" w:rsidRDefault="00A2350C" w:rsidP="00577949">
      <w:pPr>
        <w:spacing w:beforeLines="50" w:before="120" w:afterLines="50" w:after="120" w:line="360" w:lineRule="auto"/>
        <w:ind w:firstLineChars="200" w:firstLine="520"/>
        <w:jc w:val="both"/>
        <w:rPr>
          <w:rFonts w:eastAsia="標楷體"/>
          <w:color w:val="000000"/>
          <w:sz w:val="26"/>
          <w:szCs w:val="26"/>
        </w:rPr>
      </w:pPr>
      <w:r w:rsidRPr="00577949">
        <w:rPr>
          <w:rFonts w:eastAsia="標楷體" w:hint="eastAsia"/>
          <w:color w:val="000000"/>
          <w:sz w:val="26"/>
          <w:szCs w:val="26"/>
        </w:rPr>
        <w:t>可比較利潤法對產品本身的可比較性要求遠小於可比較未受控價格</w:t>
      </w:r>
      <w:r w:rsidR="0053574B" w:rsidRPr="00577949">
        <w:rPr>
          <w:rFonts w:eastAsia="標楷體" w:hint="eastAsia"/>
          <w:color w:val="000000"/>
          <w:sz w:val="26"/>
          <w:szCs w:val="26"/>
        </w:rPr>
        <w:t>/</w:t>
      </w:r>
      <w:r w:rsidR="0053574B" w:rsidRPr="00577949">
        <w:rPr>
          <w:rFonts w:eastAsia="標楷體" w:hint="eastAsia"/>
          <w:color w:val="000000"/>
          <w:sz w:val="26"/>
          <w:szCs w:val="26"/>
        </w:rPr>
        <w:t>交易</w:t>
      </w:r>
      <w:r w:rsidRPr="00577949">
        <w:rPr>
          <w:rFonts w:eastAsia="標楷體" w:hint="eastAsia"/>
          <w:color w:val="000000"/>
          <w:sz w:val="26"/>
          <w:szCs w:val="26"/>
        </w:rPr>
        <w:t>法</w:t>
      </w:r>
      <w:r w:rsidR="0053574B" w:rsidRPr="00577949">
        <w:rPr>
          <w:rFonts w:eastAsia="標楷體" w:hint="eastAsia"/>
          <w:color w:val="000000"/>
          <w:sz w:val="26"/>
          <w:szCs w:val="26"/>
        </w:rPr>
        <w:t>、再</w:t>
      </w:r>
      <w:proofErr w:type="gramStart"/>
      <w:r w:rsidR="0053574B" w:rsidRPr="00577949">
        <w:rPr>
          <w:rFonts w:eastAsia="標楷體" w:hint="eastAsia"/>
          <w:color w:val="000000"/>
          <w:sz w:val="26"/>
          <w:szCs w:val="26"/>
        </w:rPr>
        <w:t>售價格法與</w:t>
      </w:r>
      <w:proofErr w:type="gramEnd"/>
      <w:r w:rsidR="0053574B" w:rsidRPr="00577949">
        <w:rPr>
          <w:rFonts w:eastAsia="標楷體" w:hint="eastAsia"/>
          <w:color w:val="000000"/>
          <w:sz w:val="26"/>
          <w:szCs w:val="26"/>
        </w:rPr>
        <w:t>成本加價法等傳統</w:t>
      </w:r>
      <w:r w:rsidR="00576284" w:rsidRPr="00577949">
        <w:rPr>
          <w:rFonts w:eastAsia="標楷體" w:hint="eastAsia"/>
          <w:color w:val="000000"/>
          <w:sz w:val="26"/>
          <w:szCs w:val="26"/>
        </w:rPr>
        <w:t>交易</w:t>
      </w:r>
      <w:r w:rsidR="0053574B" w:rsidRPr="00577949">
        <w:rPr>
          <w:rFonts w:eastAsia="標楷體" w:hint="eastAsia"/>
          <w:color w:val="000000"/>
          <w:sz w:val="26"/>
          <w:szCs w:val="26"/>
        </w:rPr>
        <w:t>法</w:t>
      </w:r>
      <w:r w:rsidRPr="00577949">
        <w:rPr>
          <w:rFonts w:eastAsia="標楷體" w:hint="eastAsia"/>
          <w:color w:val="000000"/>
          <w:sz w:val="26"/>
          <w:szCs w:val="26"/>
        </w:rPr>
        <w:t>，對於可比較對象執行功能及承擔風險之可比較性要求也較低。本所依受測個體於</w:t>
      </w:r>
      <w:proofErr w:type="gramStart"/>
      <w:r w:rsidRPr="00577949">
        <w:rPr>
          <w:rFonts w:eastAsia="標楷體" w:hint="eastAsia"/>
          <w:color w:val="000000"/>
          <w:sz w:val="26"/>
          <w:szCs w:val="26"/>
        </w:rPr>
        <w:t>受控交易中之</w:t>
      </w:r>
      <w:proofErr w:type="gramEnd"/>
      <w:r w:rsidRPr="00577949">
        <w:rPr>
          <w:rFonts w:eastAsia="標楷體" w:hint="eastAsia"/>
          <w:color w:val="000000"/>
          <w:sz w:val="26"/>
          <w:szCs w:val="26"/>
        </w:rPr>
        <w:t>企業個體角色，為其於資料庫中</w:t>
      </w:r>
      <w:proofErr w:type="gramStart"/>
      <w:r w:rsidRPr="00577949">
        <w:rPr>
          <w:rFonts w:eastAsia="標楷體" w:hint="eastAsia"/>
          <w:color w:val="000000"/>
          <w:sz w:val="26"/>
          <w:szCs w:val="26"/>
        </w:rPr>
        <w:t>蒐尋可</w:t>
      </w:r>
      <w:proofErr w:type="gramEnd"/>
      <w:r w:rsidRPr="00577949">
        <w:rPr>
          <w:rFonts w:eastAsia="標楷體" w:hint="eastAsia"/>
          <w:color w:val="000000"/>
          <w:sz w:val="26"/>
          <w:szCs w:val="26"/>
        </w:rPr>
        <w:t>比較對象。</w:t>
      </w:r>
    </w:p>
    <w:p w:rsidR="006A4A2E" w:rsidRDefault="006A4A2E" w:rsidP="00915532">
      <w:pPr>
        <w:pStyle w:val="32"/>
        <w:spacing w:beforeLines="50" w:before="120" w:afterLines="50" w:after="120" w:line="360" w:lineRule="auto"/>
        <w:jc w:val="both"/>
        <w:rPr>
          <w:szCs w:val="26"/>
        </w:rPr>
      </w:pPr>
    </w:p>
    <w:p w:rsidR="00915532" w:rsidRDefault="00915532" w:rsidP="00915532">
      <w:pPr>
        <w:pStyle w:val="32"/>
        <w:spacing w:beforeLines="50" w:before="120" w:afterLines="50" w:after="120" w:line="360" w:lineRule="auto"/>
        <w:jc w:val="both"/>
        <w:rPr>
          <w:szCs w:val="26"/>
        </w:rPr>
      </w:pPr>
    </w:p>
    <w:tbl>
      <w:tblPr>
        <w:tblW w:w="8912" w:type="dxa"/>
        <w:jc w:val="center"/>
        <w:tblInd w:w="108"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Look w:val="01E0" w:firstRow="1" w:lastRow="1" w:firstColumn="1" w:lastColumn="1" w:noHBand="0" w:noVBand="0"/>
      </w:tblPr>
      <w:tblGrid>
        <w:gridCol w:w="1405"/>
        <w:gridCol w:w="774"/>
        <w:gridCol w:w="1615"/>
        <w:gridCol w:w="1892"/>
        <w:gridCol w:w="1608"/>
        <w:gridCol w:w="1618"/>
      </w:tblGrid>
      <w:tr w:rsidR="00BD2BBB" w:rsidRPr="00C40B06" w:rsidTr="007253AD">
        <w:trPr>
          <w:trHeight w:val="268"/>
          <w:tblHeader/>
          <w:jc w:val="center"/>
        </w:trPr>
        <w:tc>
          <w:tcPr>
            <w:tcW w:w="5686" w:type="dxa"/>
            <w:gridSpan w:val="4"/>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受測活動</w:t>
            </w:r>
          </w:p>
        </w:tc>
        <w:tc>
          <w:tcPr>
            <w:tcW w:w="1608" w:type="dxa"/>
            <w:vMerge w:val="restart"/>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受測個體</w:t>
            </w:r>
          </w:p>
        </w:tc>
        <w:tc>
          <w:tcPr>
            <w:tcW w:w="1618" w:type="dxa"/>
            <w:vMerge w:val="restart"/>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企業定位</w:t>
            </w:r>
          </w:p>
        </w:tc>
      </w:tr>
      <w:tr w:rsidR="00BD2BBB" w:rsidRPr="00C40B06" w:rsidTr="007253AD">
        <w:trPr>
          <w:trHeight w:val="385"/>
          <w:tblHeader/>
          <w:jc w:val="center"/>
        </w:trPr>
        <w:tc>
          <w:tcPr>
            <w:tcW w:w="1405" w:type="dxa"/>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受控交易</w:t>
            </w:r>
            <w:r>
              <w:rPr>
                <w:rFonts w:eastAsia="標楷體" w:hint="eastAsia"/>
                <w:color w:val="FFFFFF"/>
                <w:sz w:val="26"/>
                <w:szCs w:val="26"/>
              </w:rPr>
              <w:t xml:space="preserve">  </w:t>
            </w:r>
            <w:r w:rsidRPr="00C40B06">
              <w:rPr>
                <w:rFonts w:eastAsia="標楷體"/>
                <w:color w:val="FFFFFF"/>
                <w:sz w:val="26"/>
                <w:szCs w:val="26"/>
              </w:rPr>
              <w:t>類型</w:t>
            </w:r>
          </w:p>
        </w:tc>
        <w:tc>
          <w:tcPr>
            <w:tcW w:w="2389" w:type="dxa"/>
            <w:gridSpan w:val="2"/>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明細</w:t>
            </w:r>
          </w:p>
        </w:tc>
        <w:tc>
          <w:tcPr>
            <w:tcW w:w="1892" w:type="dxa"/>
            <w:shd w:val="clear" w:color="auto" w:fill="4F81BD"/>
            <w:vAlign w:val="center"/>
          </w:tcPr>
          <w:p w:rsidR="006240E2" w:rsidRDefault="00BD2BBB" w:rsidP="00BD6D02">
            <w:pPr>
              <w:spacing w:beforeLines="25" w:before="60" w:afterLines="25" w:after="60"/>
              <w:jc w:val="center"/>
              <w:rPr>
                <w:rFonts w:eastAsia="標楷體"/>
                <w:color w:val="FFFFFF"/>
                <w:sz w:val="26"/>
                <w:szCs w:val="26"/>
              </w:rPr>
            </w:pPr>
            <w:r w:rsidRPr="00C40B06">
              <w:rPr>
                <w:rFonts w:eastAsia="標楷體"/>
                <w:color w:val="FFFFFF"/>
                <w:sz w:val="26"/>
                <w:szCs w:val="26"/>
              </w:rPr>
              <w:t>交易對象</w:t>
            </w:r>
          </w:p>
        </w:tc>
        <w:tc>
          <w:tcPr>
            <w:tcW w:w="1608" w:type="dxa"/>
            <w:vMerge/>
            <w:shd w:val="clear" w:color="auto" w:fill="4F81BD"/>
            <w:vAlign w:val="center"/>
          </w:tcPr>
          <w:p w:rsidR="00BD2BBB" w:rsidRPr="00C40B06" w:rsidRDefault="00BD2BBB" w:rsidP="00187CF5">
            <w:pPr>
              <w:jc w:val="center"/>
              <w:rPr>
                <w:rFonts w:eastAsia="標楷體"/>
                <w:color w:val="FFFFFF"/>
                <w:sz w:val="26"/>
                <w:szCs w:val="26"/>
              </w:rPr>
            </w:pPr>
          </w:p>
        </w:tc>
        <w:tc>
          <w:tcPr>
            <w:tcW w:w="1618" w:type="dxa"/>
            <w:vMerge/>
            <w:shd w:val="clear" w:color="auto" w:fill="4F81BD"/>
            <w:vAlign w:val="center"/>
          </w:tcPr>
          <w:p w:rsidR="00BD2BBB" w:rsidRPr="00C40B06" w:rsidRDefault="00BD2BBB" w:rsidP="00187CF5">
            <w:pPr>
              <w:jc w:val="center"/>
              <w:rPr>
                <w:rFonts w:eastAsia="標楷體"/>
                <w:color w:val="FFFFFF"/>
                <w:sz w:val="26"/>
                <w:szCs w:val="26"/>
              </w:rPr>
            </w:pPr>
          </w:p>
        </w:tc>
      </w:tr>
      <w:tr w:rsidR="00E60098" w:rsidRPr="00C40B06" w:rsidTr="007253AD">
        <w:trPr>
          <w:trHeight w:val="1188"/>
          <w:jc w:val="center"/>
        </w:trPr>
        <w:tc>
          <w:tcPr>
            <w:tcW w:w="1405" w:type="dxa"/>
            <w:shd w:val="clear" w:color="auto" w:fill="FFFFFF"/>
            <w:vAlign w:val="center"/>
          </w:tcPr>
          <w:p w:rsidR="00E60098" w:rsidRPr="00C40B06" w:rsidRDefault="00E60098" w:rsidP="00187CF5">
            <w:pPr>
              <w:jc w:val="center"/>
              <w:rPr>
                <w:rFonts w:eastAsia="標楷體"/>
                <w:bCs/>
                <w:sz w:val="26"/>
                <w:szCs w:val="26"/>
              </w:rPr>
            </w:pPr>
            <w:r w:rsidRPr="00C40B06">
              <w:rPr>
                <w:rFonts w:eastAsia="標楷體"/>
                <w:bCs/>
                <w:sz w:val="26"/>
                <w:szCs w:val="26"/>
              </w:rPr>
              <w:t>有形資產之移轉</w:t>
            </w:r>
          </w:p>
        </w:tc>
        <w:tc>
          <w:tcPr>
            <w:tcW w:w="774" w:type="dxa"/>
            <w:shd w:val="clear" w:color="auto" w:fill="FFFFFF"/>
            <w:vAlign w:val="center"/>
          </w:tcPr>
          <w:p w:rsidR="00E60098" w:rsidRPr="00C40B06" w:rsidRDefault="00E60098" w:rsidP="00187CF5">
            <w:pPr>
              <w:jc w:val="center"/>
              <w:rPr>
                <w:rFonts w:eastAsia="標楷體"/>
                <w:bCs/>
                <w:sz w:val="26"/>
                <w:szCs w:val="26"/>
              </w:rPr>
            </w:pPr>
            <w:r w:rsidRPr="00C40B06">
              <w:rPr>
                <w:rFonts w:eastAsia="標楷體"/>
                <w:bCs/>
                <w:sz w:val="26"/>
                <w:szCs w:val="26"/>
              </w:rPr>
              <w:t>進貨</w:t>
            </w:r>
          </w:p>
        </w:tc>
        <w:tc>
          <w:tcPr>
            <w:tcW w:w="1615" w:type="dxa"/>
            <w:shd w:val="clear" w:color="auto" w:fill="FFFFFF"/>
            <w:vAlign w:val="center"/>
          </w:tcPr>
          <w:p w:rsidR="00E60098" w:rsidRPr="00C40B06" w:rsidRDefault="00E60098" w:rsidP="00187CF5">
            <w:pPr>
              <w:jc w:val="center"/>
              <w:rPr>
                <w:rFonts w:eastAsia="標楷體"/>
                <w:bCs/>
                <w:sz w:val="26"/>
                <w:szCs w:val="26"/>
              </w:rPr>
            </w:pPr>
            <w:r>
              <w:rPr>
                <w:rFonts w:eastAsia="標楷體" w:hint="eastAsia"/>
                <w:bCs/>
                <w:sz w:val="26"/>
                <w:szCs w:val="26"/>
              </w:rPr>
              <w:t>記憶體產品</w:t>
            </w:r>
          </w:p>
        </w:tc>
        <w:tc>
          <w:tcPr>
            <w:tcW w:w="1892" w:type="dxa"/>
            <w:shd w:val="clear" w:color="auto" w:fill="FFFFFF"/>
            <w:vAlign w:val="center"/>
          </w:tcPr>
          <w:p w:rsidR="00E60098" w:rsidRPr="00C40B06" w:rsidRDefault="00E60098" w:rsidP="00EF51A0">
            <w:pPr>
              <w:jc w:val="center"/>
              <w:rPr>
                <w:rFonts w:eastAsia="標楷體"/>
                <w:bCs/>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1608" w:type="dxa"/>
            <w:shd w:val="clear" w:color="auto" w:fill="FFFFFF"/>
            <w:vAlign w:val="center"/>
          </w:tcPr>
          <w:p w:rsidR="00E60098" w:rsidRPr="00C40B06" w:rsidRDefault="00E60098" w:rsidP="00EF51A0">
            <w:pPr>
              <w:jc w:val="center"/>
              <w:rPr>
                <w:rFonts w:eastAsia="標楷體"/>
                <w:bCs/>
                <w:sz w:val="26"/>
                <w:szCs w:val="26"/>
              </w:rPr>
            </w:pPr>
            <w:r>
              <w:rPr>
                <w:rFonts w:ascii="標楷體" w:eastAsia="標楷體" w:hAnsi="標楷體" w:hint="eastAsia"/>
                <w:sz w:val="26"/>
                <w:szCs w:val="26"/>
              </w:rPr>
              <w:t>矽成</w:t>
            </w:r>
          </w:p>
        </w:tc>
        <w:tc>
          <w:tcPr>
            <w:tcW w:w="1618" w:type="dxa"/>
            <w:shd w:val="clear" w:color="auto" w:fill="FFFFFF"/>
            <w:vAlign w:val="center"/>
          </w:tcPr>
          <w:p w:rsidR="00E60098" w:rsidRPr="00C40B06" w:rsidRDefault="00E60098" w:rsidP="00EF51A0">
            <w:pPr>
              <w:jc w:val="center"/>
              <w:rPr>
                <w:rFonts w:eastAsia="標楷體"/>
                <w:bCs/>
                <w:sz w:val="26"/>
                <w:szCs w:val="26"/>
              </w:rPr>
            </w:pPr>
            <w:r>
              <w:rPr>
                <w:rFonts w:eastAsia="標楷體" w:hint="eastAsia"/>
                <w:sz w:val="26"/>
                <w:szCs w:val="26"/>
              </w:rPr>
              <w:t>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r>
              <w:rPr>
                <w:rFonts w:eastAsia="標楷體" w:hint="eastAsia"/>
                <w:sz w:val="26"/>
                <w:szCs w:val="26"/>
              </w:rPr>
              <w:t>之間</w:t>
            </w:r>
          </w:p>
        </w:tc>
      </w:tr>
      <w:tr w:rsidR="00EA1283" w:rsidRPr="00C40B06" w:rsidTr="007253AD">
        <w:trPr>
          <w:trHeight w:val="1146"/>
          <w:jc w:val="center"/>
        </w:trPr>
        <w:tc>
          <w:tcPr>
            <w:tcW w:w="1405" w:type="dxa"/>
            <w:shd w:val="clear" w:color="auto" w:fill="FFFFFF"/>
            <w:vAlign w:val="center"/>
          </w:tcPr>
          <w:p w:rsidR="00EA1283" w:rsidRDefault="00EA1283" w:rsidP="00187CF5">
            <w:pPr>
              <w:jc w:val="center"/>
              <w:rPr>
                <w:rFonts w:eastAsia="標楷體"/>
                <w:bCs/>
                <w:sz w:val="26"/>
                <w:szCs w:val="26"/>
              </w:rPr>
            </w:pPr>
            <w:r w:rsidRPr="00C40B06">
              <w:rPr>
                <w:rFonts w:eastAsia="標楷體"/>
                <w:bCs/>
                <w:sz w:val="26"/>
                <w:szCs w:val="26"/>
              </w:rPr>
              <w:t>服務之</w:t>
            </w:r>
          </w:p>
          <w:p w:rsidR="00EA1283" w:rsidRPr="00C40B06" w:rsidRDefault="00EA1283" w:rsidP="00187CF5">
            <w:pPr>
              <w:jc w:val="center"/>
              <w:rPr>
                <w:rFonts w:eastAsia="標楷體"/>
                <w:bCs/>
                <w:sz w:val="26"/>
                <w:szCs w:val="26"/>
              </w:rPr>
            </w:pPr>
            <w:r w:rsidRPr="00C40B06">
              <w:rPr>
                <w:rFonts w:eastAsia="標楷體"/>
                <w:bCs/>
                <w:sz w:val="26"/>
                <w:szCs w:val="26"/>
              </w:rPr>
              <w:t>提供</w:t>
            </w:r>
          </w:p>
        </w:tc>
        <w:tc>
          <w:tcPr>
            <w:tcW w:w="774" w:type="dxa"/>
            <w:shd w:val="clear" w:color="auto" w:fill="FFFFFF"/>
            <w:vAlign w:val="center"/>
          </w:tcPr>
          <w:p w:rsidR="00EA1283" w:rsidRPr="00C40B06" w:rsidRDefault="00063F26" w:rsidP="00393D68">
            <w:pPr>
              <w:jc w:val="center"/>
              <w:rPr>
                <w:rFonts w:eastAsia="標楷體"/>
                <w:bCs/>
                <w:sz w:val="26"/>
                <w:szCs w:val="26"/>
              </w:rPr>
            </w:pPr>
            <w:r>
              <w:rPr>
                <w:rFonts w:eastAsia="標楷體"/>
                <w:bCs/>
                <w:sz w:val="26"/>
                <w:szCs w:val="26"/>
              </w:rPr>
              <w:t>提供服務</w:t>
            </w:r>
          </w:p>
        </w:tc>
        <w:tc>
          <w:tcPr>
            <w:tcW w:w="1615" w:type="dxa"/>
            <w:tcBorders>
              <w:top w:val="single" w:sz="4" w:space="0" w:color="336699"/>
            </w:tcBorders>
            <w:shd w:val="clear" w:color="auto" w:fill="FFFFFF"/>
            <w:vAlign w:val="center"/>
          </w:tcPr>
          <w:p w:rsidR="00EA1283" w:rsidRDefault="00EA1283" w:rsidP="00187CF5">
            <w:pPr>
              <w:jc w:val="center"/>
              <w:rPr>
                <w:rFonts w:eastAsia="標楷體"/>
                <w:bCs/>
                <w:sz w:val="26"/>
                <w:szCs w:val="26"/>
              </w:rPr>
            </w:pPr>
            <w:r>
              <w:rPr>
                <w:rFonts w:eastAsia="標楷體" w:hint="eastAsia"/>
                <w:bCs/>
                <w:sz w:val="26"/>
                <w:szCs w:val="26"/>
              </w:rPr>
              <w:t>營運支援</w:t>
            </w:r>
          </w:p>
          <w:p w:rsidR="00EA1283" w:rsidRPr="00C40B06" w:rsidRDefault="00EA1283" w:rsidP="00187CF5">
            <w:pPr>
              <w:jc w:val="center"/>
              <w:rPr>
                <w:rFonts w:eastAsia="標楷體"/>
                <w:bCs/>
                <w:sz w:val="26"/>
                <w:szCs w:val="26"/>
              </w:rPr>
            </w:pPr>
            <w:r>
              <w:rPr>
                <w:rFonts w:eastAsia="標楷體" w:hint="eastAsia"/>
                <w:bCs/>
                <w:sz w:val="26"/>
                <w:szCs w:val="26"/>
              </w:rPr>
              <w:t>服務</w:t>
            </w:r>
          </w:p>
        </w:tc>
        <w:tc>
          <w:tcPr>
            <w:tcW w:w="1892" w:type="dxa"/>
            <w:tcBorders>
              <w:top w:val="single" w:sz="4" w:space="0" w:color="336699"/>
            </w:tcBorders>
            <w:shd w:val="clear" w:color="auto" w:fill="FFFFFF"/>
            <w:vAlign w:val="center"/>
          </w:tcPr>
          <w:p w:rsidR="00EA1283" w:rsidRDefault="00EA1283" w:rsidP="00187CF5">
            <w:pPr>
              <w:jc w:val="center"/>
              <w:rPr>
                <w:rFonts w:ascii="標楷體" w:eastAsia="標楷體" w:hAnsi="標楷體"/>
                <w:sz w:val="26"/>
                <w:szCs w:val="26"/>
              </w:rPr>
            </w:pPr>
            <w:r w:rsidRPr="00515E65">
              <w:rPr>
                <w:rFonts w:eastAsia="標楷體" w:hint="eastAsia"/>
                <w:bCs/>
                <w:sz w:val="26"/>
                <w:szCs w:val="26"/>
              </w:rPr>
              <w:t>ISSI-Cayman</w:t>
            </w:r>
            <w:r>
              <w:rPr>
                <w:rFonts w:ascii="標楷體" w:eastAsia="標楷體" w:hAnsi="標楷體" w:hint="eastAsia"/>
                <w:sz w:val="26"/>
                <w:szCs w:val="26"/>
              </w:rPr>
              <w:t>、</w:t>
            </w:r>
          </w:p>
          <w:p w:rsidR="00EA1283" w:rsidRPr="00C40B06" w:rsidRDefault="00EA1283" w:rsidP="00187CF5">
            <w:pPr>
              <w:jc w:val="center"/>
              <w:rPr>
                <w:rFonts w:eastAsia="標楷體"/>
                <w:bCs/>
                <w:sz w:val="26"/>
                <w:szCs w:val="26"/>
              </w:rPr>
            </w:pPr>
            <w:r>
              <w:rPr>
                <w:rFonts w:ascii="標楷體" w:eastAsia="標楷體" w:hAnsi="標楷體" w:hint="eastAsia"/>
                <w:sz w:val="26"/>
                <w:szCs w:val="26"/>
              </w:rPr>
              <w:t>開</w:t>
            </w:r>
            <w:proofErr w:type="gramStart"/>
            <w:r>
              <w:rPr>
                <w:rFonts w:ascii="標楷體" w:eastAsia="標楷體" w:hAnsi="標楷體" w:hint="eastAsia"/>
                <w:sz w:val="26"/>
                <w:szCs w:val="26"/>
              </w:rPr>
              <w:t>曼</w:t>
            </w:r>
            <w:proofErr w:type="gramEnd"/>
            <w:r>
              <w:rPr>
                <w:rFonts w:ascii="標楷體" w:eastAsia="標楷體" w:hAnsi="標楷體" w:hint="eastAsia"/>
                <w:sz w:val="26"/>
                <w:szCs w:val="26"/>
              </w:rPr>
              <w:t>矽成台灣分公司</w:t>
            </w:r>
          </w:p>
        </w:tc>
        <w:tc>
          <w:tcPr>
            <w:tcW w:w="1608" w:type="dxa"/>
            <w:tcBorders>
              <w:top w:val="single" w:sz="4" w:space="0" w:color="336699"/>
            </w:tcBorders>
            <w:shd w:val="clear" w:color="auto" w:fill="FFFFFF"/>
            <w:vAlign w:val="center"/>
          </w:tcPr>
          <w:p w:rsidR="00EA1283" w:rsidRPr="00C40B06" w:rsidRDefault="00EA1283" w:rsidP="00187CF5">
            <w:pPr>
              <w:jc w:val="center"/>
              <w:rPr>
                <w:rFonts w:eastAsia="標楷體"/>
                <w:bCs/>
                <w:sz w:val="26"/>
                <w:szCs w:val="26"/>
              </w:rPr>
            </w:pPr>
            <w:r>
              <w:rPr>
                <w:rFonts w:eastAsia="標楷體" w:hint="eastAsia"/>
                <w:bCs/>
                <w:sz w:val="26"/>
                <w:szCs w:val="26"/>
              </w:rPr>
              <w:t>矽成</w:t>
            </w:r>
          </w:p>
        </w:tc>
        <w:tc>
          <w:tcPr>
            <w:tcW w:w="1618" w:type="dxa"/>
            <w:tcBorders>
              <w:top w:val="single" w:sz="4" w:space="0" w:color="336699"/>
            </w:tcBorders>
            <w:shd w:val="clear" w:color="auto" w:fill="FFFFFF"/>
            <w:vAlign w:val="center"/>
          </w:tcPr>
          <w:p w:rsidR="00EA1283" w:rsidRPr="00C40B06" w:rsidRDefault="00EA1283" w:rsidP="00187CF5">
            <w:pPr>
              <w:jc w:val="center"/>
              <w:rPr>
                <w:rFonts w:eastAsia="標楷體"/>
                <w:bCs/>
                <w:sz w:val="26"/>
                <w:szCs w:val="26"/>
              </w:rPr>
            </w:pPr>
            <w:r>
              <w:rPr>
                <w:rFonts w:eastAsia="標楷體" w:hint="eastAsia"/>
                <w:bCs/>
                <w:sz w:val="26"/>
                <w:szCs w:val="26"/>
              </w:rPr>
              <w:t>服務提供者</w:t>
            </w:r>
          </w:p>
        </w:tc>
      </w:tr>
    </w:tbl>
    <w:p w:rsidR="006240E2" w:rsidRDefault="00051C9B" w:rsidP="00BD6D02">
      <w:pPr>
        <w:spacing w:beforeLines="50" w:before="120" w:afterLines="50" w:after="120" w:line="360" w:lineRule="auto"/>
        <w:ind w:firstLineChars="200" w:firstLine="520"/>
        <w:jc w:val="both"/>
        <w:rPr>
          <w:rFonts w:eastAsia="標楷體"/>
          <w:sz w:val="26"/>
          <w:szCs w:val="26"/>
        </w:rPr>
      </w:pPr>
      <w:r w:rsidRPr="00EA272E">
        <w:rPr>
          <w:rFonts w:eastAsia="標楷體"/>
          <w:color w:val="000000"/>
          <w:sz w:val="26"/>
          <w:szCs w:val="26"/>
        </w:rPr>
        <w:t>本報告第捌章已說明可比較對象經過重重篩選所以被接受之原因，正因為每一家公司都是獨一無二</w:t>
      </w:r>
      <w:r w:rsidR="008B3796" w:rsidRPr="00EA272E">
        <w:rPr>
          <w:rFonts w:eastAsia="標楷體" w:hint="eastAsia"/>
          <w:color w:val="000000"/>
          <w:sz w:val="26"/>
          <w:szCs w:val="26"/>
        </w:rPr>
        <w:t>的</w:t>
      </w:r>
      <w:r w:rsidRPr="00EA272E">
        <w:rPr>
          <w:rFonts w:eastAsia="標楷體"/>
          <w:color w:val="000000"/>
          <w:sz w:val="26"/>
          <w:szCs w:val="26"/>
        </w:rPr>
        <w:t>，實際上無法找出與</w:t>
      </w:r>
      <w:r w:rsidR="007B277C" w:rsidRPr="00EA272E">
        <w:rPr>
          <w:rFonts w:eastAsia="標楷體" w:hint="eastAsia"/>
          <w:color w:val="000000"/>
          <w:spacing w:val="-2"/>
          <w:sz w:val="26"/>
          <w:szCs w:val="26"/>
        </w:rPr>
        <w:t>受測個體</w:t>
      </w:r>
      <w:r w:rsidRPr="00EA272E">
        <w:rPr>
          <w:rFonts w:eastAsia="標楷體"/>
          <w:color w:val="000000"/>
          <w:sz w:val="26"/>
          <w:szCs w:val="26"/>
        </w:rPr>
        <w:t>百分之百相同之公司。可比較對象所以勝選之原因在於其主要執行之功能與</w:t>
      </w:r>
      <w:r w:rsidR="007B277C" w:rsidRPr="00EA272E">
        <w:rPr>
          <w:rFonts w:eastAsia="標楷體" w:hint="eastAsia"/>
          <w:color w:val="000000"/>
          <w:spacing w:val="-2"/>
          <w:sz w:val="26"/>
          <w:szCs w:val="26"/>
        </w:rPr>
        <w:t>受測個體</w:t>
      </w:r>
      <w:r w:rsidR="0017771E" w:rsidRPr="00EA272E">
        <w:rPr>
          <w:rFonts w:eastAsia="標楷體"/>
          <w:color w:val="000000"/>
          <w:sz w:val="26"/>
          <w:szCs w:val="26"/>
        </w:rPr>
        <w:t>執行之功能</w:t>
      </w:r>
      <w:r w:rsidR="0017771E" w:rsidRPr="00EA272E">
        <w:rPr>
          <w:rFonts w:eastAsia="標楷體" w:hint="eastAsia"/>
          <w:color w:val="000000"/>
          <w:sz w:val="26"/>
          <w:szCs w:val="26"/>
        </w:rPr>
        <w:t>、</w:t>
      </w:r>
      <w:r w:rsidRPr="00EA272E">
        <w:rPr>
          <w:rFonts w:eastAsia="標楷體"/>
          <w:color w:val="000000"/>
          <w:sz w:val="26"/>
          <w:szCs w:val="26"/>
        </w:rPr>
        <w:t>銷售之產品</w:t>
      </w:r>
      <w:r w:rsidR="0017771E" w:rsidRPr="00EA272E">
        <w:rPr>
          <w:rFonts w:eastAsia="標楷體" w:hint="eastAsia"/>
          <w:color w:val="000000"/>
          <w:sz w:val="26"/>
          <w:szCs w:val="26"/>
        </w:rPr>
        <w:t>或提供之服務</w:t>
      </w:r>
      <w:r w:rsidRPr="00EA272E">
        <w:rPr>
          <w:rFonts w:eastAsia="標楷體"/>
          <w:color w:val="000000"/>
          <w:sz w:val="26"/>
          <w:szCs w:val="26"/>
        </w:rPr>
        <w:t>相類似。由於可比較利潤法對產品或服務本身的可比較性要求相較於其他方法較有彈性，是故可比較對象只要執行之功能大致與受測個體相似即可。</w:t>
      </w:r>
    </w:p>
    <w:p w:rsidR="006240E2" w:rsidRDefault="00005C24"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t>選定</w:t>
      </w:r>
      <w:r w:rsidR="00BF6515" w:rsidRPr="00051036">
        <w:rPr>
          <w:rFonts w:ascii="Times New Roman" w:eastAsia="標楷體" w:hAnsi="Times New Roman" w:hint="eastAsia"/>
          <w:sz w:val="36"/>
          <w:szCs w:val="40"/>
        </w:rPr>
        <w:t>利潤率指標</w:t>
      </w:r>
    </w:p>
    <w:p w:rsidR="006240E2" w:rsidRDefault="00567251" w:rsidP="00BD6D02">
      <w:pPr>
        <w:pStyle w:val="3"/>
        <w:numPr>
          <w:ilvl w:val="0"/>
          <w:numId w:val="57"/>
        </w:numPr>
        <w:spacing w:beforeLines="100" w:before="240" w:afterLines="50" w:after="120" w:line="360" w:lineRule="auto"/>
        <w:ind w:leftChars="100" w:left="722" w:hanging="482"/>
        <w:jc w:val="both"/>
        <w:rPr>
          <w:rFonts w:eastAsia="標楷體"/>
          <w:b w:val="0"/>
          <w:sz w:val="32"/>
          <w:szCs w:val="32"/>
        </w:rPr>
      </w:pPr>
      <w:r w:rsidRPr="00A8307D">
        <w:rPr>
          <w:rFonts w:eastAsia="標楷體"/>
          <w:sz w:val="32"/>
          <w:szCs w:val="32"/>
        </w:rPr>
        <w:t>利潤率指標公式</w:t>
      </w:r>
    </w:p>
    <w:p w:rsidR="006240E2" w:rsidRDefault="002D5918"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可比較利潤法所使用之利潤率指標，根據同</w:t>
      </w:r>
      <w:r w:rsidR="000605B9" w:rsidRPr="00EA272E">
        <w:rPr>
          <w:rFonts w:eastAsia="標楷體" w:hint="eastAsia"/>
          <w:sz w:val="26"/>
          <w:szCs w:val="26"/>
        </w:rPr>
        <w:t>條第</w:t>
      </w:r>
      <w:r w:rsidR="000605B9" w:rsidRPr="00EA272E">
        <w:rPr>
          <w:rFonts w:eastAsia="標楷體"/>
          <w:sz w:val="26"/>
          <w:szCs w:val="26"/>
        </w:rPr>
        <w:t>4</w:t>
      </w:r>
      <w:r w:rsidR="000605B9" w:rsidRPr="00EA272E">
        <w:rPr>
          <w:rFonts w:eastAsia="標楷體" w:hint="eastAsia"/>
          <w:sz w:val="26"/>
          <w:szCs w:val="26"/>
        </w:rPr>
        <w:t>項，包括：</w:t>
      </w:r>
    </w:p>
    <w:p w:rsidR="007E089A" w:rsidRPr="00EA272E" w:rsidRDefault="007F445B" w:rsidP="00577949">
      <w:pPr>
        <w:pStyle w:val="5"/>
        <w:keepNext w:val="0"/>
        <w:numPr>
          <w:ilvl w:val="0"/>
          <w:numId w:val="60"/>
        </w:numPr>
        <w:spacing w:line="360" w:lineRule="auto"/>
        <w:rPr>
          <w:rFonts w:ascii="Times New Roman" w:eastAsia="標楷體" w:hAnsi="Times New Roman"/>
          <w:sz w:val="26"/>
          <w:szCs w:val="26"/>
        </w:rPr>
      </w:pPr>
      <w:r w:rsidRPr="00EA272E">
        <w:rPr>
          <w:rFonts w:ascii="Times New Roman" w:eastAsia="標楷體" w:hAnsi="Times New Roman"/>
          <w:position w:val="-32"/>
          <w:sz w:val="26"/>
          <w:szCs w:val="26"/>
        </w:rPr>
        <w:object w:dxaOrig="5860" w:dyaOrig="740">
          <v:shape id="_x0000_i1025" type="#_x0000_t75" style="width:293.6pt;height:37.5pt" o:ole="">
            <v:imagedata r:id="rId35" o:title=""/>
          </v:shape>
          <o:OLEObject Type="Embed" ProgID="Equation.3" ShapeID="_x0000_i1025" DrawAspect="Content" ObjectID="_1559542442" r:id="rId36"/>
        </w:object>
      </w:r>
    </w:p>
    <w:p w:rsidR="00A45846" w:rsidRDefault="00BF6515" w:rsidP="00577949">
      <w:pPr>
        <w:pStyle w:val="5"/>
        <w:keepNext w:val="0"/>
        <w:numPr>
          <w:ilvl w:val="0"/>
          <w:numId w:val="60"/>
        </w:numPr>
        <w:spacing w:line="360" w:lineRule="auto"/>
        <w:ind w:leftChars="300"/>
        <w:rPr>
          <w:rFonts w:ascii="Times New Roman" w:eastAsia="標楷體" w:hAnsi="Times New Roman"/>
          <w:sz w:val="26"/>
          <w:szCs w:val="26"/>
        </w:rPr>
      </w:pPr>
      <w:r w:rsidRPr="00EA272E">
        <w:rPr>
          <w:rFonts w:ascii="Times New Roman" w:eastAsia="標楷體" w:hAnsi="Times New Roman"/>
          <w:position w:val="-32"/>
          <w:sz w:val="26"/>
          <w:szCs w:val="26"/>
        </w:rPr>
        <w:object w:dxaOrig="5280" w:dyaOrig="740">
          <v:shape id="_x0000_i1026" type="#_x0000_t75" style="width:262.95pt;height:37.5pt" o:ole="">
            <v:imagedata r:id="rId37" o:title=""/>
          </v:shape>
          <o:OLEObject Type="Embed" ProgID="Equation.3" ShapeID="_x0000_i1026" DrawAspect="Content" ObjectID="_1559542443" r:id="rId38"/>
        </w:object>
      </w:r>
    </w:p>
    <w:p w:rsidR="00A45846" w:rsidRDefault="00404901" w:rsidP="00577949">
      <w:pPr>
        <w:pStyle w:val="5"/>
        <w:keepNext w:val="0"/>
        <w:numPr>
          <w:ilvl w:val="0"/>
          <w:numId w:val="60"/>
        </w:numPr>
        <w:spacing w:line="360" w:lineRule="auto"/>
        <w:ind w:leftChars="300"/>
        <w:rPr>
          <w:rFonts w:ascii="Times New Roman" w:eastAsia="標楷體" w:hAnsi="Times New Roman"/>
          <w:sz w:val="26"/>
          <w:szCs w:val="26"/>
        </w:rPr>
      </w:pPr>
      <w:r w:rsidRPr="00404901">
        <w:rPr>
          <w:rFonts w:ascii="Times New Roman" w:eastAsia="標楷體" w:hAnsi="Times New Roman"/>
          <w:position w:val="-30"/>
        </w:rPr>
        <w:object w:dxaOrig="5899" w:dyaOrig="720">
          <v:shape id="_x0000_i1027" type="#_x0000_t75" style="width:295.55pt;height:37.5pt" o:ole="">
            <v:imagedata r:id="rId39" o:title=""/>
          </v:shape>
          <o:OLEObject Type="Embed" ProgID="Equation.3" ShapeID="_x0000_i1027" DrawAspect="Content" ObjectID="_1559542444" r:id="rId40"/>
        </w:object>
      </w:r>
    </w:p>
    <w:p w:rsidR="00A45846" w:rsidRDefault="00BF6515" w:rsidP="00577949">
      <w:pPr>
        <w:pStyle w:val="5"/>
        <w:keepNext w:val="0"/>
        <w:numPr>
          <w:ilvl w:val="0"/>
          <w:numId w:val="60"/>
        </w:numPr>
        <w:spacing w:line="360" w:lineRule="auto"/>
        <w:ind w:leftChars="300"/>
        <w:rPr>
          <w:rFonts w:ascii="Times New Roman" w:eastAsia="標楷體" w:hAnsi="Times New Roman"/>
        </w:rPr>
      </w:pPr>
      <w:r w:rsidRPr="00EA272E">
        <w:rPr>
          <w:rFonts w:ascii="Times New Roman" w:eastAsia="標楷體" w:hAnsi="Times New Roman"/>
          <w:position w:val="-12"/>
        </w:rPr>
        <w:object w:dxaOrig="5420" w:dyaOrig="360">
          <v:shape id="_x0000_i1028" type="#_x0000_t75" style="width:270.45pt;height:19pt" o:ole="">
            <v:imagedata r:id="rId41" o:title=""/>
          </v:shape>
          <o:OLEObject Type="Embed" ProgID="Equation.3" ShapeID="_x0000_i1028" DrawAspect="Content" ObjectID="_1559542445" r:id="rId42"/>
        </w:object>
      </w:r>
    </w:p>
    <w:p w:rsidR="00F052EC" w:rsidRPr="00F052EC" w:rsidRDefault="006527D3" w:rsidP="00577949">
      <w:pPr>
        <w:tabs>
          <w:tab w:val="num" w:pos="851"/>
        </w:tabs>
        <w:spacing w:line="360" w:lineRule="auto"/>
        <w:ind w:hanging="54"/>
        <w:jc w:val="right"/>
      </w:pPr>
      <w:r w:rsidRPr="00EA272E">
        <w:rPr>
          <w:rFonts w:eastAsia="標楷體"/>
          <w:position w:val="-32"/>
        </w:rPr>
        <w:object w:dxaOrig="8199" w:dyaOrig="740">
          <v:shape id="_x0000_i1029" type="#_x0000_t75" style="width:423.05pt;height:37.5pt" o:ole="">
            <v:imagedata r:id="rId43" o:title=""/>
          </v:shape>
          <o:OLEObject Type="Embed" ProgID="Equation.3" ShapeID="_x0000_i1029" DrawAspect="Content" ObjectID="_1559542446" r:id="rId44"/>
        </w:object>
      </w:r>
    </w:p>
    <w:p w:rsidR="006240E2" w:rsidRDefault="00F052EC" w:rsidP="00577949">
      <w:pPr>
        <w:pStyle w:val="5"/>
        <w:keepNext w:val="0"/>
        <w:numPr>
          <w:ilvl w:val="0"/>
          <w:numId w:val="60"/>
        </w:numPr>
        <w:spacing w:line="360" w:lineRule="auto"/>
        <w:ind w:leftChars="300"/>
        <w:rPr>
          <w:rFonts w:ascii="Times New Roman" w:eastAsia="標楷體" w:hAnsi="Times New Roman"/>
          <w:b w:val="0"/>
          <w:sz w:val="26"/>
          <w:szCs w:val="26"/>
        </w:rPr>
      </w:pPr>
      <w:r w:rsidRPr="00F052EC">
        <w:rPr>
          <w:rFonts w:ascii="Times New Roman" w:eastAsia="標楷體" w:hAnsi="Times New Roman"/>
          <w:b w:val="0"/>
          <w:sz w:val="26"/>
          <w:szCs w:val="26"/>
        </w:rPr>
        <w:t>其他經財政部核定之利潤率指標</w:t>
      </w:r>
    </w:p>
    <w:p w:rsidR="006240E2" w:rsidRDefault="00567251" w:rsidP="00BD6D02">
      <w:pPr>
        <w:pStyle w:val="3"/>
        <w:numPr>
          <w:ilvl w:val="0"/>
          <w:numId w:val="57"/>
        </w:numPr>
        <w:spacing w:beforeLines="100" w:before="240" w:afterLines="50" w:after="120" w:line="360" w:lineRule="auto"/>
        <w:ind w:leftChars="100" w:left="722" w:hanging="482"/>
        <w:jc w:val="both"/>
        <w:rPr>
          <w:rFonts w:eastAsia="標楷體"/>
          <w:b w:val="0"/>
          <w:sz w:val="32"/>
          <w:szCs w:val="32"/>
        </w:rPr>
      </w:pPr>
      <w:r w:rsidRPr="00A8307D">
        <w:rPr>
          <w:rFonts w:eastAsia="標楷體"/>
          <w:sz w:val="32"/>
          <w:szCs w:val="32"/>
        </w:rPr>
        <w:t>使用之變數定義</w:t>
      </w:r>
    </w:p>
    <w:p w:rsidR="006240E2" w:rsidRDefault="00567251" w:rsidP="00BD6D02">
      <w:pPr>
        <w:spacing w:beforeLines="50" w:before="120" w:afterLines="50" w:after="120" w:line="360" w:lineRule="auto"/>
        <w:ind w:leftChars="200" w:left="480" w:firstLineChars="200" w:firstLine="520"/>
        <w:rPr>
          <w:rFonts w:eastAsia="標楷體"/>
          <w:sz w:val="26"/>
          <w:szCs w:val="26"/>
        </w:rPr>
      </w:pPr>
      <w:r w:rsidRPr="00EA272E">
        <w:rPr>
          <w:rFonts w:eastAsia="標楷體"/>
          <w:sz w:val="26"/>
          <w:szCs w:val="26"/>
        </w:rPr>
        <w:t>同條第</w:t>
      </w:r>
      <w:r w:rsidRPr="00EA272E">
        <w:rPr>
          <w:rFonts w:eastAsia="標楷體"/>
          <w:sz w:val="26"/>
          <w:szCs w:val="26"/>
        </w:rPr>
        <w:t>5</w:t>
      </w:r>
      <w:r w:rsidRPr="00EA272E">
        <w:rPr>
          <w:rFonts w:eastAsia="標楷體"/>
          <w:sz w:val="26"/>
          <w:szCs w:val="26"/>
        </w:rPr>
        <w:t>項對上述公式所運用之變數定義如下：</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1</w:t>
      </w:r>
      <w:r w:rsidRPr="00A8307D">
        <w:rPr>
          <w:rFonts w:eastAsia="標楷體" w:hint="eastAsia"/>
          <w:b/>
          <w:sz w:val="26"/>
          <w:szCs w:val="26"/>
        </w:rPr>
        <w:t>、</w:t>
      </w:r>
      <w:r w:rsidR="00567251" w:rsidRPr="00A8307D">
        <w:rPr>
          <w:rFonts w:eastAsia="標楷體"/>
          <w:b/>
          <w:sz w:val="26"/>
          <w:szCs w:val="26"/>
        </w:rPr>
        <w:t>營業淨利</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A57745">
        <w:rPr>
          <w:rFonts w:eastAsia="標楷體"/>
          <w:sz w:val="26"/>
          <w:szCs w:val="26"/>
        </w:rPr>
        <w:t>係指營業毛利減除營業費用後之金額，不包括</w:t>
      </w:r>
      <w:proofErr w:type="gramStart"/>
      <w:r w:rsidRPr="00A57745">
        <w:rPr>
          <w:rFonts w:eastAsia="標楷體"/>
          <w:sz w:val="26"/>
          <w:szCs w:val="26"/>
        </w:rPr>
        <w:t>非屬受測</w:t>
      </w:r>
      <w:proofErr w:type="gramEnd"/>
      <w:r w:rsidRPr="00A57745">
        <w:rPr>
          <w:rFonts w:eastAsia="標楷體"/>
          <w:sz w:val="26"/>
          <w:szCs w:val="26"/>
        </w:rPr>
        <w:t>活動之所得及與受測個體繼續經營無關之非常損益。</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2</w:t>
      </w:r>
      <w:r w:rsidRPr="00A8307D">
        <w:rPr>
          <w:rFonts w:eastAsia="標楷體" w:hint="eastAsia"/>
          <w:b/>
          <w:sz w:val="26"/>
          <w:szCs w:val="26"/>
        </w:rPr>
        <w:t>、</w:t>
      </w:r>
      <w:r w:rsidR="00567251" w:rsidRPr="00A8307D">
        <w:rPr>
          <w:rFonts w:eastAsia="標楷體"/>
          <w:b/>
          <w:sz w:val="26"/>
          <w:szCs w:val="26"/>
        </w:rPr>
        <w:t>營業資產</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係指受測個體於相關營業活動所使用之資產，包括固定資產及流動</w:t>
      </w:r>
      <w:r w:rsidRPr="00A57745">
        <w:rPr>
          <w:rFonts w:eastAsia="標楷體"/>
          <w:sz w:val="26"/>
          <w:szCs w:val="26"/>
        </w:rPr>
        <w:t>資產，但不包括超額現金、短期投資、長期投資、閒置資產及與該營業活動無關之資產。</w:t>
      </w:r>
    </w:p>
    <w:p w:rsidR="006240E2" w:rsidRDefault="00A8307D" w:rsidP="00577949">
      <w:pPr>
        <w:tabs>
          <w:tab w:val="left" w:pos="1440"/>
          <w:tab w:val="left" w:pos="1560"/>
        </w:tabs>
        <w:spacing w:beforeLines="50" w:before="120" w:afterLines="50" w:after="120" w:line="360" w:lineRule="auto"/>
        <w:ind w:left="839"/>
        <w:jc w:val="both"/>
        <w:rPr>
          <w:rFonts w:eastAsia="標楷體"/>
          <w:b/>
          <w:sz w:val="26"/>
          <w:szCs w:val="26"/>
        </w:rPr>
      </w:pPr>
      <w:r w:rsidRPr="00A8307D">
        <w:rPr>
          <w:rFonts w:eastAsia="標楷體" w:hint="eastAsia"/>
          <w:b/>
          <w:sz w:val="26"/>
          <w:szCs w:val="26"/>
        </w:rPr>
        <w:t>3</w:t>
      </w:r>
      <w:r w:rsidRPr="00A8307D">
        <w:rPr>
          <w:rFonts w:eastAsia="標楷體" w:hint="eastAsia"/>
          <w:b/>
          <w:sz w:val="26"/>
          <w:szCs w:val="26"/>
        </w:rPr>
        <w:t>、</w:t>
      </w:r>
      <w:r w:rsidR="00567251" w:rsidRPr="00A8307D">
        <w:rPr>
          <w:rFonts w:eastAsia="標楷體"/>
          <w:b/>
          <w:sz w:val="26"/>
          <w:szCs w:val="26"/>
        </w:rPr>
        <w:t>營業費用</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係指不包括非屬經營本業之利息費用、所得稅及與受測活動無關之費用。</w:t>
      </w:r>
    </w:p>
    <w:p w:rsidR="006240E2" w:rsidRDefault="00EF7229" w:rsidP="00BD6D02">
      <w:pPr>
        <w:pStyle w:val="3"/>
        <w:numPr>
          <w:ilvl w:val="0"/>
          <w:numId w:val="57"/>
        </w:numPr>
        <w:spacing w:beforeLines="100" w:before="240" w:afterLines="50" w:after="120" w:line="360" w:lineRule="auto"/>
        <w:ind w:leftChars="100" w:left="722" w:hanging="482"/>
        <w:jc w:val="both"/>
        <w:rPr>
          <w:rFonts w:eastAsia="標楷體"/>
          <w:b w:val="0"/>
          <w:sz w:val="32"/>
          <w:szCs w:val="26"/>
        </w:rPr>
      </w:pPr>
      <w:r w:rsidRPr="00047F88">
        <w:rPr>
          <w:rFonts w:eastAsia="標楷體" w:hint="eastAsia"/>
          <w:sz w:val="32"/>
          <w:szCs w:val="26"/>
        </w:rPr>
        <w:t>選擇時應考量之因素</w:t>
      </w:r>
    </w:p>
    <w:p w:rsidR="00577949" w:rsidRDefault="00567251" w:rsidP="00577949">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依同條第</w:t>
      </w:r>
      <w:r w:rsidRPr="00EA272E">
        <w:rPr>
          <w:rFonts w:eastAsia="標楷體"/>
          <w:sz w:val="26"/>
          <w:szCs w:val="26"/>
        </w:rPr>
        <w:t>6</w:t>
      </w:r>
      <w:r w:rsidRPr="00EA272E">
        <w:rPr>
          <w:rFonts w:eastAsia="標楷體"/>
          <w:sz w:val="26"/>
          <w:szCs w:val="26"/>
        </w:rPr>
        <w:t>項則規定選擇利潤率指標時，應以受測個體之受測活動為基礎，並考量下列因素：</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1</w:t>
      </w:r>
      <w:r w:rsidRPr="00A8307D">
        <w:rPr>
          <w:rFonts w:eastAsia="標楷體" w:hint="eastAsia"/>
          <w:b/>
          <w:sz w:val="26"/>
          <w:szCs w:val="26"/>
        </w:rPr>
        <w:t>、</w:t>
      </w:r>
      <w:r w:rsidR="00EF7229" w:rsidRPr="00A8307D">
        <w:rPr>
          <w:rFonts w:eastAsia="標楷體" w:hint="eastAsia"/>
          <w:b/>
          <w:sz w:val="26"/>
          <w:szCs w:val="26"/>
        </w:rPr>
        <w:t>受測</w:t>
      </w:r>
      <w:r w:rsidR="00567251" w:rsidRPr="00A8307D">
        <w:rPr>
          <w:rFonts w:eastAsia="標楷體"/>
          <w:b/>
          <w:sz w:val="26"/>
          <w:szCs w:val="26"/>
        </w:rPr>
        <w:t>個體之活動性質</w:t>
      </w:r>
    </w:p>
    <w:p w:rsidR="006240E2" w:rsidRDefault="0010197A" w:rsidP="00BD6D02">
      <w:pPr>
        <w:spacing w:beforeLines="50" w:before="120" w:afterLines="50" w:after="120" w:line="360" w:lineRule="auto"/>
        <w:ind w:leftChars="400" w:left="960" w:firstLineChars="200" w:firstLine="520"/>
        <w:jc w:val="both"/>
        <w:rPr>
          <w:rFonts w:eastAsia="標楷體"/>
          <w:sz w:val="26"/>
          <w:szCs w:val="26"/>
        </w:rPr>
      </w:pPr>
      <w:r w:rsidRPr="00F052EC">
        <w:rPr>
          <w:rFonts w:eastAsia="標楷體"/>
          <w:sz w:val="26"/>
          <w:szCs w:val="26"/>
        </w:rPr>
        <w:t>包括</w:t>
      </w:r>
      <w:r w:rsidR="008E03D7" w:rsidRPr="008E03D7">
        <w:rPr>
          <w:rFonts w:eastAsia="標楷體" w:hint="eastAsia"/>
          <w:sz w:val="26"/>
          <w:szCs w:val="26"/>
        </w:rPr>
        <w:t>『有形資產之移轉－進貨』、『服務之提供－</w:t>
      </w:r>
      <w:r w:rsidR="00063F26">
        <w:rPr>
          <w:rFonts w:eastAsia="標楷體" w:hint="eastAsia"/>
          <w:sz w:val="26"/>
          <w:szCs w:val="26"/>
        </w:rPr>
        <w:t>提供營運支援服務</w:t>
      </w:r>
      <w:r w:rsidR="008E03D7" w:rsidRPr="008E03D7">
        <w:rPr>
          <w:rFonts w:eastAsia="標楷體" w:hint="eastAsia"/>
          <w:sz w:val="26"/>
          <w:szCs w:val="26"/>
        </w:rPr>
        <w:t>』</w:t>
      </w:r>
      <w:r w:rsidRPr="00F052EC">
        <w:rPr>
          <w:rFonts w:eastAsia="標楷體" w:hint="eastAsia"/>
          <w:sz w:val="26"/>
          <w:szCs w:val="26"/>
        </w:rPr>
        <w:t>等</w:t>
      </w:r>
      <w:r w:rsidR="00725ECD" w:rsidRPr="00F052EC">
        <w:rPr>
          <w:rFonts w:eastAsia="標楷體" w:hint="eastAsia"/>
          <w:sz w:val="26"/>
          <w:szCs w:val="26"/>
        </w:rPr>
        <w:t>交易</w:t>
      </w:r>
      <w:r w:rsidRPr="00F052EC">
        <w:rPr>
          <w:rFonts w:eastAsia="標楷體" w:hint="eastAsia"/>
          <w:sz w:val="26"/>
          <w:szCs w:val="26"/>
        </w:rPr>
        <w:t>活動</w:t>
      </w:r>
      <w:r w:rsidRPr="00F052EC">
        <w:rPr>
          <w:rFonts w:eastAsia="標楷體"/>
          <w:sz w:val="26"/>
          <w:szCs w:val="26"/>
        </w:rPr>
        <w:t>。</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8B7AC9">
        <w:rPr>
          <w:rFonts w:eastAsia="標楷體" w:hint="eastAsia"/>
          <w:b/>
          <w:sz w:val="26"/>
          <w:szCs w:val="26"/>
        </w:rPr>
        <w:lastRenderedPageBreak/>
        <w:t>2</w:t>
      </w:r>
      <w:r w:rsidRPr="008B7AC9">
        <w:rPr>
          <w:rFonts w:eastAsia="標楷體" w:hint="eastAsia"/>
          <w:b/>
          <w:sz w:val="26"/>
          <w:szCs w:val="26"/>
        </w:rPr>
        <w:t>、</w:t>
      </w:r>
      <w:r w:rsidR="00EF7229" w:rsidRPr="008B7AC9">
        <w:rPr>
          <w:rFonts w:eastAsia="標楷體" w:hint="eastAsia"/>
          <w:b/>
          <w:sz w:val="26"/>
          <w:szCs w:val="26"/>
        </w:rPr>
        <w:t>所</w:t>
      </w:r>
      <w:r w:rsidR="00567251" w:rsidRPr="008B7AC9">
        <w:rPr>
          <w:rFonts w:eastAsia="標楷體"/>
          <w:b/>
          <w:sz w:val="26"/>
          <w:szCs w:val="26"/>
        </w:rPr>
        <w:t>取得未受控交易資料之可比較程度及其所使用資料與假設之品質</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本報告第捌章已詳述可比較對象所以被選出之過程、原因及選擇時所用資</w:t>
      </w:r>
      <w:r w:rsidR="00F052EC">
        <w:rPr>
          <w:rFonts w:eastAsia="標楷體"/>
          <w:sz w:val="26"/>
          <w:szCs w:val="26"/>
        </w:rPr>
        <w:t>料與假設之品質</w:t>
      </w:r>
      <w:r w:rsidR="00D742A9">
        <w:rPr>
          <w:rFonts w:eastAsia="標楷體" w:hint="eastAsia"/>
          <w:sz w:val="26"/>
          <w:szCs w:val="26"/>
        </w:rPr>
        <w:t>，</w:t>
      </w:r>
      <w:r w:rsidR="00F052EC">
        <w:rPr>
          <w:rFonts w:eastAsia="標楷體"/>
          <w:sz w:val="26"/>
          <w:szCs w:val="26"/>
        </w:rPr>
        <w:t>其所使用可比較未受控交易資料均來</w:t>
      </w:r>
      <w:r w:rsidR="00F052EC" w:rsidRPr="00BC13B9">
        <w:rPr>
          <w:rFonts w:eastAsia="標楷體"/>
          <w:sz w:val="26"/>
          <w:szCs w:val="26"/>
        </w:rPr>
        <w:t>自</w:t>
      </w:r>
      <w:r w:rsidR="009F2671">
        <w:rPr>
          <w:rFonts w:eastAsia="標楷體" w:hint="eastAsia"/>
          <w:sz w:val="26"/>
          <w:szCs w:val="26"/>
        </w:rPr>
        <w:t>ONESOURCE</w:t>
      </w:r>
      <w:r w:rsidR="008E03D7" w:rsidRPr="00BC13B9">
        <w:rPr>
          <w:rFonts w:eastAsia="標楷體" w:hint="eastAsia"/>
          <w:sz w:val="26"/>
          <w:szCs w:val="26"/>
        </w:rPr>
        <w:t>資料庫</w:t>
      </w:r>
      <w:r w:rsidRPr="00BC13B9">
        <w:rPr>
          <w:rFonts w:eastAsia="標楷體"/>
          <w:sz w:val="26"/>
          <w:szCs w:val="26"/>
        </w:rPr>
        <w:t>。</w:t>
      </w:r>
    </w:p>
    <w:p w:rsidR="006240E2" w:rsidRDefault="00A8307D" w:rsidP="00BD6D02">
      <w:pPr>
        <w:tabs>
          <w:tab w:val="left" w:pos="144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3</w:t>
      </w:r>
      <w:r w:rsidRPr="00A8307D">
        <w:rPr>
          <w:rFonts w:eastAsia="標楷體" w:hint="eastAsia"/>
          <w:b/>
          <w:sz w:val="26"/>
          <w:szCs w:val="26"/>
        </w:rPr>
        <w:t>、</w:t>
      </w:r>
      <w:r w:rsidR="00567251" w:rsidRPr="00A8307D">
        <w:rPr>
          <w:rFonts w:eastAsia="標楷體"/>
          <w:b/>
          <w:sz w:val="26"/>
          <w:szCs w:val="26"/>
        </w:rPr>
        <w:t>該指標用以衡量受測個體常規營業利潤之可信賴程度</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利潤</w:t>
      </w:r>
      <w:r w:rsidR="00EF7229" w:rsidRPr="00EA272E">
        <w:rPr>
          <w:rFonts w:eastAsia="標楷體" w:hint="eastAsia"/>
          <w:sz w:val="26"/>
          <w:szCs w:val="26"/>
        </w:rPr>
        <w:t>率</w:t>
      </w:r>
      <w:r w:rsidRPr="00EA272E">
        <w:rPr>
          <w:rFonts w:eastAsia="標楷體"/>
          <w:sz w:val="26"/>
          <w:szCs w:val="26"/>
        </w:rPr>
        <w:t>指標</w:t>
      </w:r>
      <w:r w:rsidR="00EF7229" w:rsidRPr="00EA272E">
        <w:rPr>
          <w:rFonts w:eastAsia="標楷體" w:hint="eastAsia"/>
          <w:sz w:val="26"/>
          <w:szCs w:val="26"/>
        </w:rPr>
        <w:t>為</w:t>
      </w:r>
      <w:r w:rsidRPr="00EA272E">
        <w:rPr>
          <w:rFonts w:eastAsia="標楷體"/>
          <w:sz w:val="26"/>
          <w:szCs w:val="26"/>
        </w:rPr>
        <w:t>衡量利潤與賺得利潤所產生成本間之關係。利潤</w:t>
      </w:r>
      <w:r w:rsidR="00725ECD" w:rsidRPr="00EA272E">
        <w:rPr>
          <w:rFonts w:eastAsia="標楷體" w:hint="eastAsia"/>
          <w:sz w:val="26"/>
          <w:szCs w:val="26"/>
        </w:rPr>
        <w:t>率</w:t>
      </w:r>
      <w:r w:rsidRPr="00EA272E">
        <w:rPr>
          <w:rFonts w:eastAsia="標楷體"/>
          <w:sz w:val="26"/>
          <w:szCs w:val="26"/>
        </w:rPr>
        <w:t>指標之適用視情況而定，其與受測個體所從事之活動、由可比較未受控對象蒐集</w:t>
      </w:r>
      <w:r w:rsidR="00725ECD" w:rsidRPr="00EA272E">
        <w:rPr>
          <w:rFonts w:eastAsia="標楷體" w:hint="eastAsia"/>
          <w:sz w:val="26"/>
          <w:szCs w:val="26"/>
        </w:rPr>
        <w:t>而</w:t>
      </w:r>
      <w:r w:rsidRPr="00EA272E">
        <w:rPr>
          <w:rFonts w:eastAsia="標楷體"/>
          <w:sz w:val="26"/>
          <w:szCs w:val="26"/>
        </w:rPr>
        <w:t>得之資料以及使用該指標是否可以得到值得信賴之常規交易結果均息息相關。</w:t>
      </w:r>
    </w:p>
    <w:p w:rsidR="006240E2" w:rsidRDefault="00A8307D" w:rsidP="00BD6D02">
      <w:pPr>
        <w:tabs>
          <w:tab w:val="left" w:pos="1440"/>
          <w:tab w:val="left" w:pos="1560"/>
        </w:tabs>
        <w:spacing w:beforeLines="50" w:before="120" w:afterLines="50" w:after="120" w:line="360" w:lineRule="auto"/>
        <w:ind w:left="720"/>
        <w:jc w:val="both"/>
        <w:rPr>
          <w:rFonts w:eastAsia="標楷體"/>
          <w:b/>
          <w:sz w:val="26"/>
          <w:szCs w:val="26"/>
        </w:rPr>
      </w:pPr>
      <w:r w:rsidRPr="00A8307D">
        <w:rPr>
          <w:rFonts w:eastAsia="標楷體" w:hint="eastAsia"/>
          <w:b/>
          <w:sz w:val="26"/>
          <w:szCs w:val="26"/>
        </w:rPr>
        <w:t>4</w:t>
      </w:r>
      <w:r w:rsidRPr="00A8307D">
        <w:rPr>
          <w:rFonts w:eastAsia="標楷體" w:hint="eastAsia"/>
          <w:b/>
          <w:sz w:val="26"/>
          <w:szCs w:val="26"/>
        </w:rPr>
        <w:t>、</w:t>
      </w:r>
      <w:r w:rsidR="00516533" w:rsidRPr="00A8307D">
        <w:rPr>
          <w:rFonts w:eastAsia="標楷體"/>
          <w:b/>
          <w:sz w:val="26"/>
          <w:szCs w:val="26"/>
        </w:rPr>
        <w:t>該指標</w:t>
      </w:r>
      <w:r w:rsidR="00366491" w:rsidRPr="00A8307D">
        <w:rPr>
          <w:rFonts w:eastAsia="標楷體"/>
          <w:b/>
          <w:sz w:val="26"/>
          <w:szCs w:val="26"/>
        </w:rPr>
        <w:t>應包括交易當年度及前二年度之連續</w:t>
      </w:r>
      <w:proofErr w:type="gramStart"/>
      <w:r w:rsidR="00366491" w:rsidRPr="00A8307D">
        <w:rPr>
          <w:rFonts w:eastAsia="標楷體"/>
          <w:b/>
          <w:sz w:val="26"/>
          <w:szCs w:val="26"/>
        </w:rPr>
        <w:t>三</w:t>
      </w:r>
      <w:proofErr w:type="gramEnd"/>
      <w:r w:rsidR="00366491" w:rsidRPr="00A8307D">
        <w:rPr>
          <w:rFonts w:eastAsia="標楷體"/>
          <w:b/>
          <w:sz w:val="26"/>
          <w:szCs w:val="26"/>
        </w:rPr>
        <w:t>年度資料</w:t>
      </w:r>
    </w:p>
    <w:p w:rsidR="006240E2" w:rsidRDefault="00567251" w:rsidP="00BD6D02">
      <w:pPr>
        <w:spacing w:beforeLines="50" w:before="120" w:afterLines="50" w:after="120" w:line="360" w:lineRule="auto"/>
        <w:ind w:leftChars="400" w:left="960" w:firstLineChars="200" w:firstLine="520"/>
        <w:jc w:val="both"/>
        <w:rPr>
          <w:rFonts w:eastAsia="標楷體"/>
          <w:sz w:val="26"/>
          <w:szCs w:val="26"/>
        </w:rPr>
      </w:pPr>
      <w:r w:rsidRPr="00EA272E">
        <w:rPr>
          <w:rFonts w:eastAsia="標楷體"/>
          <w:sz w:val="26"/>
          <w:szCs w:val="26"/>
        </w:rPr>
        <w:t>為確定所取得未受控交易資料</w:t>
      </w:r>
      <w:r w:rsidR="007C3E33" w:rsidRPr="00EA272E">
        <w:rPr>
          <w:rFonts w:eastAsia="標楷體"/>
          <w:sz w:val="26"/>
          <w:szCs w:val="26"/>
        </w:rPr>
        <w:t>之</w:t>
      </w:r>
      <w:r w:rsidRPr="00EA272E">
        <w:rPr>
          <w:rFonts w:eastAsia="標楷體"/>
          <w:sz w:val="26"/>
          <w:szCs w:val="26"/>
        </w:rPr>
        <w:t>可比較程度及其所使用資料與假設之品質，該資料所涵蓋之期間需足以反映可比較未受控交易之合理報酬，</w:t>
      </w:r>
      <w:r w:rsidR="001223EC" w:rsidRPr="00EA272E">
        <w:rPr>
          <w:rFonts w:eastAsia="標楷體" w:hint="eastAsia"/>
          <w:sz w:val="26"/>
          <w:szCs w:val="26"/>
        </w:rPr>
        <w:t>其</w:t>
      </w:r>
      <w:r w:rsidRPr="00EA272E">
        <w:rPr>
          <w:rFonts w:eastAsia="標楷體"/>
          <w:sz w:val="26"/>
          <w:szCs w:val="26"/>
        </w:rPr>
        <w:t>至少應包括交易當年度及前二年度之連續</w:t>
      </w:r>
      <w:proofErr w:type="gramStart"/>
      <w:r w:rsidRPr="00EA272E">
        <w:rPr>
          <w:rFonts w:eastAsia="標楷體"/>
          <w:sz w:val="26"/>
          <w:szCs w:val="26"/>
        </w:rPr>
        <w:t>三</w:t>
      </w:r>
      <w:proofErr w:type="gramEnd"/>
      <w:r w:rsidRPr="00EA272E">
        <w:rPr>
          <w:rFonts w:eastAsia="標楷體"/>
          <w:sz w:val="26"/>
          <w:szCs w:val="26"/>
        </w:rPr>
        <w:t>年度資料。營利事業於辦理交易當年度營利事業所得稅結算申報時，未能取得交易當年度可比較未受控交易資料者，得以不包括當年度之至少連續前三年度資料為基礎。</w:t>
      </w:r>
    </w:p>
    <w:p w:rsidR="006240E2" w:rsidRDefault="00F51243" w:rsidP="00BD6D02">
      <w:pPr>
        <w:pStyle w:val="3"/>
        <w:numPr>
          <w:ilvl w:val="0"/>
          <w:numId w:val="57"/>
        </w:numPr>
        <w:spacing w:beforeLines="100" w:before="240" w:afterLines="50" w:after="120" w:line="360" w:lineRule="auto"/>
        <w:ind w:leftChars="100" w:left="722" w:hanging="482"/>
        <w:jc w:val="both"/>
        <w:rPr>
          <w:rFonts w:eastAsia="標楷體"/>
          <w:b w:val="0"/>
          <w:sz w:val="32"/>
          <w:szCs w:val="26"/>
        </w:rPr>
      </w:pPr>
      <w:r w:rsidRPr="00047F88">
        <w:rPr>
          <w:rFonts w:eastAsia="標楷體" w:hint="eastAsia"/>
          <w:sz w:val="32"/>
          <w:szCs w:val="26"/>
        </w:rPr>
        <w:t>為受測個體選定利潤率指標</w:t>
      </w:r>
    </w:p>
    <w:p w:rsidR="006240E2" w:rsidRDefault="00F51243" w:rsidP="00BD6D02">
      <w:pPr>
        <w:spacing w:beforeLines="50" w:before="120" w:afterLines="50" w:after="120" w:line="360" w:lineRule="auto"/>
        <w:ind w:leftChars="200" w:left="480" w:firstLineChars="200" w:firstLine="520"/>
        <w:jc w:val="both"/>
        <w:rPr>
          <w:rFonts w:eastAsia="標楷體"/>
          <w:sz w:val="26"/>
          <w:szCs w:val="26"/>
        </w:rPr>
      </w:pPr>
      <w:r w:rsidRPr="00266521">
        <w:rPr>
          <w:rFonts w:eastAsia="標楷體"/>
          <w:sz w:val="26"/>
          <w:szCs w:val="26"/>
        </w:rPr>
        <w:t>因為利潤</w:t>
      </w:r>
      <w:r w:rsidR="00725ECD" w:rsidRPr="00266521">
        <w:rPr>
          <w:rFonts w:eastAsia="標楷體" w:hint="eastAsia"/>
          <w:sz w:val="26"/>
          <w:szCs w:val="26"/>
        </w:rPr>
        <w:t>率</w:t>
      </w:r>
      <w:r w:rsidRPr="00266521">
        <w:rPr>
          <w:rFonts w:eastAsia="標楷體"/>
          <w:sz w:val="26"/>
          <w:szCs w:val="26"/>
        </w:rPr>
        <w:t>指標為衡量受測個體為賺得一定利潤所需花費之成本或所需使用資源之比率，是以選用利潤</w:t>
      </w:r>
      <w:r w:rsidR="00725ECD" w:rsidRPr="00266521">
        <w:rPr>
          <w:rFonts w:eastAsia="標楷體" w:hint="eastAsia"/>
          <w:sz w:val="26"/>
          <w:szCs w:val="26"/>
        </w:rPr>
        <w:t>率</w:t>
      </w:r>
      <w:r w:rsidRPr="00266521">
        <w:rPr>
          <w:rFonts w:eastAsia="標楷體"/>
          <w:sz w:val="26"/>
          <w:szCs w:val="26"/>
        </w:rPr>
        <w:t>指標時必須考慮利潤與使用資源之關係。若受測個體之利潤主要由營業資產之使用而得致，則以營業資產報酬率做為利潤</w:t>
      </w:r>
      <w:r w:rsidR="00A076ED" w:rsidRPr="00266521">
        <w:rPr>
          <w:rFonts w:eastAsia="標楷體" w:hint="eastAsia"/>
          <w:sz w:val="26"/>
          <w:szCs w:val="26"/>
        </w:rPr>
        <w:t>率</w:t>
      </w:r>
      <w:r w:rsidRPr="00266521">
        <w:rPr>
          <w:rFonts w:eastAsia="標楷體"/>
          <w:sz w:val="26"/>
          <w:szCs w:val="26"/>
        </w:rPr>
        <w:t>指標最為合適；若欲衡量營運成本（</w:t>
      </w:r>
      <w:r w:rsidRPr="00266521">
        <w:rPr>
          <w:rFonts w:eastAsia="標楷體"/>
          <w:sz w:val="26"/>
          <w:szCs w:val="26"/>
        </w:rPr>
        <w:t>Operating Cost</w:t>
      </w:r>
      <w:r w:rsidRPr="00266521">
        <w:rPr>
          <w:rFonts w:eastAsia="標楷體"/>
          <w:sz w:val="26"/>
          <w:szCs w:val="26"/>
        </w:rPr>
        <w:t>）報酬率，</w:t>
      </w:r>
      <w:r w:rsidR="00A076ED" w:rsidRPr="00266521">
        <w:rPr>
          <w:rFonts w:eastAsia="標楷體" w:hint="eastAsia"/>
          <w:sz w:val="26"/>
          <w:szCs w:val="26"/>
        </w:rPr>
        <w:t>則</w:t>
      </w:r>
      <w:r w:rsidRPr="00266521">
        <w:rPr>
          <w:rFonts w:eastAsia="標楷體"/>
          <w:sz w:val="26"/>
          <w:szCs w:val="26"/>
        </w:rPr>
        <w:t>採用貝里比率</w:t>
      </w:r>
      <w:r w:rsidRPr="00266521">
        <w:rPr>
          <w:rFonts w:eastAsia="標楷體" w:hint="eastAsia"/>
          <w:sz w:val="26"/>
          <w:szCs w:val="26"/>
        </w:rPr>
        <w:t>或成本及營業費用淨利率為</w:t>
      </w:r>
      <w:r w:rsidRPr="00266521">
        <w:rPr>
          <w:rFonts w:eastAsia="標楷體"/>
          <w:sz w:val="26"/>
          <w:szCs w:val="26"/>
        </w:rPr>
        <w:t>利潤</w:t>
      </w:r>
      <w:r w:rsidR="00A076ED" w:rsidRPr="00266521">
        <w:rPr>
          <w:rFonts w:eastAsia="標楷體" w:hint="eastAsia"/>
          <w:sz w:val="26"/>
          <w:szCs w:val="26"/>
        </w:rPr>
        <w:t>率</w:t>
      </w:r>
      <w:r w:rsidRPr="00266521">
        <w:rPr>
          <w:rFonts w:eastAsia="標楷體"/>
          <w:sz w:val="26"/>
          <w:szCs w:val="26"/>
        </w:rPr>
        <w:t>指標；若欲衡量淨利與銷貨間之關係，</w:t>
      </w:r>
      <w:r w:rsidR="00A076ED" w:rsidRPr="00266521">
        <w:rPr>
          <w:rFonts w:eastAsia="標楷體" w:hint="eastAsia"/>
          <w:sz w:val="26"/>
          <w:szCs w:val="26"/>
        </w:rPr>
        <w:t>則</w:t>
      </w:r>
      <w:r w:rsidRPr="00266521">
        <w:rPr>
          <w:rFonts w:eastAsia="標楷體"/>
          <w:sz w:val="26"/>
          <w:szCs w:val="26"/>
        </w:rPr>
        <w:t>採用</w:t>
      </w:r>
      <w:r w:rsidRPr="00266521">
        <w:rPr>
          <w:rFonts w:eastAsia="標楷體" w:hint="eastAsia"/>
          <w:sz w:val="26"/>
          <w:szCs w:val="26"/>
        </w:rPr>
        <w:t>營業</w:t>
      </w:r>
      <w:r w:rsidRPr="00266521">
        <w:rPr>
          <w:rFonts w:eastAsia="標楷體"/>
          <w:sz w:val="26"/>
          <w:szCs w:val="26"/>
        </w:rPr>
        <w:t>淨利率為利潤</w:t>
      </w:r>
      <w:r w:rsidR="00A076ED" w:rsidRPr="00266521">
        <w:rPr>
          <w:rFonts w:eastAsia="標楷體" w:hint="eastAsia"/>
          <w:sz w:val="26"/>
          <w:szCs w:val="26"/>
        </w:rPr>
        <w:t>率</w:t>
      </w:r>
      <w:r w:rsidRPr="00266521">
        <w:rPr>
          <w:rFonts w:eastAsia="標楷體"/>
          <w:sz w:val="26"/>
          <w:szCs w:val="26"/>
        </w:rPr>
        <w:t>指標</w:t>
      </w:r>
      <w:r w:rsidR="00266521" w:rsidRPr="006B74CC">
        <w:rPr>
          <w:rFonts w:eastAsia="標楷體" w:hint="eastAsia"/>
          <w:sz w:val="26"/>
          <w:szCs w:val="26"/>
        </w:rPr>
        <w:t>；若受測個</w:t>
      </w:r>
      <w:r w:rsidR="00266521" w:rsidRPr="006B74CC">
        <w:rPr>
          <w:rFonts w:eastAsia="標楷體" w:hint="eastAsia"/>
          <w:sz w:val="26"/>
          <w:szCs w:val="26"/>
        </w:rPr>
        <w:lastRenderedPageBreak/>
        <w:t>體產出績效與投入之成本及營業費用密切相關，則適用成本及營業費用淨利率。</w:t>
      </w:r>
    </w:p>
    <w:p w:rsidR="006240E2" w:rsidRDefault="00F51243"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sz w:val="26"/>
          <w:szCs w:val="26"/>
        </w:rPr>
        <w:t>一般而言，採用營業資產報酬率做為利潤</w:t>
      </w:r>
      <w:r w:rsidR="00A076ED" w:rsidRPr="00EA272E">
        <w:rPr>
          <w:rFonts w:eastAsia="標楷體" w:hint="eastAsia"/>
          <w:sz w:val="26"/>
          <w:szCs w:val="26"/>
        </w:rPr>
        <w:t>率</w:t>
      </w:r>
      <w:r w:rsidRPr="00EA272E">
        <w:rPr>
          <w:rFonts w:eastAsia="標楷體"/>
          <w:sz w:val="26"/>
          <w:szCs w:val="26"/>
        </w:rPr>
        <w:t>指標者為製造商，採用貝里比率為比較營業毛利與營運成本間之關係，大多用於服務提供者或功能僅限</w:t>
      </w:r>
      <w:r w:rsidR="00A076ED" w:rsidRPr="00EA272E">
        <w:rPr>
          <w:rFonts w:eastAsia="標楷體"/>
          <w:sz w:val="26"/>
          <w:szCs w:val="26"/>
        </w:rPr>
        <w:t>於銷售活動為例行性且所售產品同質性高之配銷商。</w:t>
      </w:r>
      <w:r w:rsidR="00A076ED" w:rsidRPr="00EA272E">
        <w:rPr>
          <w:rFonts w:eastAsia="標楷體" w:hint="eastAsia"/>
          <w:sz w:val="26"/>
          <w:szCs w:val="26"/>
        </w:rPr>
        <w:t>倘</w:t>
      </w:r>
      <w:r w:rsidR="00A076ED" w:rsidRPr="00EA272E">
        <w:rPr>
          <w:rFonts w:eastAsia="標楷體"/>
          <w:sz w:val="26"/>
          <w:szCs w:val="26"/>
        </w:rPr>
        <w:t>若無法將</w:t>
      </w:r>
      <w:r w:rsidRPr="00EA272E">
        <w:rPr>
          <w:rFonts w:eastAsia="標楷體"/>
          <w:sz w:val="26"/>
          <w:szCs w:val="26"/>
        </w:rPr>
        <w:t>利潤與其所運用之資源或花費之營業成本清楚區分，一般均採用</w:t>
      </w:r>
      <w:r w:rsidRPr="00EA272E">
        <w:rPr>
          <w:rFonts w:eastAsia="標楷體" w:hint="eastAsia"/>
          <w:sz w:val="26"/>
          <w:szCs w:val="26"/>
        </w:rPr>
        <w:t>營業</w:t>
      </w:r>
      <w:r w:rsidRPr="00EA272E">
        <w:rPr>
          <w:rFonts w:eastAsia="標楷體"/>
          <w:sz w:val="26"/>
          <w:szCs w:val="26"/>
        </w:rPr>
        <w:t>淨利率</w:t>
      </w:r>
      <w:r w:rsidRPr="00EA272E">
        <w:rPr>
          <w:rFonts w:eastAsia="標楷體" w:hint="eastAsia"/>
          <w:sz w:val="26"/>
          <w:szCs w:val="26"/>
        </w:rPr>
        <w:t>或成本及營業費用淨利率</w:t>
      </w:r>
      <w:r w:rsidRPr="00EA272E">
        <w:rPr>
          <w:rFonts w:eastAsia="標楷體"/>
          <w:sz w:val="26"/>
          <w:szCs w:val="26"/>
        </w:rPr>
        <w:t>作為利潤</w:t>
      </w:r>
      <w:r w:rsidR="00A076ED" w:rsidRPr="00EA272E">
        <w:rPr>
          <w:rFonts w:eastAsia="標楷體" w:hint="eastAsia"/>
          <w:sz w:val="26"/>
          <w:szCs w:val="26"/>
        </w:rPr>
        <w:t>率</w:t>
      </w:r>
      <w:r w:rsidRPr="00EA272E">
        <w:rPr>
          <w:rFonts w:eastAsia="標楷體"/>
          <w:sz w:val="26"/>
          <w:szCs w:val="26"/>
        </w:rPr>
        <w:t>指標。</w:t>
      </w:r>
    </w:p>
    <w:p w:rsidR="006240E2" w:rsidRDefault="00A076ED" w:rsidP="00BD6D02">
      <w:pPr>
        <w:spacing w:beforeLines="50" w:before="120" w:afterLines="50" w:after="120" w:line="360" w:lineRule="auto"/>
        <w:ind w:leftChars="200" w:left="480" w:firstLineChars="200" w:firstLine="520"/>
        <w:jc w:val="both"/>
        <w:rPr>
          <w:rFonts w:eastAsia="標楷體"/>
          <w:sz w:val="26"/>
          <w:szCs w:val="26"/>
        </w:rPr>
      </w:pPr>
      <w:r w:rsidRPr="00EA272E">
        <w:rPr>
          <w:rFonts w:eastAsia="標楷體" w:hint="eastAsia"/>
          <w:sz w:val="26"/>
          <w:szCs w:val="26"/>
        </w:rPr>
        <w:t>茲將分析各受控交易所採</w:t>
      </w:r>
      <w:r w:rsidR="00F51243" w:rsidRPr="00EA272E">
        <w:rPr>
          <w:rFonts w:eastAsia="標楷體" w:hint="eastAsia"/>
          <w:sz w:val="26"/>
          <w:szCs w:val="26"/>
        </w:rPr>
        <w:t>用之利潤</w:t>
      </w:r>
      <w:r w:rsidRPr="00EA272E">
        <w:rPr>
          <w:rFonts w:eastAsia="標楷體" w:hint="eastAsia"/>
          <w:sz w:val="26"/>
          <w:szCs w:val="26"/>
        </w:rPr>
        <w:t>率</w:t>
      </w:r>
      <w:r w:rsidR="00F51243" w:rsidRPr="00EA272E">
        <w:rPr>
          <w:rFonts w:eastAsia="標楷體" w:hint="eastAsia"/>
          <w:sz w:val="26"/>
          <w:szCs w:val="26"/>
        </w:rPr>
        <w:t>指標理由說明如下：</w:t>
      </w:r>
    </w:p>
    <w:p w:rsidR="006240E2" w:rsidRDefault="009A2B70" w:rsidP="00BD6D02">
      <w:pPr>
        <w:numPr>
          <w:ilvl w:val="0"/>
          <w:numId w:val="56"/>
        </w:numPr>
        <w:tabs>
          <w:tab w:val="left" w:pos="1134"/>
        </w:tabs>
        <w:spacing w:beforeLines="50" w:before="120" w:afterLines="50" w:after="120" w:line="360" w:lineRule="auto"/>
        <w:ind w:leftChars="250" w:left="1080"/>
        <w:jc w:val="both"/>
        <w:rPr>
          <w:rFonts w:eastAsia="標楷體"/>
          <w:b/>
          <w:sz w:val="28"/>
          <w:szCs w:val="26"/>
        </w:rPr>
      </w:pPr>
      <w:r w:rsidRPr="00072348">
        <w:rPr>
          <w:rFonts w:eastAsia="標楷體"/>
          <w:b/>
          <w:sz w:val="28"/>
          <w:szCs w:val="26"/>
        </w:rPr>
        <w:t>評估</w:t>
      </w:r>
      <w:r w:rsidR="00DA38DB" w:rsidRPr="00072348">
        <w:rPr>
          <w:rFonts w:eastAsia="標楷體" w:hint="eastAsia"/>
          <w:b/>
          <w:sz w:val="28"/>
          <w:szCs w:val="26"/>
        </w:rPr>
        <w:t>「</w:t>
      </w:r>
      <w:r w:rsidRPr="00072348">
        <w:rPr>
          <w:rFonts w:eastAsia="標楷體"/>
          <w:b/>
          <w:sz w:val="28"/>
          <w:szCs w:val="26"/>
        </w:rPr>
        <w:t>有形資產之移轉</w:t>
      </w:r>
      <w:proofErr w:type="gramStart"/>
      <w:r w:rsidR="00DA38DB" w:rsidRPr="00072348">
        <w:rPr>
          <w:rFonts w:eastAsia="標楷體"/>
          <w:b/>
          <w:sz w:val="28"/>
          <w:szCs w:val="26"/>
        </w:rPr>
        <w:t>—</w:t>
      </w:r>
      <w:proofErr w:type="gramEnd"/>
      <w:r w:rsidRPr="00072348">
        <w:rPr>
          <w:rFonts w:eastAsia="標楷體"/>
          <w:b/>
          <w:sz w:val="28"/>
          <w:szCs w:val="26"/>
        </w:rPr>
        <w:t>進貨</w:t>
      </w:r>
      <w:r w:rsidR="00DA38DB" w:rsidRPr="00072348">
        <w:rPr>
          <w:rFonts w:eastAsia="標楷體" w:hint="eastAsia"/>
          <w:b/>
          <w:sz w:val="28"/>
          <w:szCs w:val="26"/>
        </w:rPr>
        <w:t>」</w:t>
      </w:r>
      <w:r w:rsidRPr="00072348">
        <w:rPr>
          <w:rFonts w:eastAsia="標楷體"/>
          <w:b/>
          <w:sz w:val="28"/>
          <w:szCs w:val="26"/>
        </w:rPr>
        <w:t>受控交易</w:t>
      </w:r>
    </w:p>
    <w:p w:rsidR="006240E2" w:rsidRDefault="00E60098" w:rsidP="00BD6D02">
      <w:pPr>
        <w:spacing w:beforeLines="50" w:before="120" w:afterLines="50" w:after="120" w:line="360" w:lineRule="auto"/>
        <w:ind w:leftChars="300" w:left="720" w:firstLineChars="200" w:firstLine="520"/>
        <w:jc w:val="both"/>
        <w:rPr>
          <w:rFonts w:eastAsia="標楷體"/>
          <w:sz w:val="26"/>
          <w:szCs w:val="26"/>
        </w:rPr>
      </w:pPr>
      <w:r>
        <w:rPr>
          <w:rFonts w:eastAsia="標楷體" w:hAnsi="標楷體" w:hint="eastAsia"/>
          <w:sz w:val="26"/>
          <w:szCs w:val="26"/>
        </w:rPr>
        <w:t>該交易以矽成為受測個體，其交易中角色</w:t>
      </w:r>
      <w:r>
        <w:rPr>
          <w:rFonts w:eastAsia="標楷體" w:hint="eastAsia"/>
          <w:sz w:val="26"/>
          <w:szCs w:val="26"/>
        </w:rPr>
        <w:t>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r>
        <w:rPr>
          <w:rFonts w:eastAsia="標楷體" w:hAnsi="標楷體" w:hint="eastAsia"/>
          <w:sz w:val="26"/>
          <w:szCs w:val="26"/>
        </w:rPr>
        <w:t>，</w:t>
      </w:r>
      <w:proofErr w:type="gramEnd"/>
      <w:r w:rsidRPr="00674B0B">
        <w:rPr>
          <w:rFonts w:eastAsia="標楷體" w:hAnsi="標楷體"/>
          <w:sz w:val="26"/>
          <w:szCs w:val="26"/>
        </w:rPr>
        <w:t>故不選用適</w:t>
      </w:r>
      <w:r w:rsidRPr="00674B0B">
        <w:rPr>
          <w:rFonts w:eastAsia="標楷體" w:hAnsi="標楷體" w:hint="eastAsia"/>
          <w:sz w:val="26"/>
          <w:szCs w:val="26"/>
        </w:rPr>
        <w:t>合</w:t>
      </w:r>
      <w:r w:rsidRPr="00674B0B">
        <w:rPr>
          <w:rFonts w:eastAsia="標楷體" w:hAnsi="標楷體"/>
          <w:sz w:val="26"/>
          <w:szCs w:val="26"/>
        </w:rPr>
        <w:t>評估製造</w:t>
      </w:r>
      <w:r w:rsidRPr="00674B0B">
        <w:rPr>
          <w:rFonts w:eastAsia="標楷體" w:hAnsi="標楷體" w:hint="eastAsia"/>
          <w:sz w:val="26"/>
          <w:szCs w:val="26"/>
        </w:rPr>
        <w:t>商</w:t>
      </w:r>
      <w:r w:rsidRPr="00674B0B">
        <w:rPr>
          <w:rFonts w:eastAsia="標楷體" w:hAnsi="標楷體"/>
          <w:sz w:val="26"/>
          <w:szCs w:val="26"/>
        </w:rPr>
        <w:t>之營業資產報酬率為利潤</w:t>
      </w:r>
      <w:r w:rsidRPr="00674B0B">
        <w:rPr>
          <w:rFonts w:eastAsia="標楷體" w:hAnsi="標楷體" w:hint="eastAsia"/>
          <w:sz w:val="26"/>
          <w:szCs w:val="26"/>
        </w:rPr>
        <w:t>率</w:t>
      </w:r>
      <w:r w:rsidRPr="00674B0B">
        <w:rPr>
          <w:rFonts w:eastAsia="標楷體" w:hAnsi="標楷體"/>
          <w:sz w:val="26"/>
          <w:szCs w:val="26"/>
        </w:rPr>
        <w:t>指標</w:t>
      </w:r>
      <w:r w:rsidRPr="00674B0B">
        <w:rPr>
          <w:rFonts w:eastAsia="標楷體" w:hAnsi="標楷體" w:hint="eastAsia"/>
          <w:sz w:val="26"/>
          <w:szCs w:val="26"/>
        </w:rPr>
        <w:t>；而貝里比率係以毛利為測試報酬之基準，因可比較對象會因會計處理方式之不同，將影響可比較程度，故不選用貝里比率為利潤率指標；至於營業淨利率與成本及營業費用淨利率，均適合作為利潤率指標，</w:t>
      </w:r>
      <w:r w:rsidRPr="00CA648B">
        <w:rPr>
          <w:rFonts w:eastAsia="標楷體" w:hint="eastAsia"/>
          <w:sz w:val="26"/>
          <w:szCs w:val="26"/>
        </w:rPr>
        <w:t>在考量利潤指標不得以受控交易為計算基礎之前提下</w:t>
      </w:r>
      <w:r w:rsidRPr="009112EE">
        <w:rPr>
          <w:rFonts w:eastAsia="標楷體" w:hint="eastAsia"/>
          <w:sz w:val="26"/>
          <w:szCs w:val="26"/>
        </w:rPr>
        <w:t>，</w:t>
      </w:r>
      <w:r w:rsidRPr="009112EE">
        <w:rPr>
          <w:rFonts w:eastAsia="標楷體"/>
          <w:sz w:val="26"/>
          <w:szCs w:val="26"/>
        </w:rPr>
        <w:t>本所</w:t>
      </w:r>
      <w:r w:rsidRPr="009112EE">
        <w:rPr>
          <w:rFonts w:eastAsia="標楷體" w:hint="eastAsia"/>
          <w:sz w:val="26"/>
          <w:szCs w:val="26"/>
        </w:rPr>
        <w:t>選擇</w:t>
      </w:r>
      <w:r w:rsidRPr="00674B0B">
        <w:rPr>
          <w:rFonts w:eastAsia="標楷體" w:hAnsi="標楷體" w:hint="eastAsia"/>
          <w:sz w:val="26"/>
          <w:szCs w:val="26"/>
        </w:rPr>
        <w:t>營業</w:t>
      </w:r>
      <w:r w:rsidRPr="00674B0B">
        <w:rPr>
          <w:rFonts w:eastAsia="標楷體" w:hAnsi="標楷體"/>
          <w:sz w:val="26"/>
          <w:szCs w:val="26"/>
        </w:rPr>
        <w:t>淨利率</w:t>
      </w:r>
      <w:r w:rsidRPr="009112EE">
        <w:rPr>
          <w:rFonts w:eastAsia="標楷體" w:hint="eastAsia"/>
          <w:sz w:val="26"/>
          <w:szCs w:val="26"/>
        </w:rPr>
        <w:t>進行評估。</w:t>
      </w:r>
    </w:p>
    <w:p w:rsidR="006240E2" w:rsidRDefault="00147677" w:rsidP="00BD6D02">
      <w:pPr>
        <w:numPr>
          <w:ilvl w:val="0"/>
          <w:numId w:val="56"/>
        </w:numPr>
        <w:tabs>
          <w:tab w:val="left" w:pos="1134"/>
        </w:tabs>
        <w:spacing w:beforeLines="50" w:before="120" w:afterLines="50" w:after="120" w:line="360" w:lineRule="auto"/>
        <w:ind w:leftChars="250" w:left="1080"/>
        <w:jc w:val="both"/>
        <w:rPr>
          <w:rFonts w:eastAsia="標楷體"/>
          <w:b/>
          <w:sz w:val="28"/>
          <w:szCs w:val="26"/>
        </w:rPr>
      </w:pPr>
      <w:r w:rsidRPr="00D92F18">
        <w:rPr>
          <w:rFonts w:eastAsia="標楷體"/>
          <w:b/>
          <w:sz w:val="28"/>
          <w:szCs w:val="26"/>
        </w:rPr>
        <w:t>評估</w:t>
      </w:r>
      <w:r w:rsidR="00DA38DB" w:rsidRPr="00D92F18">
        <w:rPr>
          <w:rFonts w:eastAsia="標楷體" w:hint="eastAsia"/>
          <w:b/>
          <w:sz w:val="28"/>
          <w:szCs w:val="26"/>
        </w:rPr>
        <w:t>「</w:t>
      </w:r>
      <w:r w:rsidR="00DA38DB" w:rsidRPr="00D92F18">
        <w:rPr>
          <w:rFonts w:eastAsia="標楷體"/>
          <w:b/>
          <w:sz w:val="28"/>
          <w:szCs w:val="26"/>
        </w:rPr>
        <w:t>服務之提供</w:t>
      </w:r>
      <w:proofErr w:type="gramStart"/>
      <w:r w:rsidR="00063F26" w:rsidRPr="00072348">
        <w:rPr>
          <w:rFonts w:eastAsia="標楷體"/>
          <w:b/>
          <w:sz w:val="28"/>
          <w:szCs w:val="26"/>
        </w:rPr>
        <w:t>—</w:t>
      </w:r>
      <w:proofErr w:type="gramEnd"/>
      <w:r w:rsidR="00063F26">
        <w:rPr>
          <w:rFonts w:eastAsia="標楷體"/>
          <w:b/>
          <w:sz w:val="28"/>
          <w:szCs w:val="26"/>
        </w:rPr>
        <w:t>提供營運支援服務</w:t>
      </w:r>
      <w:r w:rsidR="00DA38DB" w:rsidRPr="00D92F18">
        <w:rPr>
          <w:rFonts w:eastAsia="標楷體" w:hint="eastAsia"/>
          <w:b/>
          <w:sz w:val="28"/>
          <w:szCs w:val="26"/>
        </w:rPr>
        <w:t>」</w:t>
      </w:r>
      <w:r w:rsidR="0057333F" w:rsidRPr="00D92F18">
        <w:rPr>
          <w:rFonts w:eastAsia="標楷體"/>
          <w:b/>
          <w:sz w:val="28"/>
          <w:szCs w:val="26"/>
        </w:rPr>
        <w:t>受控交易</w:t>
      </w:r>
    </w:p>
    <w:p w:rsidR="006240E2" w:rsidRDefault="002F0719" w:rsidP="00BD6D02">
      <w:pPr>
        <w:spacing w:beforeLines="50" w:before="120" w:afterLines="50" w:after="120" w:line="360" w:lineRule="auto"/>
        <w:ind w:leftChars="300" w:left="720" w:firstLineChars="200" w:firstLine="520"/>
        <w:jc w:val="both"/>
        <w:rPr>
          <w:rFonts w:eastAsia="標楷體"/>
          <w:bCs/>
          <w:sz w:val="26"/>
          <w:szCs w:val="26"/>
        </w:rPr>
      </w:pPr>
      <w:r w:rsidRPr="004120DC">
        <w:rPr>
          <w:rFonts w:eastAsia="標楷體" w:hint="eastAsia"/>
          <w:sz w:val="26"/>
          <w:szCs w:val="26"/>
        </w:rPr>
        <w:t>該交易以矽成</w:t>
      </w:r>
      <w:r w:rsidRPr="004120DC">
        <w:rPr>
          <w:rFonts w:eastAsia="標楷體"/>
          <w:sz w:val="26"/>
          <w:szCs w:val="26"/>
        </w:rPr>
        <w:t>為</w:t>
      </w:r>
      <w:r w:rsidRPr="004120DC">
        <w:rPr>
          <w:rFonts w:eastAsia="標楷體" w:hint="eastAsia"/>
          <w:sz w:val="26"/>
          <w:szCs w:val="26"/>
        </w:rPr>
        <w:t>受測個體</w:t>
      </w:r>
      <w:r w:rsidRPr="004120DC">
        <w:rPr>
          <w:rFonts w:eastAsia="標楷體"/>
          <w:sz w:val="26"/>
          <w:szCs w:val="26"/>
        </w:rPr>
        <w:t>，其於交易中之角色為</w:t>
      </w:r>
      <w:r w:rsidR="00963A94">
        <w:rPr>
          <w:rFonts w:eastAsia="標楷體" w:hint="eastAsia"/>
          <w:sz w:val="26"/>
          <w:szCs w:val="26"/>
        </w:rPr>
        <w:t>「</w:t>
      </w:r>
      <w:r w:rsidRPr="004120DC">
        <w:rPr>
          <w:rFonts w:eastAsia="標楷體" w:hint="eastAsia"/>
          <w:sz w:val="26"/>
          <w:szCs w:val="26"/>
        </w:rPr>
        <w:t>服務提供者</w:t>
      </w:r>
      <w:r w:rsidR="00963A94">
        <w:rPr>
          <w:rFonts w:eastAsia="標楷體" w:hint="eastAsia"/>
          <w:sz w:val="26"/>
          <w:szCs w:val="26"/>
        </w:rPr>
        <w:t>」</w:t>
      </w:r>
      <w:r w:rsidRPr="004120DC">
        <w:rPr>
          <w:rFonts w:eastAsia="標楷體"/>
          <w:sz w:val="26"/>
          <w:szCs w:val="26"/>
        </w:rPr>
        <w:t>，</w:t>
      </w:r>
      <w:r w:rsidRPr="004120DC">
        <w:rPr>
          <w:rFonts w:eastAsia="標楷體" w:hint="eastAsia"/>
          <w:sz w:val="26"/>
          <w:szCs w:val="26"/>
        </w:rPr>
        <w:t>故不選用適合評估製造商之營業資產報酬率為利潤率指標；而貝里比率係以毛利為測試報酬之基準，因可比較對象會因會計處理方式之不同，將影響可比較程度，故不選用貝里比率為利潤率指標；至於營業淨利率與成本及營業費用淨利率，均適合作為利潤率指標，在考量利潤指標不得以受控交易為計算基礎之前提下，</w:t>
      </w:r>
      <w:r w:rsidRPr="004120DC">
        <w:rPr>
          <w:rFonts w:eastAsia="標楷體"/>
          <w:sz w:val="26"/>
          <w:szCs w:val="26"/>
        </w:rPr>
        <w:t>本所</w:t>
      </w:r>
      <w:r w:rsidRPr="004120DC">
        <w:rPr>
          <w:rFonts w:eastAsia="標楷體" w:hint="eastAsia"/>
          <w:sz w:val="26"/>
          <w:szCs w:val="26"/>
        </w:rPr>
        <w:t>選擇成本及營業費用淨利率進行評估。</w:t>
      </w:r>
    </w:p>
    <w:p w:rsidR="006240E2" w:rsidRDefault="000E7614"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051036">
        <w:rPr>
          <w:rFonts w:ascii="Times New Roman" w:eastAsia="標楷體" w:hAnsi="Times New Roman" w:hint="eastAsia"/>
          <w:sz w:val="36"/>
          <w:szCs w:val="40"/>
        </w:rPr>
        <w:lastRenderedPageBreak/>
        <w:t>可比較</w:t>
      </w:r>
      <w:r w:rsidR="003C5E39" w:rsidRPr="00051036">
        <w:rPr>
          <w:rFonts w:ascii="Times New Roman" w:eastAsia="標楷體" w:hAnsi="Times New Roman" w:hint="eastAsia"/>
          <w:sz w:val="36"/>
          <w:szCs w:val="40"/>
        </w:rPr>
        <w:t>對象</w:t>
      </w:r>
      <w:r w:rsidR="001070FF" w:rsidRPr="00051036">
        <w:rPr>
          <w:rFonts w:ascii="Times New Roman" w:eastAsia="標楷體" w:hAnsi="Times New Roman" w:hint="eastAsia"/>
          <w:sz w:val="36"/>
          <w:szCs w:val="40"/>
        </w:rPr>
        <w:t>之</w:t>
      </w:r>
      <w:r w:rsidRPr="00051036">
        <w:rPr>
          <w:rFonts w:ascii="Times New Roman" w:eastAsia="標楷體" w:hAnsi="Times New Roman" w:hint="eastAsia"/>
          <w:sz w:val="36"/>
          <w:szCs w:val="40"/>
        </w:rPr>
        <w:t>常規交易範圍</w:t>
      </w:r>
    </w:p>
    <w:p w:rsidR="006240E2" w:rsidRDefault="0070346E" w:rsidP="00BD6D02">
      <w:pPr>
        <w:pStyle w:val="3"/>
        <w:numPr>
          <w:ilvl w:val="0"/>
          <w:numId w:val="79"/>
        </w:numPr>
        <w:spacing w:beforeLines="100" w:before="240" w:afterLines="50" w:after="120" w:line="360" w:lineRule="auto"/>
        <w:ind w:leftChars="100" w:left="722" w:hanging="482"/>
        <w:jc w:val="both"/>
        <w:rPr>
          <w:rFonts w:eastAsia="標楷體"/>
          <w:b w:val="0"/>
          <w:sz w:val="32"/>
          <w:szCs w:val="32"/>
        </w:rPr>
      </w:pPr>
      <w:r w:rsidRPr="004E4120">
        <w:rPr>
          <w:rFonts w:eastAsia="標楷體" w:hint="eastAsia"/>
          <w:sz w:val="32"/>
          <w:szCs w:val="32"/>
        </w:rPr>
        <w:t>有形資產之移轉</w:t>
      </w:r>
      <w:proofErr w:type="gramStart"/>
      <w:r w:rsidR="00111540" w:rsidRPr="004E4120">
        <w:rPr>
          <w:rFonts w:eastAsia="標楷體"/>
          <w:sz w:val="32"/>
          <w:szCs w:val="32"/>
        </w:rPr>
        <w:t>—</w:t>
      </w:r>
      <w:proofErr w:type="gramEnd"/>
      <w:r w:rsidRPr="004E4120">
        <w:rPr>
          <w:rFonts w:eastAsia="標楷體" w:hint="eastAsia"/>
          <w:sz w:val="32"/>
          <w:szCs w:val="32"/>
        </w:rPr>
        <w:t>進貨</w:t>
      </w:r>
    </w:p>
    <w:p w:rsidR="006240E2" w:rsidRDefault="00DE4378"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Pr>
          <w:rFonts w:eastAsia="標楷體" w:hint="eastAsia"/>
          <w:b/>
          <w:sz w:val="28"/>
          <w:szCs w:val="28"/>
        </w:rPr>
        <w:t>矽成向</w:t>
      </w:r>
      <w:r w:rsidR="00610322" w:rsidRPr="00610322">
        <w:rPr>
          <w:rFonts w:eastAsia="標楷體" w:hint="eastAsia"/>
          <w:b/>
          <w:sz w:val="28"/>
          <w:szCs w:val="28"/>
        </w:rPr>
        <w:t>關係企業</w:t>
      </w:r>
      <w:r>
        <w:rPr>
          <w:rFonts w:eastAsia="標楷體" w:hint="eastAsia"/>
          <w:b/>
          <w:sz w:val="28"/>
          <w:szCs w:val="28"/>
        </w:rPr>
        <w:t>購買記憶體晶片</w:t>
      </w:r>
    </w:p>
    <w:p w:rsidR="00924430" w:rsidRDefault="00E60098" w:rsidP="00BD6D02">
      <w:pPr>
        <w:spacing w:beforeLines="50" w:before="120" w:afterLines="50" w:after="120" w:line="360" w:lineRule="auto"/>
        <w:ind w:leftChars="300" w:left="720" w:firstLineChars="200" w:firstLine="520"/>
        <w:jc w:val="both"/>
        <w:rPr>
          <w:rFonts w:eastAsia="標楷體"/>
          <w:sz w:val="26"/>
          <w:szCs w:val="26"/>
        </w:rPr>
      </w:pPr>
      <w:r w:rsidRPr="004A2C20">
        <w:rPr>
          <w:rFonts w:eastAsia="標楷體" w:hint="eastAsia"/>
          <w:sz w:val="26"/>
          <w:szCs w:val="26"/>
        </w:rPr>
        <w:t>受測個體</w:t>
      </w:r>
      <w:r w:rsidRPr="00AD0826">
        <w:rPr>
          <w:rFonts w:eastAsia="標楷體" w:hint="eastAsia"/>
          <w:sz w:val="26"/>
          <w:szCs w:val="26"/>
        </w:rPr>
        <w:t>矽成</w:t>
      </w:r>
      <w:r>
        <w:rPr>
          <w:rFonts w:eastAsia="標楷體" w:hint="eastAsia"/>
          <w:sz w:val="26"/>
          <w:szCs w:val="26"/>
        </w:rPr>
        <w:t>企業定位介於「</w:t>
      </w:r>
      <w:r w:rsidRPr="00E8063D">
        <w:rPr>
          <w:rFonts w:eastAsia="標楷體" w:hint="eastAsia"/>
          <w:sz w:val="26"/>
          <w:szCs w:val="26"/>
        </w:rPr>
        <w:t>有限功能配銷商</w:t>
      </w:r>
      <w:r>
        <w:rPr>
          <w:rFonts w:eastAsia="標楷體" w:hint="eastAsia"/>
          <w:sz w:val="26"/>
          <w:szCs w:val="26"/>
        </w:rPr>
        <w:t>」與</w:t>
      </w:r>
      <w:r w:rsidRPr="00B5710C">
        <w:rPr>
          <w:rFonts w:eastAsia="標楷體"/>
          <w:sz w:val="26"/>
          <w:szCs w:val="26"/>
        </w:rPr>
        <w:t>「</w:t>
      </w:r>
      <w:r w:rsidRPr="00B5710C">
        <w:rPr>
          <w:rFonts w:eastAsia="標楷體" w:hint="eastAsia"/>
          <w:sz w:val="26"/>
          <w:szCs w:val="26"/>
        </w:rPr>
        <w:t>配銷商</w:t>
      </w:r>
      <w:r w:rsidRPr="00B5710C">
        <w:rPr>
          <w:rFonts w:eastAsia="標楷體"/>
          <w:sz w:val="26"/>
          <w:szCs w:val="26"/>
        </w:rPr>
        <w:t>」</w:t>
      </w:r>
      <w:proofErr w:type="gramStart"/>
      <w:r>
        <w:rPr>
          <w:rFonts w:eastAsia="標楷體" w:hint="eastAsia"/>
          <w:sz w:val="26"/>
          <w:szCs w:val="26"/>
        </w:rPr>
        <w:t>之間，</w:t>
      </w:r>
      <w:proofErr w:type="gramEnd"/>
      <w:r>
        <w:rPr>
          <w:rFonts w:eastAsia="標楷體" w:hint="eastAsia"/>
          <w:sz w:val="26"/>
          <w:szCs w:val="26"/>
        </w:rPr>
        <w:t>其</w:t>
      </w:r>
      <w:r w:rsidRPr="004A2C20">
        <w:rPr>
          <w:rFonts w:eastAsia="標楷體" w:hint="eastAsia"/>
          <w:sz w:val="26"/>
          <w:szCs w:val="26"/>
        </w:rPr>
        <w:t>可</w:t>
      </w:r>
      <w:r w:rsidRPr="00AB3872">
        <w:rPr>
          <w:rFonts w:eastAsia="標楷體" w:hint="eastAsia"/>
          <w:sz w:val="26"/>
          <w:szCs w:val="26"/>
        </w:rPr>
        <w:t>比較對象</w:t>
      </w:r>
      <w:r>
        <w:rPr>
          <w:rFonts w:eastAsia="標楷體" w:hint="eastAsia"/>
          <w:sz w:val="26"/>
          <w:szCs w:val="26"/>
        </w:rPr>
        <w:t>102</w:t>
      </w:r>
      <w:r w:rsidRPr="00AB3872">
        <w:rPr>
          <w:rFonts w:eastAsia="標楷體" w:hint="eastAsia"/>
          <w:sz w:val="26"/>
          <w:szCs w:val="26"/>
        </w:rPr>
        <w:t>至</w:t>
      </w:r>
      <w:r>
        <w:rPr>
          <w:rFonts w:eastAsia="標楷體" w:hint="eastAsia"/>
          <w:sz w:val="26"/>
          <w:szCs w:val="26"/>
        </w:rPr>
        <w:t>104</w:t>
      </w:r>
      <w:r w:rsidRPr="00AB3872">
        <w:rPr>
          <w:rFonts w:eastAsia="標楷體" w:hint="eastAsia"/>
          <w:sz w:val="26"/>
          <w:szCs w:val="26"/>
        </w:rPr>
        <w:t>年</w:t>
      </w:r>
      <w:r w:rsidRPr="004A2C20">
        <w:rPr>
          <w:rFonts w:eastAsia="標楷體" w:hint="eastAsia"/>
          <w:sz w:val="26"/>
          <w:szCs w:val="26"/>
        </w:rPr>
        <w:t>度</w:t>
      </w:r>
      <w:r w:rsidRPr="00B8049E">
        <w:rPr>
          <w:rFonts w:eastAsia="標楷體" w:hint="eastAsia"/>
          <w:sz w:val="26"/>
          <w:szCs w:val="26"/>
        </w:rPr>
        <w:t>營業淨利率</w:t>
      </w:r>
      <w:r w:rsidRPr="004A2C20">
        <w:rPr>
          <w:rFonts w:eastAsia="標楷體" w:hint="eastAsia"/>
          <w:sz w:val="26"/>
          <w:szCs w:val="26"/>
        </w:rPr>
        <w:t>（請參見附件</w:t>
      </w:r>
      <w:r>
        <w:rPr>
          <w:rFonts w:eastAsia="標楷體" w:hint="eastAsia"/>
          <w:sz w:val="26"/>
          <w:szCs w:val="26"/>
        </w:rPr>
        <w:t>G</w:t>
      </w:r>
      <w:r>
        <w:rPr>
          <w:rFonts w:eastAsia="標楷體" w:hint="eastAsia"/>
          <w:sz w:val="26"/>
          <w:szCs w:val="26"/>
        </w:rPr>
        <w:t>）整理如下</w:t>
      </w:r>
      <w:r w:rsidRPr="004A2C20">
        <w:rPr>
          <w:rFonts w:eastAsia="標楷體" w:hint="eastAsia"/>
          <w:sz w:val="26"/>
          <w:szCs w:val="26"/>
        </w:rPr>
        <w:t>：</w:t>
      </w:r>
    </w:p>
    <w:tbl>
      <w:tblPr>
        <w:tblW w:w="4608" w:type="pct"/>
        <w:tblInd w:w="595" w:type="dxa"/>
        <w:tblLayout w:type="fixed"/>
        <w:tblCellMar>
          <w:left w:w="28" w:type="dxa"/>
          <w:right w:w="28" w:type="dxa"/>
        </w:tblCellMar>
        <w:tblLook w:val="04A0" w:firstRow="1" w:lastRow="0" w:firstColumn="1" w:lastColumn="0" w:noHBand="0" w:noVBand="1"/>
      </w:tblPr>
      <w:tblGrid>
        <w:gridCol w:w="711"/>
        <w:gridCol w:w="2537"/>
        <w:gridCol w:w="1190"/>
        <w:gridCol w:w="1190"/>
        <w:gridCol w:w="1190"/>
        <w:gridCol w:w="1182"/>
      </w:tblGrid>
      <w:tr w:rsidR="00924430" w:rsidRPr="006A4A2E" w:rsidTr="006A4A2E">
        <w:trPr>
          <w:trHeight w:val="561"/>
          <w:tblHeader/>
        </w:trPr>
        <w:tc>
          <w:tcPr>
            <w:tcW w:w="444" w:type="pct"/>
            <w:vMerge w:val="restart"/>
            <w:tcBorders>
              <w:top w:val="single" w:sz="8" w:space="0" w:color="auto"/>
              <w:left w:val="single" w:sz="8" w:space="0" w:color="auto"/>
              <w:bottom w:val="double" w:sz="6" w:space="0" w:color="000000"/>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編號</w:t>
            </w:r>
          </w:p>
        </w:tc>
        <w:tc>
          <w:tcPr>
            <w:tcW w:w="1584" w:type="pct"/>
            <w:tcBorders>
              <w:top w:val="single" w:sz="8" w:space="0" w:color="auto"/>
              <w:left w:val="nil"/>
              <w:bottom w:val="single" w:sz="8"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可比較對象</w:t>
            </w:r>
          </w:p>
        </w:tc>
        <w:tc>
          <w:tcPr>
            <w:tcW w:w="2971" w:type="pct"/>
            <w:gridSpan w:val="4"/>
            <w:tcBorders>
              <w:top w:val="single" w:sz="8" w:space="0" w:color="auto"/>
              <w:left w:val="nil"/>
              <w:bottom w:val="single" w:sz="8" w:space="0" w:color="auto"/>
              <w:right w:val="single" w:sz="8" w:space="0" w:color="000000"/>
            </w:tcBorders>
            <w:shd w:val="clear" w:color="000000" w:fill="4F81BD"/>
            <w:vAlign w:val="center"/>
            <w:hideMark/>
          </w:tcPr>
          <w:p w:rsidR="00924430" w:rsidRPr="006A4A2E" w:rsidRDefault="00F85482" w:rsidP="00E60098">
            <w:pPr>
              <w:jc w:val="center"/>
              <w:rPr>
                <w:rFonts w:eastAsia="標楷體"/>
                <w:b/>
                <w:bCs/>
                <w:color w:val="FFFFFF"/>
                <w:sz w:val="26"/>
                <w:szCs w:val="26"/>
              </w:rPr>
            </w:pPr>
            <w:r w:rsidRPr="006A4A2E">
              <w:rPr>
                <w:rFonts w:eastAsia="標楷體"/>
                <w:b/>
                <w:bCs/>
                <w:color w:val="FFFFFF"/>
                <w:sz w:val="26"/>
                <w:szCs w:val="26"/>
              </w:rPr>
              <w:t>營業淨利率</w:t>
            </w:r>
            <w:r w:rsidR="00924430" w:rsidRPr="006A4A2E">
              <w:rPr>
                <w:rFonts w:eastAsia="標楷體"/>
                <w:b/>
                <w:bCs/>
                <w:color w:val="FFFFFF"/>
                <w:sz w:val="26"/>
                <w:szCs w:val="26"/>
              </w:rPr>
              <w:t>（</w:t>
            </w:r>
            <w:r w:rsidR="00924430" w:rsidRPr="006A4A2E">
              <w:rPr>
                <w:rFonts w:eastAsia="標楷體"/>
                <w:b/>
                <w:bCs/>
                <w:color w:val="FFFFFF"/>
                <w:sz w:val="26"/>
                <w:szCs w:val="26"/>
              </w:rPr>
              <w:t>%</w:t>
            </w:r>
            <w:r w:rsidR="00924430" w:rsidRPr="006A4A2E">
              <w:rPr>
                <w:rFonts w:eastAsia="標楷體"/>
                <w:b/>
                <w:bCs/>
                <w:color w:val="FFFFFF"/>
                <w:sz w:val="26"/>
                <w:szCs w:val="26"/>
              </w:rPr>
              <w:t>）</w:t>
            </w:r>
          </w:p>
        </w:tc>
      </w:tr>
      <w:tr w:rsidR="00924430" w:rsidRPr="006A4A2E" w:rsidTr="006A4A2E">
        <w:trPr>
          <w:trHeight w:val="561"/>
          <w:tblHeader/>
        </w:trPr>
        <w:tc>
          <w:tcPr>
            <w:tcW w:w="444" w:type="pct"/>
            <w:vMerge/>
            <w:tcBorders>
              <w:top w:val="single" w:sz="8" w:space="0" w:color="auto"/>
              <w:left w:val="single" w:sz="8" w:space="0" w:color="auto"/>
              <w:bottom w:val="double" w:sz="6" w:space="0" w:color="000000"/>
              <w:right w:val="single" w:sz="8" w:space="0" w:color="auto"/>
            </w:tcBorders>
            <w:vAlign w:val="center"/>
            <w:hideMark/>
          </w:tcPr>
          <w:p w:rsidR="00924430" w:rsidRPr="006A4A2E" w:rsidRDefault="00924430" w:rsidP="00D7468D">
            <w:pPr>
              <w:rPr>
                <w:rFonts w:eastAsia="標楷體"/>
                <w:b/>
                <w:bCs/>
                <w:color w:val="FFFFFF"/>
                <w:sz w:val="26"/>
                <w:szCs w:val="26"/>
              </w:rPr>
            </w:pPr>
          </w:p>
        </w:tc>
        <w:tc>
          <w:tcPr>
            <w:tcW w:w="158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資料年度</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102</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103</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b/>
                <w:bCs/>
                <w:color w:val="FFFFFF"/>
                <w:sz w:val="26"/>
                <w:szCs w:val="26"/>
              </w:rPr>
            </w:pPr>
            <w:r w:rsidRPr="006A4A2E">
              <w:rPr>
                <w:b/>
                <w:bCs/>
                <w:color w:val="FFFFFF"/>
                <w:sz w:val="26"/>
                <w:szCs w:val="26"/>
              </w:rPr>
              <w:t>104</w:t>
            </w:r>
          </w:p>
        </w:tc>
        <w:tc>
          <w:tcPr>
            <w:tcW w:w="740" w:type="pct"/>
            <w:tcBorders>
              <w:top w:val="nil"/>
              <w:left w:val="nil"/>
              <w:bottom w:val="double" w:sz="6" w:space="0" w:color="auto"/>
              <w:right w:val="single" w:sz="8" w:space="0" w:color="auto"/>
            </w:tcBorders>
            <w:shd w:val="clear" w:color="000000" w:fill="4F81BD"/>
            <w:vAlign w:val="center"/>
            <w:hideMark/>
          </w:tcPr>
          <w:p w:rsidR="00924430" w:rsidRPr="006A4A2E" w:rsidRDefault="00924430" w:rsidP="00D7468D">
            <w:pPr>
              <w:jc w:val="center"/>
              <w:rPr>
                <w:rFonts w:eastAsia="標楷體"/>
                <w:b/>
                <w:bCs/>
                <w:color w:val="FFFFFF"/>
                <w:sz w:val="26"/>
                <w:szCs w:val="26"/>
              </w:rPr>
            </w:pPr>
            <w:r w:rsidRPr="006A4A2E">
              <w:rPr>
                <w:rFonts w:eastAsia="標楷體"/>
                <w:b/>
                <w:bCs/>
                <w:color w:val="FFFFFF"/>
                <w:sz w:val="26"/>
                <w:szCs w:val="26"/>
              </w:rPr>
              <w:t>平均</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Answer Technology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6.26%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6.66%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7.35%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6.79%</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2</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Kingpak Technology Inc</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6.60%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15.48%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9.85%</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3</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Koryo 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4.62%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3.22%</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4.32%</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hideMark/>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4</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MARUBUN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1.15%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1.44%</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5</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NICHING INDUSTRIAL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1.91%</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4.26%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3.57%</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3.37%</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6</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Realtek Semiconductor Corp.</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8.89%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8.99%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5.71%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7.82%</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7</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Renesas Easton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1.75%</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1.23%</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8</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Ryoyo Electro Corp</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1.87%</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0.78%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1.43%</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9</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rFonts w:eastAsia="標楷體"/>
                <w:sz w:val="26"/>
                <w:szCs w:val="26"/>
              </w:rPr>
            </w:pPr>
            <w:r w:rsidRPr="006A4A2E">
              <w:rPr>
                <w:color w:val="000000"/>
                <w:sz w:val="26"/>
                <w:szCs w:val="26"/>
              </w:rPr>
              <w:t>SAMT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2.56%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-0.40%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3.48%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1.93%</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10</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SANSHIN 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1.31%</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0.96%</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1.26%</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t>11</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Sino Wealth Electronic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5.59%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12.03%</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7.78%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kern w:val="2"/>
                <w:sz w:val="26"/>
                <w:szCs w:val="26"/>
              </w:rPr>
            </w:pPr>
            <w:r w:rsidRPr="006A4A2E">
              <w:rPr>
                <w:rFonts w:eastAsia="標楷體"/>
                <w:sz w:val="26"/>
                <w:szCs w:val="26"/>
              </w:rPr>
              <w:lastRenderedPageBreak/>
              <w:t>12</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Tokyo Electron Device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1.47%</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2.32%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1.27%</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1.68%</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13</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TOMEN DEVICES CORPORATION</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1.35%</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1.01%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1.25%</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14</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WT Microelectronics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2.28%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2.18%</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2.16%</w:t>
            </w:r>
          </w:p>
        </w:tc>
      </w:tr>
      <w:tr w:rsidR="006A4A2E" w:rsidRPr="006A4A2E" w:rsidTr="00577949">
        <w:trPr>
          <w:trHeight w:val="567"/>
        </w:trPr>
        <w:tc>
          <w:tcPr>
            <w:tcW w:w="444" w:type="pct"/>
            <w:tcBorders>
              <w:top w:val="nil"/>
              <w:left w:val="single" w:sz="8" w:space="0" w:color="auto"/>
              <w:bottom w:val="single" w:sz="8" w:space="0" w:color="auto"/>
              <w:right w:val="single" w:sz="8" w:space="0" w:color="auto"/>
            </w:tcBorders>
            <w:shd w:val="clear" w:color="auto" w:fill="auto"/>
            <w:vAlign w:val="center"/>
          </w:tcPr>
          <w:p w:rsidR="006A4A2E" w:rsidRPr="006A4A2E" w:rsidRDefault="006A4A2E" w:rsidP="00D7468D">
            <w:pPr>
              <w:widowControl w:val="0"/>
              <w:spacing w:beforeLines="25" w:before="60" w:afterLines="25" w:after="60"/>
              <w:jc w:val="center"/>
              <w:rPr>
                <w:rFonts w:eastAsia="標楷體"/>
                <w:sz w:val="26"/>
                <w:szCs w:val="26"/>
              </w:rPr>
            </w:pPr>
            <w:r w:rsidRPr="006A4A2E">
              <w:rPr>
                <w:rFonts w:eastAsia="標楷體"/>
                <w:sz w:val="26"/>
                <w:szCs w:val="26"/>
              </w:rPr>
              <w:t>15</w:t>
            </w:r>
          </w:p>
        </w:tc>
        <w:tc>
          <w:tcPr>
            <w:tcW w:w="158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rPr>
                <w:color w:val="000000"/>
                <w:sz w:val="26"/>
                <w:szCs w:val="26"/>
              </w:rPr>
            </w:pPr>
            <w:r w:rsidRPr="006A4A2E">
              <w:rPr>
                <w:color w:val="000000"/>
                <w:sz w:val="26"/>
                <w:szCs w:val="26"/>
              </w:rPr>
              <w:t>Wuhan P&amp;S Information Technology Co Ltd</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3.48%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5.65%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5.13%</w:t>
            </w:r>
          </w:p>
        </w:tc>
      </w:tr>
      <w:tr w:rsidR="00924430" w:rsidRPr="006A4A2E" w:rsidTr="00577949">
        <w:trPr>
          <w:trHeight w:val="567"/>
        </w:trPr>
        <w:tc>
          <w:tcPr>
            <w:tcW w:w="5000" w:type="pct"/>
            <w:gridSpan w:val="6"/>
            <w:tcBorders>
              <w:top w:val="single" w:sz="8" w:space="0" w:color="auto"/>
              <w:left w:val="single" w:sz="8" w:space="0" w:color="auto"/>
              <w:bottom w:val="single" w:sz="8" w:space="0" w:color="auto"/>
              <w:right w:val="single" w:sz="8" w:space="0" w:color="000000"/>
            </w:tcBorders>
            <w:shd w:val="clear" w:color="000000" w:fill="4F81BD"/>
            <w:vAlign w:val="center"/>
            <w:hideMark/>
          </w:tcPr>
          <w:p w:rsidR="00924430" w:rsidRPr="006A4A2E" w:rsidRDefault="00924430" w:rsidP="00D7468D">
            <w:pPr>
              <w:widowControl w:val="0"/>
              <w:jc w:val="center"/>
              <w:rPr>
                <w:rFonts w:eastAsia="標楷體"/>
                <w:b/>
                <w:color w:val="FFFFFF"/>
                <w:kern w:val="2"/>
                <w:sz w:val="26"/>
                <w:szCs w:val="26"/>
              </w:rPr>
            </w:pPr>
            <w:r w:rsidRPr="006A4A2E">
              <w:rPr>
                <w:rFonts w:eastAsia="標楷體"/>
                <w:b/>
                <w:color w:val="FFFFFF"/>
                <w:kern w:val="2"/>
                <w:sz w:val="26"/>
                <w:szCs w:val="26"/>
              </w:rPr>
              <w:t>常規交易範圍（四分位區間）</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第</w:t>
            </w:r>
            <w:r w:rsidRPr="006A4A2E">
              <w:rPr>
                <w:rFonts w:eastAsia="標楷體"/>
                <w:color w:val="000000"/>
                <w:sz w:val="26"/>
                <w:szCs w:val="26"/>
              </w:rPr>
              <w:t>25</w:t>
            </w:r>
            <w:r w:rsidRPr="006A4A2E">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1.50%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1.49%</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1.15%</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1.44%</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中位數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2.00%</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2.28%</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3.22%</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2.16%</w:t>
            </w:r>
          </w:p>
        </w:tc>
      </w:tr>
      <w:tr w:rsidR="006A4A2E" w:rsidRPr="006A4A2E" w:rsidTr="00577949">
        <w:trPr>
          <w:trHeight w:val="567"/>
        </w:trPr>
        <w:tc>
          <w:tcPr>
            <w:tcW w:w="2029"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6A4A2E" w:rsidRPr="006A4A2E" w:rsidRDefault="006A4A2E" w:rsidP="00D7468D">
            <w:pPr>
              <w:jc w:val="center"/>
              <w:rPr>
                <w:rFonts w:eastAsia="標楷體"/>
                <w:color w:val="000000"/>
                <w:sz w:val="26"/>
                <w:szCs w:val="26"/>
              </w:rPr>
            </w:pPr>
            <w:r w:rsidRPr="006A4A2E">
              <w:rPr>
                <w:rFonts w:eastAsia="標楷體"/>
                <w:color w:val="000000"/>
                <w:sz w:val="26"/>
                <w:szCs w:val="26"/>
              </w:rPr>
              <w:t>第</w:t>
            </w:r>
            <w:r w:rsidRPr="006A4A2E">
              <w:rPr>
                <w:rFonts w:eastAsia="標楷體"/>
                <w:color w:val="000000"/>
                <w:sz w:val="26"/>
                <w:szCs w:val="26"/>
              </w:rPr>
              <w:t>75</w:t>
            </w:r>
            <w:r w:rsidRPr="006A4A2E">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5.02%</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5.16%</w:t>
            </w:r>
          </w:p>
        </w:tc>
        <w:tc>
          <w:tcPr>
            <w:tcW w:w="744"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5.71%</w:t>
            </w:r>
          </w:p>
        </w:tc>
        <w:tc>
          <w:tcPr>
            <w:tcW w:w="740" w:type="pct"/>
            <w:tcBorders>
              <w:top w:val="nil"/>
              <w:left w:val="nil"/>
              <w:bottom w:val="single" w:sz="8" w:space="0" w:color="auto"/>
              <w:right w:val="single" w:sz="8" w:space="0" w:color="auto"/>
            </w:tcBorders>
            <w:shd w:val="clear" w:color="auto" w:fill="auto"/>
            <w:vAlign w:val="center"/>
          </w:tcPr>
          <w:p w:rsidR="006A4A2E" w:rsidRPr="006A4A2E" w:rsidRDefault="006A4A2E" w:rsidP="00D7468D">
            <w:pPr>
              <w:jc w:val="right"/>
              <w:rPr>
                <w:color w:val="000000"/>
                <w:sz w:val="26"/>
                <w:szCs w:val="26"/>
              </w:rPr>
            </w:pPr>
            <w:r w:rsidRPr="006A4A2E">
              <w:rPr>
                <w:color w:val="000000"/>
                <w:sz w:val="26"/>
                <w:szCs w:val="26"/>
              </w:rPr>
              <w:t>6.79%</w:t>
            </w:r>
          </w:p>
        </w:tc>
      </w:tr>
    </w:tbl>
    <w:p w:rsidR="006240E2" w:rsidRDefault="00094168" w:rsidP="00BD6D02">
      <w:pPr>
        <w:pStyle w:val="3"/>
        <w:numPr>
          <w:ilvl w:val="0"/>
          <w:numId w:val="79"/>
        </w:numPr>
        <w:spacing w:beforeLines="100" w:before="240" w:afterLines="50" w:after="120" w:line="360" w:lineRule="auto"/>
        <w:ind w:leftChars="100" w:left="722" w:hanging="482"/>
        <w:jc w:val="both"/>
        <w:rPr>
          <w:rFonts w:eastAsia="標楷體"/>
          <w:b w:val="0"/>
          <w:sz w:val="32"/>
          <w:szCs w:val="32"/>
        </w:rPr>
      </w:pPr>
      <w:r>
        <w:rPr>
          <w:rFonts w:eastAsia="標楷體" w:hint="eastAsia"/>
          <w:sz w:val="32"/>
          <w:szCs w:val="32"/>
        </w:rPr>
        <w:t>服務之提供－</w:t>
      </w:r>
      <w:r w:rsidR="00063F26">
        <w:rPr>
          <w:rFonts w:eastAsia="標楷體" w:hint="eastAsia"/>
          <w:sz w:val="32"/>
          <w:szCs w:val="32"/>
        </w:rPr>
        <w:t>提供營運支援服務</w:t>
      </w:r>
    </w:p>
    <w:p w:rsidR="006240E2" w:rsidRDefault="00430D0F"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00517621" w:rsidRPr="00D200D9">
        <w:rPr>
          <w:rFonts w:eastAsia="標楷體" w:hint="eastAsia"/>
          <w:b/>
          <w:sz w:val="28"/>
          <w:szCs w:val="28"/>
        </w:rPr>
        <w:t>提供</w:t>
      </w:r>
      <w:r w:rsidR="00517621">
        <w:rPr>
          <w:rFonts w:eastAsia="標楷體" w:hint="eastAsia"/>
          <w:b/>
          <w:sz w:val="28"/>
          <w:szCs w:val="28"/>
        </w:rPr>
        <w:t>關係企業</w:t>
      </w:r>
      <w:r w:rsidR="00517621" w:rsidRPr="00D200D9">
        <w:rPr>
          <w:rFonts w:eastAsia="標楷體" w:hint="eastAsia"/>
          <w:b/>
          <w:sz w:val="28"/>
          <w:szCs w:val="28"/>
        </w:rPr>
        <w:t>營運支援服務</w:t>
      </w:r>
    </w:p>
    <w:p w:rsidR="006240E2" w:rsidRDefault="00163E3D" w:rsidP="00BD6D02">
      <w:pPr>
        <w:spacing w:beforeLines="50" w:before="120" w:afterLines="50" w:after="120" w:line="360" w:lineRule="auto"/>
        <w:ind w:leftChars="300" w:left="720" w:firstLineChars="200" w:firstLine="520"/>
        <w:jc w:val="both"/>
        <w:rPr>
          <w:rFonts w:eastAsia="標楷體"/>
          <w:sz w:val="26"/>
          <w:szCs w:val="26"/>
        </w:rPr>
      </w:pPr>
      <w:r w:rsidRPr="00430D0F">
        <w:rPr>
          <w:rFonts w:eastAsia="標楷體" w:hint="eastAsia"/>
          <w:sz w:val="26"/>
          <w:szCs w:val="26"/>
        </w:rPr>
        <w:t>受測個體</w:t>
      </w:r>
      <w:proofErr w:type="gramStart"/>
      <w:r w:rsidRPr="00430D0F">
        <w:rPr>
          <w:rFonts w:eastAsia="標楷體" w:hint="eastAsia"/>
          <w:sz w:val="26"/>
          <w:szCs w:val="26"/>
        </w:rPr>
        <w:t>矽</w:t>
      </w:r>
      <w:proofErr w:type="gramEnd"/>
      <w:r w:rsidRPr="00430D0F">
        <w:rPr>
          <w:rFonts w:eastAsia="標楷體" w:hint="eastAsia"/>
          <w:sz w:val="26"/>
          <w:szCs w:val="26"/>
        </w:rPr>
        <w:t>成為服務提供者之可比較對象</w:t>
      </w:r>
      <w:r w:rsidR="002603E0">
        <w:rPr>
          <w:rFonts w:eastAsia="標楷體" w:hint="eastAsia"/>
          <w:sz w:val="26"/>
          <w:szCs w:val="26"/>
        </w:rPr>
        <w:t>10</w:t>
      </w:r>
      <w:r w:rsidR="00924430">
        <w:rPr>
          <w:rFonts w:eastAsia="標楷體" w:hint="eastAsia"/>
          <w:sz w:val="26"/>
          <w:szCs w:val="26"/>
        </w:rPr>
        <w:t>2</w:t>
      </w:r>
      <w:r w:rsidRPr="00430D0F">
        <w:rPr>
          <w:rFonts w:eastAsia="標楷體" w:hint="eastAsia"/>
          <w:sz w:val="26"/>
          <w:szCs w:val="26"/>
        </w:rPr>
        <w:t>至</w:t>
      </w:r>
      <w:r w:rsidR="002603E0">
        <w:rPr>
          <w:rFonts w:eastAsia="標楷體" w:hint="eastAsia"/>
          <w:sz w:val="26"/>
          <w:szCs w:val="26"/>
        </w:rPr>
        <w:t>10</w:t>
      </w:r>
      <w:r w:rsidR="00924430">
        <w:rPr>
          <w:rFonts w:eastAsia="標楷體" w:hint="eastAsia"/>
          <w:sz w:val="26"/>
          <w:szCs w:val="26"/>
        </w:rPr>
        <w:t>4</w:t>
      </w:r>
      <w:r w:rsidRPr="00430D0F">
        <w:rPr>
          <w:rFonts w:eastAsia="標楷體" w:hint="eastAsia"/>
          <w:sz w:val="26"/>
          <w:szCs w:val="26"/>
        </w:rPr>
        <w:t>年度</w:t>
      </w:r>
      <w:r w:rsidR="00843E4F" w:rsidRPr="00843E4F">
        <w:rPr>
          <w:rFonts w:eastAsia="標楷體" w:hint="eastAsia"/>
          <w:sz w:val="26"/>
          <w:szCs w:val="26"/>
        </w:rPr>
        <w:t>成本及營業費用淨利率</w:t>
      </w:r>
      <w:r w:rsidR="001527DC" w:rsidRPr="00430D0F">
        <w:rPr>
          <w:rFonts w:eastAsia="標楷體" w:hint="eastAsia"/>
          <w:sz w:val="26"/>
          <w:szCs w:val="26"/>
        </w:rPr>
        <w:t>（請參見附件</w:t>
      </w:r>
      <w:r w:rsidR="00D344C9">
        <w:rPr>
          <w:rFonts w:eastAsia="標楷體" w:hint="eastAsia"/>
          <w:sz w:val="26"/>
          <w:szCs w:val="26"/>
        </w:rPr>
        <w:t>H</w:t>
      </w:r>
      <w:r w:rsidR="001527DC" w:rsidRPr="00430D0F">
        <w:rPr>
          <w:rFonts w:eastAsia="標楷體" w:hint="eastAsia"/>
          <w:sz w:val="26"/>
          <w:szCs w:val="26"/>
        </w:rPr>
        <w:t>）</w:t>
      </w:r>
      <w:r w:rsidRPr="00430D0F">
        <w:rPr>
          <w:rFonts w:eastAsia="標楷體" w:hint="eastAsia"/>
          <w:sz w:val="26"/>
          <w:szCs w:val="26"/>
        </w:rPr>
        <w:t>整理如下：</w:t>
      </w:r>
    </w:p>
    <w:tbl>
      <w:tblPr>
        <w:tblW w:w="4608" w:type="pct"/>
        <w:tblInd w:w="595" w:type="dxa"/>
        <w:tblLayout w:type="fixed"/>
        <w:tblCellMar>
          <w:left w:w="28" w:type="dxa"/>
          <w:right w:w="28" w:type="dxa"/>
        </w:tblCellMar>
        <w:tblLook w:val="04A0" w:firstRow="1" w:lastRow="0" w:firstColumn="1" w:lastColumn="0" w:noHBand="0" w:noVBand="1"/>
      </w:tblPr>
      <w:tblGrid>
        <w:gridCol w:w="710"/>
        <w:gridCol w:w="2526"/>
        <w:gridCol w:w="1190"/>
        <w:gridCol w:w="1190"/>
        <w:gridCol w:w="1190"/>
        <w:gridCol w:w="1194"/>
      </w:tblGrid>
      <w:tr w:rsidR="00924430" w:rsidRPr="005F4008" w:rsidTr="00F85482">
        <w:trPr>
          <w:trHeight w:val="561"/>
          <w:tblHeader/>
        </w:trPr>
        <w:tc>
          <w:tcPr>
            <w:tcW w:w="443" w:type="pct"/>
            <w:vMerge w:val="restart"/>
            <w:tcBorders>
              <w:top w:val="single" w:sz="8" w:space="0" w:color="auto"/>
              <w:left w:val="single" w:sz="8" w:space="0" w:color="auto"/>
              <w:bottom w:val="double" w:sz="6" w:space="0" w:color="000000"/>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編號</w:t>
            </w:r>
          </w:p>
        </w:tc>
        <w:tc>
          <w:tcPr>
            <w:tcW w:w="1579" w:type="pct"/>
            <w:tcBorders>
              <w:top w:val="single" w:sz="8" w:space="0" w:color="auto"/>
              <w:left w:val="nil"/>
              <w:bottom w:val="single" w:sz="8"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可比較對象</w:t>
            </w:r>
          </w:p>
        </w:tc>
        <w:tc>
          <w:tcPr>
            <w:tcW w:w="2978" w:type="pct"/>
            <w:gridSpan w:val="4"/>
            <w:tcBorders>
              <w:top w:val="single" w:sz="8" w:space="0" w:color="auto"/>
              <w:left w:val="nil"/>
              <w:bottom w:val="single" w:sz="8" w:space="0" w:color="auto"/>
              <w:right w:val="single" w:sz="8" w:space="0" w:color="000000"/>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成本及營業費用淨利率（</w:t>
            </w:r>
            <w:r w:rsidRPr="005F4008">
              <w:rPr>
                <w:rFonts w:eastAsia="標楷體"/>
                <w:b/>
                <w:bCs/>
                <w:color w:val="FFFFFF"/>
                <w:sz w:val="26"/>
                <w:szCs w:val="26"/>
              </w:rPr>
              <w:t>%</w:t>
            </w:r>
            <w:r w:rsidRPr="005F4008">
              <w:rPr>
                <w:rFonts w:eastAsia="標楷體"/>
                <w:b/>
                <w:bCs/>
                <w:color w:val="FFFFFF"/>
                <w:sz w:val="26"/>
                <w:szCs w:val="26"/>
              </w:rPr>
              <w:t>）</w:t>
            </w:r>
          </w:p>
        </w:tc>
      </w:tr>
      <w:tr w:rsidR="00924430" w:rsidRPr="005F4008" w:rsidTr="00F85482">
        <w:trPr>
          <w:trHeight w:val="561"/>
          <w:tblHeader/>
        </w:trPr>
        <w:tc>
          <w:tcPr>
            <w:tcW w:w="443" w:type="pct"/>
            <w:vMerge/>
            <w:tcBorders>
              <w:top w:val="single" w:sz="8" w:space="0" w:color="auto"/>
              <w:left w:val="single" w:sz="8" w:space="0" w:color="auto"/>
              <w:bottom w:val="double" w:sz="6" w:space="0" w:color="000000"/>
              <w:right w:val="single" w:sz="8" w:space="0" w:color="auto"/>
            </w:tcBorders>
            <w:vAlign w:val="center"/>
            <w:hideMark/>
          </w:tcPr>
          <w:p w:rsidR="00924430" w:rsidRPr="005F4008" w:rsidRDefault="00924430" w:rsidP="00D7468D">
            <w:pPr>
              <w:rPr>
                <w:rFonts w:eastAsia="標楷體"/>
                <w:b/>
                <w:bCs/>
                <w:color w:val="FFFFFF"/>
                <w:sz w:val="26"/>
                <w:szCs w:val="26"/>
              </w:rPr>
            </w:pPr>
          </w:p>
        </w:tc>
        <w:tc>
          <w:tcPr>
            <w:tcW w:w="1579"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資料年度</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102</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103</w:t>
            </w:r>
          </w:p>
        </w:tc>
        <w:tc>
          <w:tcPr>
            <w:tcW w:w="744"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b/>
                <w:bCs/>
                <w:color w:val="FFFFFF"/>
                <w:sz w:val="26"/>
                <w:szCs w:val="26"/>
              </w:rPr>
            </w:pPr>
            <w:r w:rsidRPr="005F4008">
              <w:rPr>
                <w:b/>
                <w:bCs/>
                <w:color w:val="FFFFFF"/>
                <w:sz w:val="26"/>
                <w:szCs w:val="26"/>
              </w:rPr>
              <w:t>104</w:t>
            </w:r>
          </w:p>
        </w:tc>
        <w:tc>
          <w:tcPr>
            <w:tcW w:w="747" w:type="pct"/>
            <w:tcBorders>
              <w:top w:val="nil"/>
              <w:left w:val="nil"/>
              <w:bottom w:val="double" w:sz="6" w:space="0" w:color="auto"/>
              <w:right w:val="single" w:sz="8" w:space="0" w:color="auto"/>
            </w:tcBorders>
            <w:shd w:val="clear" w:color="000000" w:fill="4F81BD"/>
            <w:vAlign w:val="center"/>
            <w:hideMark/>
          </w:tcPr>
          <w:p w:rsidR="00924430" w:rsidRPr="005F4008" w:rsidRDefault="00924430" w:rsidP="00D7468D">
            <w:pPr>
              <w:jc w:val="center"/>
              <w:rPr>
                <w:rFonts w:eastAsia="標楷體"/>
                <w:b/>
                <w:bCs/>
                <w:color w:val="FFFFFF"/>
                <w:sz w:val="26"/>
                <w:szCs w:val="26"/>
              </w:rPr>
            </w:pPr>
            <w:r w:rsidRPr="005F4008">
              <w:rPr>
                <w:rFonts w:eastAsia="標楷體"/>
                <w:b/>
                <w:bCs/>
                <w:color w:val="FFFFFF"/>
                <w:sz w:val="26"/>
                <w:szCs w:val="26"/>
              </w:rPr>
              <w:t>平均</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1</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sz w:val="26"/>
                <w:szCs w:val="26"/>
              </w:rPr>
            </w:pPr>
            <w:r w:rsidRPr="00033CE0">
              <w:rPr>
                <w:color w:val="000000"/>
                <w:sz w:val="26"/>
                <w:szCs w:val="26"/>
              </w:rPr>
              <w:t>Acando AB</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4.49%</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6.57%</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8.39%</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6.71%</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2</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Carillion plc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2.45%</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4.83%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3.83%</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3.72%</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3</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CCA International SA</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1.66%</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2.80%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4.21%</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2.98%</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hideMark/>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4</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CDI Corp.</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2.51%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2.15%</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-0.26%</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1.52%</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lastRenderedPageBreak/>
              <w:t>5</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CRIE ANABUKI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0.43%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1.67%</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1.89%</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1.33%</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6</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Datalinks Corp</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3.61%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3.74%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4.34%</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3.90%</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7</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Eternal Asia Supply Chain Management LTD</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3.52%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2.24%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3.20%</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2.86%</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sidRPr="005F4008">
              <w:rPr>
                <w:rFonts w:eastAsia="標楷體"/>
                <w:kern w:val="2"/>
                <w:sz w:val="26"/>
                <w:szCs w:val="26"/>
              </w:rPr>
              <w:t>8</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Insperity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2.71%</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2.22%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3.01%</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2.66%</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9</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MCT Danismanlik AS</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6.00%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7.40%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6.67%</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6.69%</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10</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rFonts w:eastAsia="標楷體"/>
                <w:sz w:val="26"/>
                <w:szCs w:val="26"/>
              </w:rPr>
            </w:pPr>
            <w:r w:rsidRPr="00033CE0">
              <w:rPr>
                <w:color w:val="000000"/>
                <w:sz w:val="26"/>
                <w:szCs w:val="26"/>
              </w:rPr>
              <w:t>Resources Connection,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7.18%</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9.30%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9.88%</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8.80%</w:t>
            </w:r>
          </w:p>
        </w:tc>
      </w:tr>
      <w:tr w:rsidR="00924430" w:rsidRPr="005F4008" w:rsidTr="00577949">
        <w:trPr>
          <w:trHeight w:val="567"/>
        </w:trPr>
        <w:tc>
          <w:tcPr>
            <w:tcW w:w="443" w:type="pct"/>
            <w:tcBorders>
              <w:top w:val="nil"/>
              <w:left w:val="single" w:sz="8" w:space="0" w:color="auto"/>
              <w:bottom w:val="single" w:sz="8" w:space="0" w:color="auto"/>
              <w:right w:val="single" w:sz="8" w:space="0" w:color="auto"/>
            </w:tcBorders>
            <w:shd w:val="clear" w:color="auto" w:fill="auto"/>
            <w:vAlign w:val="center"/>
          </w:tcPr>
          <w:p w:rsidR="00924430" w:rsidRPr="005F4008" w:rsidRDefault="00924430" w:rsidP="00D7468D">
            <w:pPr>
              <w:widowControl w:val="0"/>
              <w:spacing w:beforeLines="25" w:before="60" w:afterLines="25" w:after="60"/>
              <w:jc w:val="center"/>
              <w:rPr>
                <w:rFonts w:eastAsia="標楷體"/>
                <w:kern w:val="2"/>
                <w:sz w:val="26"/>
                <w:szCs w:val="26"/>
              </w:rPr>
            </w:pPr>
            <w:r>
              <w:rPr>
                <w:rFonts w:eastAsia="標楷體" w:hint="eastAsia"/>
                <w:kern w:val="2"/>
                <w:sz w:val="26"/>
                <w:szCs w:val="26"/>
              </w:rPr>
              <w:t>11</w:t>
            </w:r>
          </w:p>
        </w:tc>
        <w:tc>
          <w:tcPr>
            <w:tcW w:w="1579" w:type="pct"/>
            <w:tcBorders>
              <w:top w:val="nil"/>
              <w:left w:val="nil"/>
              <w:bottom w:val="single" w:sz="8" w:space="0" w:color="auto"/>
              <w:right w:val="single" w:sz="8" w:space="0" w:color="auto"/>
            </w:tcBorders>
            <w:shd w:val="clear" w:color="auto" w:fill="auto"/>
            <w:vAlign w:val="center"/>
          </w:tcPr>
          <w:p w:rsidR="00924430" w:rsidRPr="00033CE0" w:rsidRDefault="00924430" w:rsidP="00D7468D">
            <w:pPr>
              <w:rPr>
                <w:sz w:val="26"/>
                <w:szCs w:val="26"/>
              </w:rPr>
            </w:pPr>
            <w:r w:rsidRPr="006651D5">
              <w:rPr>
                <w:color w:val="000000"/>
                <w:sz w:val="26"/>
                <w:szCs w:val="26"/>
              </w:rPr>
              <w:t>Robert Half International Inc.</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10.30%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11.83%</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12.86%</w:t>
            </w:r>
          </w:p>
        </w:tc>
        <w:tc>
          <w:tcPr>
            <w:tcW w:w="747"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color w:val="000000"/>
                <w:sz w:val="26"/>
                <w:szCs w:val="26"/>
              </w:rPr>
            </w:pPr>
            <w:r w:rsidRPr="00C43D61">
              <w:rPr>
                <w:color w:val="000000"/>
                <w:sz w:val="26"/>
                <w:szCs w:val="26"/>
              </w:rPr>
              <w:t>11.73%</w:t>
            </w:r>
          </w:p>
        </w:tc>
      </w:tr>
      <w:tr w:rsidR="00924430" w:rsidRPr="005F4008" w:rsidTr="00577949">
        <w:trPr>
          <w:trHeight w:val="567"/>
        </w:trPr>
        <w:tc>
          <w:tcPr>
            <w:tcW w:w="5000" w:type="pct"/>
            <w:gridSpan w:val="6"/>
            <w:tcBorders>
              <w:top w:val="single" w:sz="8" w:space="0" w:color="auto"/>
              <w:left w:val="single" w:sz="8" w:space="0" w:color="auto"/>
              <w:bottom w:val="single" w:sz="8" w:space="0" w:color="auto"/>
              <w:right w:val="single" w:sz="8" w:space="0" w:color="000000"/>
            </w:tcBorders>
            <w:shd w:val="clear" w:color="000000" w:fill="4F81BD"/>
            <w:vAlign w:val="center"/>
            <w:hideMark/>
          </w:tcPr>
          <w:p w:rsidR="00924430" w:rsidRPr="005F4008" w:rsidRDefault="00924430" w:rsidP="00D7468D">
            <w:pPr>
              <w:widowControl w:val="0"/>
              <w:jc w:val="center"/>
              <w:rPr>
                <w:rFonts w:eastAsia="標楷體"/>
                <w:b/>
                <w:color w:val="FFFFFF"/>
                <w:kern w:val="2"/>
                <w:sz w:val="26"/>
                <w:szCs w:val="26"/>
              </w:rPr>
            </w:pPr>
            <w:r w:rsidRPr="005F4008">
              <w:rPr>
                <w:rFonts w:eastAsia="標楷體"/>
                <w:b/>
                <w:color w:val="FFFFFF"/>
                <w:kern w:val="2"/>
                <w:sz w:val="26"/>
                <w:szCs w:val="26"/>
              </w:rPr>
              <w:t>常規交易範圍（四分位區間）</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第</w:t>
            </w:r>
            <w:r w:rsidRPr="005F4008">
              <w:rPr>
                <w:rFonts w:eastAsia="標楷體"/>
                <w:color w:val="000000"/>
                <w:sz w:val="26"/>
                <w:szCs w:val="26"/>
              </w:rPr>
              <w:t>25</w:t>
            </w:r>
            <w:r w:rsidRPr="005F4008">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2.45%</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2.22%</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3.01%</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2.66%</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中位數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3.52%</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3.74%</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4.21%</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3.72%</w:t>
            </w:r>
          </w:p>
        </w:tc>
      </w:tr>
      <w:tr w:rsidR="00924430" w:rsidRPr="005F4008" w:rsidTr="00577949">
        <w:trPr>
          <w:trHeight w:val="567"/>
        </w:trPr>
        <w:tc>
          <w:tcPr>
            <w:tcW w:w="2022" w:type="pct"/>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rsidR="00924430" w:rsidRPr="005F4008" w:rsidRDefault="00924430" w:rsidP="00D7468D">
            <w:pPr>
              <w:jc w:val="center"/>
              <w:rPr>
                <w:rFonts w:eastAsia="標楷體"/>
                <w:color w:val="000000"/>
                <w:sz w:val="26"/>
                <w:szCs w:val="26"/>
              </w:rPr>
            </w:pPr>
            <w:r w:rsidRPr="005F4008">
              <w:rPr>
                <w:rFonts w:eastAsia="標楷體"/>
                <w:color w:val="000000"/>
                <w:sz w:val="26"/>
                <w:szCs w:val="26"/>
              </w:rPr>
              <w:t>第</w:t>
            </w:r>
            <w:r w:rsidRPr="005F4008">
              <w:rPr>
                <w:rFonts w:eastAsia="標楷體"/>
                <w:color w:val="000000"/>
                <w:sz w:val="26"/>
                <w:szCs w:val="26"/>
              </w:rPr>
              <w:t>75</w:t>
            </w:r>
            <w:r w:rsidRPr="005F4008">
              <w:rPr>
                <w:rFonts w:eastAsia="標楷體"/>
                <w:color w:val="000000"/>
                <w:sz w:val="26"/>
                <w:szCs w:val="26"/>
              </w:rPr>
              <w:t>百分位數</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6.00%</w:t>
            </w:r>
          </w:p>
        </w:tc>
        <w:tc>
          <w:tcPr>
            <w:tcW w:w="744"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7.40%</w:t>
            </w:r>
          </w:p>
        </w:tc>
        <w:tc>
          <w:tcPr>
            <w:tcW w:w="744" w:type="pct"/>
            <w:tcBorders>
              <w:top w:val="nil"/>
              <w:left w:val="nil"/>
              <w:bottom w:val="single" w:sz="8" w:space="0" w:color="auto"/>
              <w:right w:val="single" w:sz="8" w:space="0" w:color="auto"/>
            </w:tcBorders>
            <w:shd w:val="clear" w:color="auto" w:fill="auto"/>
            <w:vAlign w:val="center"/>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8.39%</w:t>
            </w:r>
          </w:p>
        </w:tc>
        <w:tc>
          <w:tcPr>
            <w:tcW w:w="747" w:type="pct"/>
            <w:tcBorders>
              <w:top w:val="nil"/>
              <w:left w:val="nil"/>
              <w:bottom w:val="single" w:sz="8" w:space="0" w:color="auto"/>
              <w:right w:val="single" w:sz="8" w:space="0" w:color="auto"/>
            </w:tcBorders>
            <w:shd w:val="clear" w:color="auto" w:fill="auto"/>
            <w:vAlign w:val="center"/>
            <w:hideMark/>
          </w:tcPr>
          <w:p w:rsidR="00924430" w:rsidRPr="00C43D61" w:rsidRDefault="00924430" w:rsidP="00D7468D">
            <w:pPr>
              <w:jc w:val="right"/>
              <w:rPr>
                <w:rFonts w:eastAsia="Arial Unicode MS"/>
                <w:color w:val="000000"/>
                <w:sz w:val="26"/>
                <w:szCs w:val="26"/>
              </w:rPr>
            </w:pPr>
            <w:r w:rsidRPr="00C43D61">
              <w:rPr>
                <w:rFonts w:eastAsia="Arial Unicode MS"/>
                <w:color w:val="000000"/>
                <w:sz w:val="26"/>
                <w:szCs w:val="26"/>
              </w:rPr>
              <w:t>6.71%</w:t>
            </w:r>
          </w:p>
        </w:tc>
      </w:tr>
    </w:tbl>
    <w:p w:rsidR="006240E2" w:rsidRDefault="001223EC"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t>受測個體</w:t>
      </w:r>
      <w:r w:rsidR="001070FF" w:rsidRPr="00EA272E">
        <w:rPr>
          <w:rFonts w:ascii="Times New Roman" w:eastAsia="標楷體" w:hAnsi="Times New Roman" w:hint="eastAsia"/>
          <w:sz w:val="36"/>
          <w:szCs w:val="40"/>
        </w:rPr>
        <w:t>之平均利潤率</w:t>
      </w:r>
    </w:p>
    <w:p w:rsidR="006240E2" w:rsidRDefault="00DA0CFF" w:rsidP="00BD6D02">
      <w:pPr>
        <w:pStyle w:val="3"/>
        <w:numPr>
          <w:ilvl w:val="0"/>
          <w:numId w:val="78"/>
        </w:numPr>
        <w:spacing w:beforeLines="100" w:before="240" w:afterLines="50" w:after="120" w:line="360" w:lineRule="auto"/>
        <w:ind w:leftChars="100" w:left="722" w:hanging="482"/>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roofErr w:type="gramStart"/>
      <w:r w:rsidR="00111540">
        <w:rPr>
          <w:rFonts w:ascii="Times New Roman" w:eastAsia="標楷體" w:hAnsi="Times New Roman"/>
          <w:sz w:val="32"/>
          <w:szCs w:val="26"/>
        </w:rPr>
        <w:t>—</w:t>
      </w:r>
      <w:proofErr w:type="gramEnd"/>
      <w:r>
        <w:rPr>
          <w:rFonts w:ascii="Times New Roman" w:eastAsia="標楷體" w:hAnsi="Times New Roman" w:hint="eastAsia"/>
          <w:sz w:val="32"/>
          <w:szCs w:val="26"/>
        </w:rPr>
        <w:t>進貨</w:t>
      </w:r>
    </w:p>
    <w:p w:rsidR="006240E2" w:rsidRPr="009F51DB" w:rsidRDefault="00B84A4D"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bookmarkStart w:id="111" w:name="OLE_LINK29"/>
      <w:r w:rsidRPr="009F51DB">
        <w:rPr>
          <w:rFonts w:eastAsia="標楷體" w:hint="eastAsia"/>
          <w:b/>
          <w:sz w:val="28"/>
          <w:szCs w:val="28"/>
        </w:rPr>
        <w:t>矽成</w:t>
      </w:r>
      <w:r w:rsidR="00517621" w:rsidRPr="009F51DB">
        <w:rPr>
          <w:rFonts w:eastAsia="標楷體" w:hint="eastAsia"/>
          <w:b/>
          <w:sz w:val="28"/>
          <w:szCs w:val="28"/>
        </w:rPr>
        <w:t>向關係企業購買記憶體晶片</w:t>
      </w:r>
      <w:bookmarkEnd w:id="111"/>
    </w:p>
    <w:p w:rsidR="006240E2" w:rsidRDefault="00E60098" w:rsidP="006A4A2E">
      <w:pPr>
        <w:spacing w:beforeLines="50" w:before="120" w:afterLines="50" w:after="120" w:line="360" w:lineRule="auto"/>
        <w:ind w:leftChars="300" w:left="720" w:firstLineChars="200" w:firstLine="520"/>
        <w:jc w:val="both"/>
        <w:rPr>
          <w:rFonts w:ascii="新細明體" w:hAnsi="新細明體"/>
          <w:sz w:val="20"/>
          <w:szCs w:val="20"/>
        </w:rPr>
      </w:pPr>
      <w:r>
        <w:rPr>
          <w:rFonts w:eastAsia="標楷體" w:hint="eastAsia"/>
          <w:sz w:val="26"/>
          <w:szCs w:val="26"/>
        </w:rPr>
        <w:t>103</w:t>
      </w:r>
      <w:r>
        <w:rPr>
          <w:rFonts w:eastAsia="標楷體" w:hint="eastAsia"/>
          <w:sz w:val="26"/>
          <w:szCs w:val="26"/>
        </w:rPr>
        <w:t>至</w:t>
      </w:r>
      <w:r w:rsidRPr="0075081F">
        <w:rPr>
          <w:rFonts w:eastAsia="標楷體" w:hint="eastAsia"/>
          <w:sz w:val="26"/>
          <w:szCs w:val="26"/>
        </w:rPr>
        <w:t>10</w:t>
      </w:r>
      <w:r>
        <w:rPr>
          <w:rFonts w:eastAsia="標楷體" w:hint="eastAsia"/>
          <w:sz w:val="26"/>
          <w:szCs w:val="26"/>
        </w:rPr>
        <w:t>5</w:t>
      </w:r>
      <w:r w:rsidRPr="0075081F">
        <w:rPr>
          <w:rFonts w:eastAsia="標楷體"/>
          <w:sz w:val="26"/>
          <w:szCs w:val="26"/>
        </w:rPr>
        <w:t>會計年度</w:t>
      </w:r>
      <w:r w:rsidRPr="00CD77B4">
        <w:rPr>
          <w:rFonts w:eastAsia="標楷體"/>
          <w:sz w:val="26"/>
          <w:szCs w:val="26"/>
        </w:rPr>
        <w:t>矽成</w:t>
      </w:r>
      <w:r>
        <w:rPr>
          <w:rFonts w:eastAsia="標楷體" w:hint="eastAsia"/>
          <w:sz w:val="26"/>
          <w:szCs w:val="26"/>
        </w:rPr>
        <w:t>向關係企業購買記憶體晶片轉售</w:t>
      </w:r>
      <w:r w:rsidRPr="00CD77B4">
        <w:rPr>
          <w:rFonts w:eastAsia="標楷體"/>
          <w:sz w:val="26"/>
          <w:szCs w:val="26"/>
        </w:rPr>
        <w:t>之相關損益資料</w:t>
      </w:r>
      <w:r w:rsidRPr="00C40B06">
        <w:rPr>
          <w:rFonts w:eastAsia="標楷體"/>
          <w:sz w:val="26"/>
          <w:szCs w:val="26"/>
        </w:rPr>
        <w:t>（請見附件</w:t>
      </w:r>
      <w:r>
        <w:rPr>
          <w:rFonts w:eastAsia="標楷體" w:hint="eastAsia"/>
          <w:sz w:val="26"/>
          <w:szCs w:val="26"/>
        </w:rPr>
        <w:t>I</w:t>
      </w:r>
      <w:r>
        <w:rPr>
          <w:rFonts w:eastAsia="標楷體" w:hint="eastAsia"/>
          <w:sz w:val="26"/>
          <w:szCs w:val="26"/>
        </w:rPr>
        <w:t>）</w:t>
      </w:r>
      <w:r>
        <w:rPr>
          <w:rFonts w:eastAsia="標楷體" w:hint="eastAsia"/>
          <w:sz w:val="26"/>
          <w:szCs w:val="26"/>
        </w:rPr>
        <w:t>:</w:t>
      </w:r>
    </w:p>
    <w:p w:rsidR="006A4A2E" w:rsidRDefault="008D1C8A" w:rsidP="00CE7E1F">
      <w:pPr>
        <w:pStyle w:val="32"/>
        <w:wordWrap w:val="0"/>
        <w:spacing w:line="0" w:lineRule="atLeast"/>
        <w:jc w:val="right"/>
        <w:rPr>
          <w:rFonts w:asciiTheme="minorEastAsia" w:eastAsiaTheme="minorEastAsia" w:hAnsiTheme="minorEastAsia"/>
          <w:sz w:val="20"/>
          <w:szCs w:val="20"/>
        </w:rPr>
      </w:pPr>
      <w:r>
        <w:rPr>
          <w:rFonts w:ascii="新細明體" w:eastAsia="新細明體" w:hAnsi="新細明體" w:hint="eastAsia"/>
          <w:sz w:val="20"/>
          <w:szCs w:val="20"/>
        </w:rPr>
        <w:t xml:space="preserve">                                                      </w:t>
      </w:r>
      <w:r w:rsidR="00736C74" w:rsidRPr="00736C74">
        <w:rPr>
          <w:rFonts w:asciiTheme="minorEastAsia" w:eastAsiaTheme="minorEastAsia" w:hAnsiTheme="minorEastAsia"/>
          <w:sz w:val="20"/>
          <w:szCs w:val="20"/>
        </w:rPr>
        <w:t xml:space="preserve">  </w:t>
      </w:r>
      <w:r w:rsidR="009532E0">
        <w:rPr>
          <w:rFonts w:asciiTheme="minorEastAsia" w:eastAsiaTheme="minorEastAsia" w:hAnsiTheme="minorEastAsia" w:hint="eastAsia"/>
          <w:sz w:val="20"/>
          <w:szCs w:val="20"/>
        </w:rPr>
        <w:t xml:space="preserve">     </w:t>
      </w:r>
    </w:p>
    <w:p w:rsidR="006A4A2E" w:rsidRDefault="006A4A2E" w:rsidP="002135C7">
      <w:pPr>
        <w:pStyle w:val="32"/>
        <w:spacing w:line="0" w:lineRule="atLeast"/>
        <w:jc w:val="right"/>
        <w:rPr>
          <w:rFonts w:asciiTheme="minorEastAsia" w:eastAsiaTheme="minorEastAsia" w:hAnsiTheme="minorEastAsia"/>
          <w:sz w:val="20"/>
          <w:szCs w:val="20"/>
        </w:rPr>
      </w:pPr>
    </w:p>
    <w:p w:rsidR="006A4A2E" w:rsidRDefault="006A4A2E" w:rsidP="002135C7">
      <w:pPr>
        <w:pStyle w:val="32"/>
        <w:spacing w:line="0" w:lineRule="atLeast"/>
        <w:jc w:val="right"/>
        <w:rPr>
          <w:rFonts w:asciiTheme="minorEastAsia" w:eastAsiaTheme="minorEastAsia" w:hAnsiTheme="minorEastAsia"/>
          <w:sz w:val="20"/>
          <w:szCs w:val="20"/>
        </w:rPr>
      </w:pPr>
    </w:p>
    <w:p w:rsidR="006A4A2E" w:rsidRDefault="006A4A2E" w:rsidP="002135C7">
      <w:pPr>
        <w:pStyle w:val="32"/>
        <w:spacing w:line="0" w:lineRule="atLeast"/>
        <w:jc w:val="right"/>
        <w:rPr>
          <w:rFonts w:asciiTheme="minorEastAsia" w:eastAsiaTheme="minorEastAsia" w:hAnsiTheme="minorEastAsia"/>
          <w:sz w:val="20"/>
          <w:szCs w:val="20"/>
        </w:rPr>
      </w:pPr>
    </w:p>
    <w:p w:rsidR="00736C74" w:rsidRDefault="000A7EFF" w:rsidP="002135C7">
      <w:pPr>
        <w:pStyle w:val="32"/>
        <w:spacing w:line="0" w:lineRule="atLeast"/>
        <w:jc w:val="right"/>
        <w:rPr>
          <w:rFonts w:ascii="標楷體" w:hAnsi="標楷體"/>
          <w:b/>
          <w:sz w:val="20"/>
          <w:szCs w:val="20"/>
        </w:rPr>
      </w:pPr>
      <w:r w:rsidRPr="00B84A4D">
        <w:rPr>
          <w:rFonts w:ascii="新細明體" w:eastAsia="新細明體" w:hAnsi="新細明體"/>
          <w:sz w:val="20"/>
          <w:szCs w:val="20"/>
        </w:rPr>
        <w:lastRenderedPageBreak/>
        <w:t>單位：</w:t>
      </w:r>
      <w:r>
        <w:rPr>
          <w:rFonts w:ascii="新細明體" w:eastAsia="新細明體" w:hAnsi="新細明體" w:hint="eastAsia"/>
          <w:sz w:val="20"/>
          <w:szCs w:val="20"/>
        </w:rPr>
        <w:t>新台幣仟</w:t>
      </w:r>
      <w:r w:rsidRPr="00B84A4D">
        <w:rPr>
          <w:rFonts w:ascii="新細明體" w:eastAsia="新細明體" w:hAnsi="新細明體"/>
          <w:sz w:val="20"/>
          <w:szCs w:val="20"/>
        </w:rPr>
        <w:t>元</w:t>
      </w:r>
    </w:p>
    <w:tbl>
      <w:tblPr>
        <w:tblW w:w="8553" w:type="dxa"/>
        <w:jc w:val="center"/>
        <w:tblInd w:w="3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572"/>
        <w:gridCol w:w="1745"/>
        <w:gridCol w:w="1799"/>
        <w:gridCol w:w="1691"/>
        <w:gridCol w:w="1746"/>
      </w:tblGrid>
      <w:tr w:rsidR="00924430" w:rsidRPr="00C40B06" w:rsidTr="00C246D6">
        <w:trPr>
          <w:trHeight w:val="680"/>
          <w:tblHeader/>
          <w:jc w:val="center"/>
        </w:trPr>
        <w:tc>
          <w:tcPr>
            <w:tcW w:w="1572" w:type="dxa"/>
            <w:tcBorders>
              <w:bottom w:val="double" w:sz="4" w:space="0" w:color="auto"/>
            </w:tcBorders>
            <w:shd w:val="clear" w:color="auto" w:fill="4F81BD"/>
            <w:vAlign w:val="center"/>
          </w:tcPr>
          <w:p w:rsidR="00924430" w:rsidRPr="00C40B06" w:rsidRDefault="00924430" w:rsidP="001442BC">
            <w:pPr>
              <w:jc w:val="center"/>
              <w:rPr>
                <w:rFonts w:eastAsia="標楷體"/>
                <w:bCs/>
                <w:color w:val="FFFFFF"/>
                <w:sz w:val="26"/>
                <w:szCs w:val="26"/>
              </w:rPr>
            </w:pPr>
            <w:r w:rsidRPr="00C40B06">
              <w:rPr>
                <w:rFonts w:eastAsia="標楷體"/>
                <w:bCs/>
                <w:color w:val="FFFFFF"/>
                <w:sz w:val="26"/>
                <w:szCs w:val="26"/>
              </w:rPr>
              <w:t>損益科目</w:t>
            </w:r>
          </w:p>
        </w:tc>
        <w:tc>
          <w:tcPr>
            <w:tcW w:w="1745" w:type="dxa"/>
            <w:tcBorders>
              <w:bottom w:val="double" w:sz="4" w:space="0" w:color="auto"/>
            </w:tcBorders>
            <w:shd w:val="clear" w:color="auto" w:fill="4F81BD"/>
            <w:vAlign w:val="center"/>
          </w:tcPr>
          <w:p w:rsidR="00924430" w:rsidRPr="00924430" w:rsidRDefault="00924430" w:rsidP="00566D10">
            <w:pPr>
              <w:jc w:val="center"/>
              <w:rPr>
                <w:rFonts w:eastAsia="標楷體"/>
                <w:bCs/>
                <w:color w:val="FFFFFF"/>
                <w:sz w:val="26"/>
                <w:szCs w:val="26"/>
              </w:rPr>
            </w:pPr>
            <w:r w:rsidRPr="00924430">
              <w:rPr>
                <w:rFonts w:eastAsia="標楷體"/>
                <w:bCs/>
                <w:color w:val="FFFFFF"/>
                <w:sz w:val="26"/>
                <w:szCs w:val="26"/>
              </w:rPr>
              <w:t>103</w:t>
            </w:r>
            <w:r w:rsidRPr="00924430">
              <w:rPr>
                <w:rFonts w:eastAsia="標楷體" w:hint="eastAsia"/>
                <w:bCs/>
                <w:color w:val="FFFFFF"/>
                <w:sz w:val="26"/>
                <w:szCs w:val="26"/>
              </w:rPr>
              <w:t>會計年度</w:t>
            </w:r>
          </w:p>
        </w:tc>
        <w:tc>
          <w:tcPr>
            <w:tcW w:w="1799" w:type="dxa"/>
            <w:tcBorders>
              <w:bottom w:val="double" w:sz="4" w:space="0" w:color="auto"/>
            </w:tcBorders>
            <w:shd w:val="clear" w:color="auto" w:fill="4F81BD"/>
            <w:vAlign w:val="center"/>
          </w:tcPr>
          <w:p w:rsidR="00924430" w:rsidRPr="00924430" w:rsidRDefault="00924430" w:rsidP="00566D10">
            <w:pPr>
              <w:jc w:val="center"/>
              <w:rPr>
                <w:rFonts w:eastAsia="標楷體"/>
                <w:bCs/>
                <w:color w:val="FFFFFF"/>
                <w:sz w:val="26"/>
                <w:szCs w:val="26"/>
              </w:rPr>
            </w:pPr>
            <w:r w:rsidRPr="00924430">
              <w:rPr>
                <w:rFonts w:eastAsia="標楷體"/>
                <w:bCs/>
                <w:color w:val="FFFFFF"/>
                <w:sz w:val="26"/>
                <w:szCs w:val="26"/>
              </w:rPr>
              <w:t>104</w:t>
            </w:r>
            <w:r w:rsidRPr="00924430">
              <w:rPr>
                <w:rFonts w:eastAsia="標楷體" w:hint="eastAsia"/>
                <w:bCs/>
                <w:color w:val="FFFFFF"/>
                <w:sz w:val="26"/>
                <w:szCs w:val="26"/>
              </w:rPr>
              <w:t>會計年度</w:t>
            </w:r>
            <w:r w:rsidRPr="00924430">
              <w:rPr>
                <w:rStyle w:val="af2"/>
                <w:rFonts w:eastAsia="標楷體"/>
                <w:bCs/>
                <w:color w:val="FFFFFF"/>
                <w:sz w:val="26"/>
                <w:szCs w:val="26"/>
              </w:rPr>
              <w:footnoteReference w:id="4"/>
            </w:r>
          </w:p>
        </w:tc>
        <w:tc>
          <w:tcPr>
            <w:tcW w:w="1691" w:type="dxa"/>
            <w:tcBorders>
              <w:bottom w:val="double" w:sz="4" w:space="0" w:color="auto"/>
            </w:tcBorders>
            <w:shd w:val="clear" w:color="auto" w:fill="4F81BD"/>
            <w:vAlign w:val="center"/>
          </w:tcPr>
          <w:p w:rsidR="00924430" w:rsidRPr="00924430" w:rsidRDefault="00924430">
            <w:pPr>
              <w:jc w:val="center"/>
              <w:rPr>
                <w:rFonts w:eastAsia="標楷體"/>
                <w:bCs/>
                <w:color w:val="FFFFFF"/>
                <w:sz w:val="26"/>
                <w:szCs w:val="26"/>
              </w:rPr>
            </w:pPr>
            <w:r w:rsidRPr="003129C5">
              <w:rPr>
                <w:rFonts w:eastAsia="標楷體" w:hint="eastAsia"/>
                <w:bCs/>
                <w:color w:val="FFFFFF"/>
                <w:sz w:val="26"/>
                <w:szCs w:val="26"/>
              </w:rPr>
              <w:t>10</w:t>
            </w:r>
            <w:r>
              <w:rPr>
                <w:rFonts w:eastAsia="標楷體" w:hint="eastAsia"/>
                <w:bCs/>
                <w:color w:val="FFFFFF"/>
                <w:sz w:val="26"/>
                <w:szCs w:val="26"/>
              </w:rPr>
              <w:t>5</w:t>
            </w:r>
            <w:r w:rsidRPr="003129C5">
              <w:rPr>
                <w:rFonts w:eastAsia="標楷體" w:hint="eastAsia"/>
                <w:bCs/>
                <w:color w:val="FFFFFF"/>
                <w:sz w:val="26"/>
                <w:szCs w:val="26"/>
              </w:rPr>
              <w:t>會計年度</w:t>
            </w:r>
          </w:p>
        </w:tc>
        <w:tc>
          <w:tcPr>
            <w:tcW w:w="1746" w:type="dxa"/>
            <w:tcBorders>
              <w:bottom w:val="double" w:sz="4" w:space="0" w:color="auto"/>
            </w:tcBorders>
            <w:shd w:val="clear" w:color="auto" w:fill="4F81BD"/>
            <w:vAlign w:val="center"/>
          </w:tcPr>
          <w:p w:rsidR="00924430" w:rsidRDefault="00924430">
            <w:pPr>
              <w:jc w:val="center"/>
              <w:rPr>
                <w:rFonts w:eastAsia="標楷體"/>
                <w:bCs/>
                <w:color w:val="FFFFFF"/>
                <w:sz w:val="26"/>
                <w:szCs w:val="26"/>
              </w:rPr>
            </w:pPr>
            <w:r>
              <w:rPr>
                <w:rFonts w:eastAsia="標楷體" w:hint="eastAsia"/>
                <w:bCs/>
                <w:color w:val="FFFFFF"/>
                <w:sz w:val="26"/>
                <w:szCs w:val="26"/>
              </w:rPr>
              <w:t>平均</w:t>
            </w:r>
          </w:p>
        </w:tc>
      </w:tr>
      <w:tr w:rsidR="008D20C0" w:rsidRPr="00C40B06" w:rsidTr="00824ED4">
        <w:trPr>
          <w:trHeight w:val="454"/>
          <w:jc w:val="center"/>
        </w:trPr>
        <w:tc>
          <w:tcPr>
            <w:tcW w:w="1572" w:type="dxa"/>
            <w:tcBorders>
              <w:top w:val="double" w:sz="4" w:space="0" w:color="auto"/>
            </w:tcBorders>
            <w:vAlign w:val="center"/>
          </w:tcPr>
          <w:p w:rsidR="008D20C0" w:rsidRPr="00C40B06" w:rsidRDefault="008D20C0" w:rsidP="00CE348D">
            <w:pPr>
              <w:jc w:val="center"/>
              <w:rPr>
                <w:rFonts w:eastAsia="標楷體"/>
                <w:sz w:val="26"/>
                <w:szCs w:val="26"/>
              </w:rPr>
            </w:pPr>
            <w:r w:rsidRPr="00C40B06">
              <w:rPr>
                <w:rFonts w:eastAsia="標楷體"/>
                <w:sz w:val="26"/>
                <w:szCs w:val="26"/>
              </w:rPr>
              <w:t>營收淨額</w:t>
            </w:r>
          </w:p>
        </w:tc>
        <w:tc>
          <w:tcPr>
            <w:tcW w:w="1745" w:type="dxa"/>
            <w:tcBorders>
              <w:top w:val="double" w:sz="4" w:space="0" w:color="auto"/>
            </w:tcBorders>
            <w:vAlign w:val="center"/>
          </w:tcPr>
          <w:p w:rsidR="008D20C0" w:rsidRPr="00063F26" w:rsidRDefault="008D20C0" w:rsidP="006A4A2E">
            <w:pPr>
              <w:jc w:val="right"/>
              <w:rPr>
                <w:color w:val="000000"/>
                <w:sz w:val="26"/>
                <w:szCs w:val="26"/>
              </w:rPr>
            </w:pPr>
            <w:r w:rsidRPr="00A96A43">
              <w:t>1,239,944</w:t>
            </w:r>
          </w:p>
        </w:tc>
        <w:tc>
          <w:tcPr>
            <w:tcW w:w="1799" w:type="dxa"/>
            <w:tcBorders>
              <w:top w:val="double" w:sz="4" w:space="0" w:color="auto"/>
            </w:tcBorders>
            <w:vAlign w:val="center"/>
          </w:tcPr>
          <w:p w:rsidR="008D20C0" w:rsidRPr="00063F26" w:rsidRDefault="008D20C0" w:rsidP="006A4A2E">
            <w:pPr>
              <w:jc w:val="right"/>
              <w:rPr>
                <w:color w:val="000000"/>
                <w:sz w:val="26"/>
                <w:szCs w:val="26"/>
              </w:rPr>
            </w:pPr>
            <w:r w:rsidRPr="00A96A43">
              <w:t>1,189,064</w:t>
            </w:r>
          </w:p>
        </w:tc>
        <w:tc>
          <w:tcPr>
            <w:tcW w:w="1691" w:type="dxa"/>
            <w:tcBorders>
              <w:top w:val="double" w:sz="4" w:space="0" w:color="auto"/>
            </w:tcBorders>
            <w:vAlign w:val="center"/>
          </w:tcPr>
          <w:p w:rsidR="008D20C0" w:rsidRDefault="008D20C0">
            <w:pPr>
              <w:jc w:val="right"/>
              <w:rPr>
                <w:color w:val="000000"/>
              </w:rPr>
            </w:pPr>
            <w:r>
              <w:rPr>
                <w:color w:val="000000"/>
              </w:rPr>
              <w:t>962,159</w:t>
            </w:r>
          </w:p>
        </w:tc>
        <w:tc>
          <w:tcPr>
            <w:tcW w:w="1746" w:type="dxa"/>
            <w:tcBorders>
              <w:top w:val="double" w:sz="4" w:space="0" w:color="auto"/>
            </w:tcBorders>
            <w:vAlign w:val="center"/>
          </w:tcPr>
          <w:p w:rsidR="008D20C0" w:rsidRDefault="008D20C0">
            <w:pPr>
              <w:jc w:val="right"/>
              <w:rPr>
                <w:color w:val="000000"/>
              </w:rPr>
            </w:pPr>
            <w:r>
              <w:rPr>
                <w:color w:val="000000"/>
              </w:rPr>
              <w:t>1,130,389</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營業成本</w:t>
            </w:r>
          </w:p>
        </w:tc>
        <w:tc>
          <w:tcPr>
            <w:tcW w:w="1745" w:type="dxa"/>
            <w:vAlign w:val="center"/>
          </w:tcPr>
          <w:p w:rsidR="008D20C0" w:rsidRPr="00063F26" w:rsidRDefault="008D20C0" w:rsidP="006A4A2E">
            <w:pPr>
              <w:jc w:val="right"/>
              <w:rPr>
                <w:color w:val="000000"/>
                <w:sz w:val="26"/>
                <w:szCs w:val="26"/>
              </w:rPr>
            </w:pPr>
            <w:r w:rsidRPr="00A96A43">
              <w:t>989,125</w:t>
            </w:r>
          </w:p>
        </w:tc>
        <w:tc>
          <w:tcPr>
            <w:tcW w:w="1799" w:type="dxa"/>
            <w:vAlign w:val="center"/>
          </w:tcPr>
          <w:p w:rsidR="008D20C0" w:rsidRPr="00063F26" w:rsidRDefault="008D20C0" w:rsidP="006A4A2E">
            <w:pPr>
              <w:jc w:val="right"/>
              <w:rPr>
                <w:color w:val="000000"/>
                <w:sz w:val="26"/>
                <w:szCs w:val="26"/>
              </w:rPr>
            </w:pPr>
            <w:r w:rsidRPr="00A96A43">
              <w:t>861,492</w:t>
            </w:r>
          </w:p>
        </w:tc>
        <w:tc>
          <w:tcPr>
            <w:tcW w:w="1691" w:type="dxa"/>
            <w:vAlign w:val="center"/>
          </w:tcPr>
          <w:p w:rsidR="008D20C0" w:rsidRDefault="008D20C0">
            <w:pPr>
              <w:jc w:val="right"/>
              <w:rPr>
                <w:color w:val="000000"/>
              </w:rPr>
            </w:pPr>
            <w:r>
              <w:rPr>
                <w:color w:val="000000"/>
              </w:rPr>
              <w:t>779,454</w:t>
            </w:r>
          </w:p>
        </w:tc>
        <w:tc>
          <w:tcPr>
            <w:tcW w:w="1746" w:type="dxa"/>
            <w:vAlign w:val="center"/>
          </w:tcPr>
          <w:p w:rsidR="008D20C0" w:rsidRDefault="008D20C0">
            <w:pPr>
              <w:jc w:val="right"/>
              <w:rPr>
                <w:color w:val="000000"/>
              </w:rPr>
            </w:pPr>
            <w:r>
              <w:rPr>
                <w:color w:val="000000"/>
              </w:rPr>
              <w:t>876,690</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營業毛利</w:t>
            </w:r>
          </w:p>
        </w:tc>
        <w:tc>
          <w:tcPr>
            <w:tcW w:w="1745" w:type="dxa"/>
            <w:vAlign w:val="center"/>
          </w:tcPr>
          <w:p w:rsidR="008D20C0" w:rsidRPr="00063F26" w:rsidRDefault="008D20C0" w:rsidP="006A4A2E">
            <w:pPr>
              <w:jc w:val="right"/>
              <w:rPr>
                <w:color w:val="000000"/>
                <w:sz w:val="26"/>
                <w:szCs w:val="26"/>
              </w:rPr>
            </w:pPr>
            <w:r w:rsidRPr="00A96A43">
              <w:t xml:space="preserve"> 250,819 </w:t>
            </w:r>
          </w:p>
        </w:tc>
        <w:tc>
          <w:tcPr>
            <w:tcW w:w="1799" w:type="dxa"/>
            <w:vAlign w:val="center"/>
          </w:tcPr>
          <w:p w:rsidR="008D20C0" w:rsidRPr="00063F26" w:rsidRDefault="008D20C0" w:rsidP="006A4A2E">
            <w:pPr>
              <w:jc w:val="right"/>
              <w:rPr>
                <w:color w:val="000000"/>
                <w:sz w:val="26"/>
                <w:szCs w:val="26"/>
              </w:rPr>
            </w:pPr>
            <w:r w:rsidRPr="00A96A43">
              <w:t xml:space="preserve"> 327,572 </w:t>
            </w:r>
          </w:p>
        </w:tc>
        <w:tc>
          <w:tcPr>
            <w:tcW w:w="1691" w:type="dxa"/>
            <w:vAlign w:val="center"/>
          </w:tcPr>
          <w:p w:rsidR="008D20C0" w:rsidRDefault="008D20C0">
            <w:pPr>
              <w:jc w:val="right"/>
              <w:rPr>
                <w:color w:val="000000"/>
              </w:rPr>
            </w:pPr>
            <w:r>
              <w:rPr>
                <w:color w:val="000000"/>
              </w:rPr>
              <w:t>182,706</w:t>
            </w:r>
          </w:p>
        </w:tc>
        <w:tc>
          <w:tcPr>
            <w:tcW w:w="1746" w:type="dxa"/>
            <w:vAlign w:val="center"/>
          </w:tcPr>
          <w:p w:rsidR="008D20C0" w:rsidRDefault="008D20C0">
            <w:pPr>
              <w:jc w:val="right"/>
              <w:rPr>
                <w:color w:val="000000"/>
              </w:rPr>
            </w:pPr>
            <w:r>
              <w:rPr>
                <w:color w:val="000000"/>
              </w:rPr>
              <w:t>253,699</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營業費用</w:t>
            </w:r>
          </w:p>
        </w:tc>
        <w:tc>
          <w:tcPr>
            <w:tcW w:w="1745" w:type="dxa"/>
            <w:vAlign w:val="center"/>
          </w:tcPr>
          <w:p w:rsidR="008D20C0" w:rsidRPr="00063F26" w:rsidRDefault="008D20C0" w:rsidP="006A4A2E">
            <w:pPr>
              <w:jc w:val="right"/>
              <w:rPr>
                <w:color w:val="000000"/>
                <w:sz w:val="26"/>
                <w:szCs w:val="26"/>
              </w:rPr>
            </w:pPr>
            <w:r w:rsidRPr="00A96A43">
              <w:t>223,562</w:t>
            </w:r>
          </w:p>
        </w:tc>
        <w:tc>
          <w:tcPr>
            <w:tcW w:w="1799" w:type="dxa"/>
            <w:vAlign w:val="center"/>
          </w:tcPr>
          <w:p w:rsidR="008D20C0" w:rsidRPr="00063F26" w:rsidRDefault="008D20C0" w:rsidP="006A4A2E">
            <w:pPr>
              <w:jc w:val="right"/>
              <w:rPr>
                <w:color w:val="000000"/>
                <w:sz w:val="26"/>
                <w:szCs w:val="26"/>
              </w:rPr>
            </w:pPr>
            <w:r w:rsidRPr="00A96A43">
              <w:t>143,780</w:t>
            </w:r>
          </w:p>
        </w:tc>
        <w:tc>
          <w:tcPr>
            <w:tcW w:w="1691" w:type="dxa"/>
            <w:vAlign w:val="center"/>
          </w:tcPr>
          <w:p w:rsidR="008D20C0" w:rsidRPr="0050245D" w:rsidRDefault="008D20C0">
            <w:pPr>
              <w:jc w:val="right"/>
              <w:rPr>
                <w:color w:val="000000" w:themeColor="text1"/>
              </w:rPr>
            </w:pPr>
            <w:r w:rsidRPr="0050245D">
              <w:rPr>
                <w:color w:val="000000" w:themeColor="text1"/>
              </w:rPr>
              <w:t>78,864</w:t>
            </w:r>
          </w:p>
        </w:tc>
        <w:tc>
          <w:tcPr>
            <w:tcW w:w="1746" w:type="dxa"/>
            <w:vAlign w:val="center"/>
          </w:tcPr>
          <w:p w:rsidR="008D20C0" w:rsidRPr="0050245D" w:rsidRDefault="008D20C0">
            <w:pPr>
              <w:jc w:val="right"/>
              <w:rPr>
                <w:color w:val="000000" w:themeColor="text1"/>
              </w:rPr>
            </w:pPr>
            <w:r w:rsidRPr="0050245D">
              <w:rPr>
                <w:color w:val="000000" w:themeColor="text1"/>
              </w:rPr>
              <w:t>148,735</w:t>
            </w:r>
          </w:p>
        </w:tc>
      </w:tr>
      <w:tr w:rsidR="008D20C0" w:rsidRPr="00C40B06" w:rsidTr="00824ED4">
        <w:trPr>
          <w:trHeight w:val="454"/>
          <w:jc w:val="center"/>
        </w:trPr>
        <w:tc>
          <w:tcPr>
            <w:tcW w:w="1572" w:type="dxa"/>
            <w:vAlign w:val="center"/>
          </w:tcPr>
          <w:p w:rsidR="008D20C0" w:rsidRPr="00C40B06" w:rsidRDefault="008D20C0" w:rsidP="00CE348D">
            <w:pPr>
              <w:jc w:val="center"/>
              <w:rPr>
                <w:rFonts w:eastAsia="標楷體"/>
                <w:sz w:val="26"/>
                <w:szCs w:val="26"/>
              </w:rPr>
            </w:pPr>
            <w:r w:rsidRPr="00C40B06">
              <w:rPr>
                <w:rFonts w:eastAsia="標楷體"/>
                <w:sz w:val="26"/>
                <w:szCs w:val="26"/>
              </w:rPr>
              <w:t>營業淨利</w:t>
            </w:r>
          </w:p>
        </w:tc>
        <w:tc>
          <w:tcPr>
            <w:tcW w:w="1745" w:type="dxa"/>
            <w:vAlign w:val="center"/>
          </w:tcPr>
          <w:p w:rsidR="008D20C0" w:rsidRPr="00063F26" w:rsidRDefault="008D20C0" w:rsidP="006A4A2E">
            <w:pPr>
              <w:jc w:val="right"/>
              <w:rPr>
                <w:color w:val="000000"/>
                <w:sz w:val="26"/>
                <w:szCs w:val="26"/>
              </w:rPr>
            </w:pPr>
            <w:r w:rsidRPr="00A96A43">
              <w:t xml:space="preserve"> 27,257 </w:t>
            </w:r>
          </w:p>
        </w:tc>
        <w:tc>
          <w:tcPr>
            <w:tcW w:w="1799" w:type="dxa"/>
            <w:vAlign w:val="center"/>
          </w:tcPr>
          <w:p w:rsidR="008D20C0" w:rsidRPr="00063F26" w:rsidRDefault="008D20C0" w:rsidP="006A4A2E">
            <w:pPr>
              <w:jc w:val="right"/>
              <w:rPr>
                <w:color w:val="000000"/>
                <w:sz w:val="26"/>
                <w:szCs w:val="26"/>
              </w:rPr>
            </w:pPr>
            <w:r w:rsidRPr="00A96A43">
              <w:t xml:space="preserve"> 183,792 </w:t>
            </w:r>
          </w:p>
        </w:tc>
        <w:tc>
          <w:tcPr>
            <w:tcW w:w="1691" w:type="dxa"/>
            <w:vAlign w:val="center"/>
          </w:tcPr>
          <w:p w:rsidR="008D20C0" w:rsidRPr="0050245D" w:rsidRDefault="008D20C0">
            <w:pPr>
              <w:jc w:val="right"/>
              <w:rPr>
                <w:color w:val="000000" w:themeColor="text1"/>
              </w:rPr>
            </w:pPr>
            <w:r w:rsidRPr="0050245D">
              <w:rPr>
                <w:color w:val="000000" w:themeColor="text1"/>
              </w:rPr>
              <w:t>103,842</w:t>
            </w:r>
          </w:p>
        </w:tc>
        <w:tc>
          <w:tcPr>
            <w:tcW w:w="1746" w:type="dxa"/>
            <w:vAlign w:val="center"/>
          </w:tcPr>
          <w:p w:rsidR="008D20C0" w:rsidRPr="0050245D" w:rsidRDefault="008D20C0">
            <w:pPr>
              <w:jc w:val="right"/>
              <w:rPr>
                <w:color w:val="000000" w:themeColor="text1"/>
              </w:rPr>
            </w:pPr>
            <w:r w:rsidRPr="0050245D">
              <w:rPr>
                <w:color w:val="000000" w:themeColor="text1"/>
              </w:rPr>
              <w:t>104,963</w:t>
            </w:r>
          </w:p>
        </w:tc>
      </w:tr>
      <w:tr w:rsidR="008D20C0" w:rsidRPr="00C40B06" w:rsidTr="006A4A2E">
        <w:trPr>
          <w:trHeight w:val="680"/>
          <w:jc w:val="center"/>
        </w:trPr>
        <w:tc>
          <w:tcPr>
            <w:tcW w:w="1572" w:type="dxa"/>
            <w:vAlign w:val="center"/>
          </w:tcPr>
          <w:p w:rsidR="008D20C0" w:rsidRPr="00C40B06" w:rsidRDefault="008D20C0" w:rsidP="00CE348D">
            <w:pPr>
              <w:jc w:val="center"/>
              <w:rPr>
                <w:rFonts w:eastAsia="標楷體"/>
                <w:sz w:val="26"/>
                <w:szCs w:val="26"/>
              </w:rPr>
            </w:pPr>
            <w:r>
              <w:rPr>
                <w:rFonts w:eastAsia="標楷體" w:hint="eastAsia"/>
                <w:sz w:val="26"/>
                <w:szCs w:val="26"/>
              </w:rPr>
              <w:t>營業</w:t>
            </w:r>
            <w:r w:rsidRPr="00C40B06">
              <w:rPr>
                <w:rFonts w:eastAsia="標楷體"/>
                <w:sz w:val="26"/>
                <w:szCs w:val="26"/>
              </w:rPr>
              <w:t>淨利率</w:t>
            </w:r>
          </w:p>
        </w:tc>
        <w:tc>
          <w:tcPr>
            <w:tcW w:w="1745" w:type="dxa"/>
            <w:vAlign w:val="center"/>
          </w:tcPr>
          <w:p w:rsidR="008D20C0" w:rsidRPr="00063F26" w:rsidRDefault="008D20C0" w:rsidP="006A4A2E">
            <w:pPr>
              <w:jc w:val="right"/>
              <w:rPr>
                <w:color w:val="000000"/>
                <w:sz w:val="26"/>
                <w:szCs w:val="26"/>
              </w:rPr>
            </w:pPr>
            <w:r w:rsidRPr="00A96A43">
              <w:t>2.20%</w:t>
            </w:r>
          </w:p>
        </w:tc>
        <w:tc>
          <w:tcPr>
            <w:tcW w:w="1799" w:type="dxa"/>
            <w:vAlign w:val="center"/>
          </w:tcPr>
          <w:p w:rsidR="008D20C0" w:rsidRPr="00063F26" w:rsidRDefault="008D20C0" w:rsidP="006A4A2E">
            <w:pPr>
              <w:jc w:val="right"/>
              <w:rPr>
                <w:color w:val="000000"/>
                <w:sz w:val="26"/>
                <w:szCs w:val="26"/>
              </w:rPr>
            </w:pPr>
            <w:r w:rsidRPr="00A96A43">
              <w:t>15.46%</w:t>
            </w:r>
          </w:p>
        </w:tc>
        <w:tc>
          <w:tcPr>
            <w:tcW w:w="1691" w:type="dxa"/>
            <w:vAlign w:val="center"/>
          </w:tcPr>
          <w:p w:rsidR="008D20C0" w:rsidRPr="0050245D" w:rsidRDefault="008D20C0">
            <w:pPr>
              <w:jc w:val="right"/>
              <w:rPr>
                <w:color w:val="000000" w:themeColor="text1"/>
              </w:rPr>
            </w:pPr>
            <w:r w:rsidRPr="0050245D">
              <w:rPr>
                <w:color w:val="000000" w:themeColor="text1"/>
              </w:rPr>
              <w:t>10.79%</w:t>
            </w:r>
          </w:p>
        </w:tc>
        <w:tc>
          <w:tcPr>
            <w:tcW w:w="1746" w:type="dxa"/>
            <w:vAlign w:val="center"/>
          </w:tcPr>
          <w:p w:rsidR="008D20C0" w:rsidRPr="0050245D" w:rsidRDefault="008D20C0">
            <w:pPr>
              <w:jc w:val="right"/>
              <w:rPr>
                <w:color w:val="000000" w:themeColor="text1"/>
              </w:rPr>
            </w:pPr>
            <w:r w:rsidRPr="0050245D">
              <w:rPr>
                <w:color w:val="000000" w:themeColor="text1"/>
              </w:rPr>
              <w:t>9.29%</w:t>
            </w:r>
          </w:p>
        </w:tc>
      </w:tr>
    </w:tbl>
    <w:p w:rsidR="006240E2" w:rsidRDefault="00643E00" w:rsidP="00BD6D02">
      <w:pPr>
        <w:pStyle w:val="3"/>
        <w:numPr>
          <w:ilvl w:val="0"/>
          <w:numId w:val="78"/>
        </w:numPr>
        <w:spacing w:beforeLines="100" w:before="240" w:afterLines="50" w:after="120" w:line="360" w:lineRule="auto"/>
        <w:ind w:leftChars="100" w:left="722" w:hanging="482"/>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EA343C" w:rsidP="00BD6D02">
      <w:pPr>
        <w:numPr>
          <w:ilvl w:val="0"/>
          <w:numId w:val="80"/>
        </w:numPr>
        <w:tabs>
          <w:tab w:val="left" w:pos="960"/>
          <w:tab w:val="left" w:pos="1134"/>
        </w:tabs>
        <w:spacing w:beforeLines="50" w:before="120" w:afterLines="50" w:after="120" w:line="360" w:lineRule="auto"/>
        <w:jc w:val="both"/>
        <w:rPr>
          <w:rFonts w:eastAsia="標楷體"/>
          <w:b/>
          <w:sz w:val="28"/>
          <w:szCs w:val="28"/>
        </w:rPr>
      </w:pPr>
      <w:r w:rsidRPr="00D200D9">
        <w:rPr>
          <w:rFonts w:eastAsia="標楷體"/>
          <w:b/>
          <w:sz w:val="28"/>
          <w:szCs w:val="28"/>
        </w:rPr>
        <w:t>矽成</w:t>
      </w:r>
      <w:r w:rsidRPr="00D200D9">
        <w:rPr>
          <w:rFonts w:eastAsia="標楷體" w:hint="eastAsia"/>
          <w:b/>
          <w:sz w:val="28"/>
          <w:szCs w:val="28"/>
        </w:rPr>
        <w:t>提供營運支援服務予</w:t>
      </w:r>
      <w:r w:rsidR="00536E2A">
        <w:rPr>
          <w:rFonts w:eastAsia="標楷體" w:hint="eastAsia"/>
          <w:b/>
          <w:sz w:val="28"/>
          <w:szCs w:val="28"/>
        </w:rPr>
        <w:t>關係企業</w:t>
      </w:r>
    </w:p>
    <w:p w:rsidR="006240E2" w:rsidRDefault="00083AEB" w:rsidP="00BD6D02">
      <w:pPr>
        <w:spacing w:beforeLines="50" w:before="120" w:afterLines="50" w:after="120" w:line="360" w:lineRule="auto"/>
        <w:ind w:leftChars="300" w:left="720" w:firstLineChars="200" w:firstLine="520"/>
        <w:jc w:val="both"/>
        <w:rPr>
          <w:rFonts w:eastAsia="標楷體"/>
          <w:sz w:val="26"/>
          <w:szCs w:val="26"/>
        </w:rPr>
      </w:pPr>
      <w:r w:rsidRPr="00D200D9">
        <w:rPr>
          <w:rFonts w:eastAsia="標楷體" w:hint="eastAsia"/>
          <w:sz w:val="26"/>
          <w:szCs w:val="26"/>
        </w:rPr>
        <w:t>10</w:t>
      </w:r>
      <w:r w:rsidR="00934F93">
        <w:rPr>
          <w:rFonts w:eastAsia="標楷體" w:hint="eastAsia"/>
          <w:sz w:val="26"/>
          <w:szCs w:val="26"/>
        </w:rPr>
        <w:t>3</w:t>
      </w:r>
      <w:r>
        <w:rPr>
          <w:rFonts w:eastAsia="標楷體" w:hint="eastAsia"/>
          <w:sz w:val="26"/>
          <w:szCs w:val="26"/>
        </w:rPr>
        <w:t>~10</w:t>
      </w:r>
      <w:r w:rsidR="00934F93">
        <w:rPr>
          <w:rFonts w:eastAsia="標楷體" w:hint="eastAsia"/>
          <w:sz w:val="26"/>
          <w:szCs w:val="26"/>
        </w:rPr>
        <w:t>5</w:t>
      </w:r>
      <w:r w:rsidR="00EA343C" w:rsidRPr="00D200D9">
        <w:rPr>
          <w:rFonts w:eastAsia="標楷體"/>
          <w:sz w:val="26"/>
          <w:szCs w:val="26"/>
        </w:rPr>
        <w:t>會計年度</w:t>
      </w:r>
      <w:r w:rsidR="00EA343C" w:rsidRPr="00D200D9">
        <w:rPr>
          <w:rFonts w:eastAsia="標楷體" w:hint="eastAsia"/>
          <w:sz w:val="26"/>
          <w:szCs w:val="26"/>
        </w:rPr>
        <w:t>矽成提供營運支援服務</w:t>
      </w:r>
      <w:r>
        <w:rPr>
          <w:rFonts w:eastAsia="標楷體" w:hint="eastAsia"/>
          <w:sz w:val="26"/>
          <w:szCs w:val="26"/>
        </w:rPr>
        <w:t>與關係企業</w:t>
      </w:r>
      <w:r w:rsidR="00EA343C" w:rsidRPr="00D200D9">
        <w:rPr>
          <w:rFonts w:eastAsia="標楷體" w:hint="eastAsia"/>
          <w:sz w:val="26"/>
          <w:szCs w:val="26"/>
        </w:rPr>
        <w:t>有關之</w:t>
      </w:r>
      <w:r w:rsidR="00EA343C" w:rsidRPr="00D200D9">
        <w:rPr>
          <w:rFonts w:eastAsia="標楷體"/>
          <w:sz w:val="26"/>
          <w:szCs w:val="26"/>
        </w:rPr>
        <w:t>損益資料如下（請見附件</w:t>
      </w:r>
      <w:r w:rsidR="00D344C9">
        <w:rPr>
          <w:rFonts w:eastAsia="標楷體" w:hint="eastAsia"/>
          <w:sz w:val="26"/>
          <w:szCs w:val="26"/>
        </w:rPr>
        <w:t>J</w:t>
      </w:r>
      <w:r w:rsidR="00EA343C" w:rsidRPr="00D200D9">
        <w:rPr>
          <w:rFonts w:eastAsia="標楷體"/>
          <w:sz w:val="26"/>
          <w:szCs w:val="26"/>
        </w:rPr>
        <w:t>）：</w:t>
      </w:r>
    </w:p>
    <w:p w:rsidR="00A868B1" w:rsidRPr="00C40B06" w:rsidRDefault="00A868B1" w:rsidP="006E2C6E">
      <w:pPr>
        <w:pStyle w:val="32"/>
        <w:spacing w:line="0" w:lineRule="atLeast"/>
        <w:jc w:val="right"/>
        <w:rPr>
          <w:b/>
          <w:sz w:val="22"/>
          <w:szCs w:val="20"/>
        </w:rPr>
      </w:pPr>
      <w:r>
        <w:rPr>
          <w:rFonts w:ascii="新細明體" w:eastAsia="新細明體" w:hAnsi="新細明體" w:hint="eastAsia"/>
          <w:sz w:val="20"/>
          <w:szCs w:val="20"/>
        </w:rPr>
        <w:t xml:space="preserve">                            </w:t>
      </w:r>
      <w:r w:rsidRPr="00B84A4D">
        <w:rPr>
          <w:rFonts w:ascii="新細明體" w:eastAsia="新細明體" w:hAnsi="新細明體"/>
          <w:sz w:val="20"/>
          <w:szCs w:val="20"/>
        </w:rPr>
        <w:t>單位：</w:t>
      </w:r>
      <w:r w:rsidR="001442BC">
        <w:rPr>
          <w:rFonts w:ascii="新細明體" w:eastAsia="新細明體" w:hAnsi="新細明體" w:hint="eastAsia"/>
          <w:sz w:val="20"/>
          <w:szCs w:val="20"/>
        </w:rPr>
        <w:t>新台幣</w:t>
      </w:r>
      <w:r w:rsidR="00584769">
        <w:rPr>
          <w:rFonts w:ascii="新細明體" w:eastAsia="新細明體" w:hAnsi="新細明體" w:hint="eastAsia"/>
          <w:sz w:val="20"/>
          <w:szCs w:val="20"/>
        </w:rPr>
        <w:t>仟</w:t>
      </w:r>
      <w:r w:rsidRPr="00B84A4D">
        <w:rPr>
          <w:rFonts w:ascii="新細明體" w:eastAsia="新細明體" w:hAnsi="新細明體"/>
          <w:sz w:val="20"/>
          <w:szCs w:val="20"/>
        </w:rPr>
        <w:t>元</w:t>
      </w:r>
    </w:p>
    <w:tbl>
      <w:tblPr>
        <w:tblW w:w="858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1622"/>
        <w:gridCol w:w="1701"/>
        <w:gridCol w:w="1842"/>
        <w:gridCol w:w="1701"/>
        <w:gridCol w:w="1716"/>
      </w:tblGrid>
      <w:tr w:rsidR="00386B43" w:rsidRPr="00C40B06" w:rsidTr="001442BC">
        <w:trPr>
          <w:trHeight w:val="680"/>
          <w:tblHeader/>
          <w:jc w:val="center"/>
        </w:trPr>
        <w:tc>
          <w:tcPr>
            <w:tcW w:w="1622" w:type="dxa"/>
            <w:tcBorders>
              <w:bottom w:val="double" w:sz="4" w:space="0" w:color="auto"/>
            </w:tcBorders>
            <w:shd w:val="clear" w:color="auto" w:fill="4F81BD"/>
            <w:vAlign w:val="center"/>
          </w:tcPr>
          <w:p w:rsidR="00386B43" w:rsidRPr="00C40B06" w:rsidRDefault="00386B43" w:rsidP="00517621">
            <w:pPr>
              <w:jc w:val="center"/>
              <w:rPr>
                <w:rFonts w:eastAsia="標楷體"/>
                <w:bCs/>
                <w:color w:val="FFFFFF"/>
                <w:sz w:val="26"/>
                <w:szCs w:val="26"/>
              </w:rPr>
            </w:pPr>
            <w:r w:rsidRPr="00C40B06">
              <w:rPr>
                <w:rFonts w:eastAsia="標楷體"/>
                <w:bCs/>
                <w:color w:val="FFFFFF"/>
                <w:sz w:val="26"/>
                <w:szCs w:val="26"/>
              </w:rPr>
              <w:t>損益科目</w:t>
            </w:r>
          </w:p>
        </w:tc>
        <w:tc>
          <w:tcPr>
            <w:tcW w:w="1701" w:type="dxa"/>
            <w:tcBorders>
              <w:bottom w:val="double" w:sz="4" w:space="0" w:color="auto"/>
            </w:tcBorders>
            <w:shd w:val="clear" w:color="auto" w:fill="4F81BD"/>
            <w:vAlign w:val="center"/>
          </w:tcPr>
          <w:p w:rsidR="00386B43" w:rsidRPr="00C40B06" w:rsidRDefault="00386B43" w:rsidP="00386B43">
            <w:pPr>
              <w:jc w:val="center"/>
              <w:rPr>
                <w:rFonts w:eastAsia="標楷體"/>
                <w:bCs/>
                <w:color w:val="FFFFFF"/>
                <w:sz w:val="26"/>
                <w:szCs w:val="26"/>
              </w:rPr>
            </w:pPr>
            <w:r>
              <w:rPr>
                <w:rFonts w:eastAsia="標楷體" w:hint="eastAsia"/>
                <w:bCs/>
                <w:color w:val="FFFFFF"/>
                <w:sz w:val="26"/>
                <w:szCs w:val="26"/>
              </w:rPr>
              <w:t>103</w:t>
            </w:r>
            <w:r>
              <w:rPr>
                <w:rFonts w:eastAsia="標楷體" w:hint="eastAsia"/>
                <w:bCs/>
                <w:color w:val="FFFFFF"/>
                <w:sz w:val="26"/>
                <w:szCs w:val="26"/>
              </w:rPr>
              <w:t>會計年度</w:t>
            </w:r>
          </w:p>
        </w:tc>
        <w:tc>
          <w:tcPr>
            <w:tcW w:w="1842" w:type="dxa"/>
            <w:tcBorders>
              <w:bottom w:val="double" w:sz="4" w:space="0" w:color="auto"/>
            </w:tcBorders>
            <w:shd w:val="clear" w:color="auto" w:fill="4F81BD"/>
            <w:vAlign w:val="center"/>
          </w:tcPr>
          <w:p w:rsidR="00386B43" w:rsidDel="0096700D" w:rsidRDefault="00386B43" w:rsidP="00386B43">
            <w:pPr>
              <w:jc w:val="center"/>
              <w:rPr>
                <w:rFonts w:eastAsia="標楷體"/>
                <w:bCs/>
                <w:color w:val="FFFFFF"/>
                <w:sz w:val="26"/>
                <w:szCs w:val="26"/>
              </w:rPr>
            </w:pPr>
            <w:r>
              <w:rPr>
                <w:rFonts w:eastAsia="標楷體" w:hint="eastAsia"/>
                <w:bCs/>
                <w:color w:val="FFFFFF"/>
                <w:sz w:val="26"/>
                <w:szCs w:val="26"/>
              </w:rPr>
              <w:t>104</w:t>
            </w:r>
            <w:r>
              <w:rPr>
                <w:rFonts w:eastAsia="標楷體" w:hint="eastAsia"/>
                <w:bCs/>
                <w:color w:val="FFFFFF"/>
                <w:sz w:val="26"/>
                <w:szCs w:val="26"/>
              </w:rPr>
              <w:t>會計年度</w:t>
            </w:r>
          </w:p>
        </w:tc>
        <w:tc>
          <w:tcPr>
            <w:tcW w:w="1701" w:type="dxa"/>
            <w:tcBorders>
              <w:bottom w:val="double" w:sz="4" w:space="0" w:color="auto"/>
            </w:tcBorders>
            <w:shd w:val="clear" w:color="auto" w:fill="4F81BD"/>
            <w:vAlign w:val="center"/>
          </w:tcPr>
          <w:p w:rsidR="00386B43" w:rsidDel="0096700D" w:rsidRDefault="00386B43" w:rsidP="00517621">
            <w:pPr>
              <w:jc w:val="center"/>
              <w:rPr>
                <w:rFonts w:eastAsia="標楷體"/>
                <w:bCs/>
                <w:color w:val="FFFFFF"/>
                <w:sz w:val="26"/>
                <w:szCs w:val="26"/>
              </w:rPr>
            </w:pPr>
            <w:r>
              <w:rPr>
                <w:rFonts w:eastAsia="標楷體" w:hint="eastAsia"/>
                <w:bCs/>
                <w:color w:val="FFFFFF"/>
                <w:sz w:val="26"/>
                <w:szCs w:val="26"/>
              </w:rPr>
              <w:t>105</w:t>
            </w:r>
            <w:r>
              <w:rPr>
                <w:rFonts w:eastAsia="標楷體" w:hint="eastAsia"/>
                <w:bCs/>
                <w:color w:val="FFFFFF"/>
                <w:sz w:val="26"/>
                <w:szCs w:val="26"/>
              </w:rPr>
              <w:t>會計年度</w:t>
            </w:r>
          </w:p>
        </w:tc>
        <w:tc>
          <w:tcPr>
            <w:tcW w:w="1716" w:type="dxa"/>
            <w:tcBorders>
              <w:bottom w:val="double" w:sz="4" w:space="0" w:color="auto"/>
            </w:tcBorders>
            <w:shd w:val="clear" w:color="auto" w:fill="4F81BD"/>
            <w:vAlign w:val="center"/>
          </w:tcPr>
          <w:p w:rsidR="00386B43" w:rsidRDefault="00386B43" w:rsidP="00517621">
            <w:pPr>
              <w:jc w:val="center"/>
              <w:rPr>
                <w:rFonts w:eastAsia="標楷體"/>
                <w:bCs/>
                <w:color w:val="FFFFFF"/>
                <w:sz w:val="26"/>
                <w:szCs w:val="26"/>
              </w:rPr>
            </w:pPr>
            <w:r>
              <w:rPr>
                <w:rFonts w:eastAsia="標楷體" w:hint="eastAsia"/>
                <w:bCs/>
                <w:color w:val="FFFFFF"/>
                <w:sz w:val="26"/>
                <w:szCs w:val="26"/>
              </w:rPr>
              <w:t>平均</w:t>
            </w:r>
          </w:p>
        </w:tc>
      </w:tr>
      <w:tr w:rsidR="00934F93" w:rsidRPr="00C40B06" w:rsidTr="00C246D6">
        <w:trPr>
          <w:trHeight w:val="454"/>
          <w:jc w:val="center"/>
        </w:trPr>
        <w:tc>
          <w:tcPr>
            <w:tcW w:w="1622" w:type="dxa"/>
            <w:tcBorders>
              <w:top w:val="double" w:sz="4" w:space="0" w:color="auto"/>
            </w:tcBorders>
            <w:vAlign w:val="center"/>
          </w:tcPr>
          <w:p w:rsidR="00934F93" w:rsidRPr="00C40B06" w:rsidRDefault="00934F93" w:rsidP="004A758F">
            <w:pPr>
              <w:jc w:val="center"/>
              <w:rPr>
                <w:rFonts w:eastAsia="標楷體"/>
                <w:sz w:val="26"/>
                <w:szCs w:val="26"/>
              </w:rPr>
            </w:pPr>
            <w:r w:rsidRPr="00C40B06">
              <w:rPr>
                <w:rFonts w:eastAsia="標楷體"/>
                <w:sz w:val="26"/>
                <w:szCs w:val="26"/>
              </w:rPr>
              <w:t>營收淨額</w:t>
            </w:r>
          </w:p>
        </w:tc>
        <w:tc>
          <w:tcPr>
            <w:tcW w:w="1701" w:type="dxa"/>
            <w:tcBorders>
              <w:top w:val="double" w:sz="4" w:space="0" w:color="auto"/>
            </w:tcBorders>
            <w:vAlign w:val="center"/>
          </w:tcPr>
          <w:p w:rsidR="00934F93" w:rsidRDefault="00934F93">
            <w:pPr>
              <w:jc w:val="right"/>
              <w:rPr>
                <w:color w:val="000000"/>
                <w:sz w:val="26"/>
                <w:szCs w:val="26"/>
              </w:rPr>
            </w:pPr>
            <w:r>
              <w:rPr>
                <w:color w:val="000000"/>
                <w:sz w:val="26"/>
                <w:szCs w:val="26"/>
              </w:rPr>
              <w:t>274,496</w:t>
            </w:r>
          </w:p>
        </w:tc>
        <w:tc>
          <w:tcPr>
            <w:tcW w:w="1842" w:type="dxa"/>
            <w:tcBorders>
              <w:top w:val="double" w:sz="4" w:space="0" w:color="auto"/>
            </w:tcBorders>
            <w:vAlign w:val="center"/>
          </w:tcPr>
          <w:p w:rsidR="00934F93" w:rsidRDefault="00934F93" w:rsidP="00934F93">
            <w:pPr>
              <w:jc w:val="right"/>
              <w:rPr>
                <w:color w:val="000000"/>
                <w:sz w:val="26"/>
                <w:szCs w:val="26"/>
              </w:rPr>
            </w:pPr>
            <w:r>
              <w:rPr>
                <w:color w:val="000000"/>
                <w:sz w:val="26"/>
                <w:szCs w:val="26"/>
              </w:rPr>
              <w:t>311,508</w:t>
            </w:r>
          </w:p>
        </w:tc>
        <w:tc>
          <w:tcPr>
            <w:tcW w:w="1701" w:type="dxa"/>
            <w:tcBorders>
              <w:top w:val="double" w:sz="4" w:space="0" w:color="auto"/>
            </w:tcBorders>
            <w:vAlign w:val="center"/>
          </w:tcPr>
          <w:p w:rsidR="00934F93" w:rsidRDefault="00934F93">
            <w:pPr>
              <w:jc w:val="right"/>
              <w:rPr>
                <w:color w:val="000000"/>
                <w:sz w:val="26"/>
                <w:szCs w:val="26"/>
              </w:rPr>
            </w:pPr>
            <w:r>
              <w:rPr>
                <w:color w:val="000000"/>
                <w:sz w:val="26"/>
                <w:szCs w:val="26"/>
              </w:rPr>
              <w:t>278,115</w:t>
            </w:r>
          </w:p>
        </w:tc>
        <w:tc>
          <w:tcPr>
            <w:tcW w:w="1716" w:type="dxa"/>
            <w:tcBorders>
              <w:top w:val="double" w:sz="4" w:space="0" w:color="auto"/>
            </w:tcBorders>
            <w:vAlign w:val="center"/>
          </w:tcPr>
          <w:p w:rsidR="00934F93" w:rsidRDefault="00934F93">
            <w:pPr>
              <w:jc w:val="right"/>
              <w:rPr>
                <w:color w:val="000000"/>
                <w:sz w:val="26"/>
                <w:szCs w:val="26"/>
              </w:rPr>
            </w:pPr>
            <w:r>
              <w:rPr>
                <w:color w:val="000000"/>
                <w:sz w:val="26"/>
                <w:szCs w:val="26"/>
              </w:rPr>
              <w:t>288,040</w:t>
            </w:r>
          </w:p>
        </w:tc>
      </w:tr>
      <w:tr w:rsidR="00934F93" w:rsidRPr="00C40B06" w:rsidTr="00C246D6">
        <w:trPr>
          <w:trHeight w:val="454"/>
          <w:jc w:val="center"/>
        </w:trPr>
        <w:tc>
          <w:tcPr>
            <w:tcW w:w="1622" w:type="dxa"/>
            <w:vAlign w:val="center"/>
          </w:tcPr>
          <w:p w:rsidR="00934F93" w:rsidRDefault="00934F93" w:rsidP="004A758F">
            <w:pPr>
              <w:jc w:val="center"/>
              <w:rPr>
                <w:rFonts w:eastAsia="標楷體"/>
                <w:sz w:val="26"/>
                <w:szCs w:val="26"/>
              </w:rPr>
            </w:pPr>
            <w:r w:rsidRPr="00C40B06">
              <w:rPr>
                <w:rFonts w:eastAsia="標楷體"/>
                <w:sz w:val="26"/>
                <w:szCs w:val="26"/>
              </w:rPr>
              <w:t>營業成本</w:t>
            </w:r>
          </w:p>
        </w:tc>
        <w:tc>
          <w:tcPr>
            <w:tcW w:w="1701" w:type="dxa"/>
            <w:vAlign w:val="center"/>
          </w:tcPr>
          <w:p w:rsidR="00934F93" w:rsidRDefault="00934F93">
            <w:pPr>
              <w:jc w:val="right"/>
              <w:rPr>
                <w:color w:val="000000"/>
                <w:sz w:val="26"/>
                <w:szCs w:val="26"/>
              </w:rPr>
            </w:pPr>
            <w:r>
              <w:rPr>
                <w:color w:val="000000"/>
                <w:sz w:val="26"/>
                <w:szCs w:val="26"/>
              </w:rPr>
              <w:t>-</w:t>
            </w:r>
          </w:p>
        </w:tc>
        <w:tc>
          <w:tcPr>
            <w:tcW w:w="1842" w:type="dxa"/>
            <w:vAlign w:val="center"/>
          </w:tcPr>
          <w:p w:rsidR="00934F93" w:rsidRDefault="00934F93" w:rsidP="00934F93">
            <w:pPr>
              <w:jc w:val="right"/>
              <w:rPr>
                <w:color w:val="000000"/>
                <w:sz w:val="26"/>
                <w:szCs w:val="26"/>
              </w:rPr>
            </w:pPr>
            <w:r>
              <w:rPr>
                <w:color w:val="000000"/>
                <w:sz w:val="26"/>
                <w:szCs w:val="26"/>
              </w:rPr>
              <w:t>-</w:t>
            </w:r>
          </w:p>
        </w:tc>
        <w:tc>
          <w:tcPr>
            <w:tcW w:w="1701" w:type="dxa"/>
            <w:vAlign w:val="center"/>
          </w:tcPr>
          <w:p w:rsidR="00934F93" w:rsidRDefault="00934F93">
            <w:pPr>
              <w:jc w:val="right"/>
              <w:rPr>
                <w:color w:val="000000"/>
                <w:sz w:val="26"/>
                <w:szCs w:val="26"/>
              </w:rPr>
            </w:pPr>
            <w:r>
              <w:rPr>
                <w:color w:val="000000"/>
                <w:sz w:val="26"/>
                <w:szCs w:val="26"/>
              </w:rPr>
              <w:t>-</w:t>
            </w:r>
          </w:p>
        </w:tc>
        <w:tc>
          <w:tcPr>
            <w:tcW w:w="1716" w:type="dxa"/>
            <w:vAlign w:val="center"/>
          </w:tcPr>
          <w:p w:rsidR="00934F93" w:rsidRDefault="00934F93">
            <w:pPr>
              <w:jc w:val="right"/>
              <w:rPr>
                <w:color w:val="000000"/>
                <w:sz w:val="26"/>
                <w:szCs w:val="26"/>
              </w:rPr>
            </w:pPr>
            <w:r>
              <w:rPr>
                <w:color w:val="000000"/>
                <w:sz w:val="26"/>
                <w:szCs w:val="26"/>
              </w:rPr>
              <w:t>-</w:t>
            </w:r>
          </w:p>
        </w:tc>
      </w:tr>
      <w:tr w:rsidR="00934F93" w:rsidRPr="00C40B06" w:rsidTr="00C246D6">
        <w:trPr>
          <w:trHeight w:val="454"/>
          <w:jc w:val="center"/>
        </w:trPr>
        <w:tc>
          <w:tcPr>
            <w:tcW w:w="1622" w:type="dxa"/>
            <w:vAlign w:val="center"/>
          </w:tcPr>
          <w:p w:rsidR="00934F93" w:rsidRPr="00C40B06" w:rsidRDefault="00934F93" w:rsidP="004A758F">
            <w:pPr>
              <w:jc w:val="center"/>
              <w:rPr>
                <w:rFonts w:eastAsia="標楷體"/>
                <w:sz w:val="26"/>
                <w:szCs w:val="26"/>
              </w:rPr>
            </w:pPr>
            <w:r w:rsidRPr="00C40B06">
              <w:rPr>
                <w:rFonts w:eastAsia="標楷體"/>
                <w:sz w:val="26"/>
                <w:szCs w:val="26"/>
              </w:rPr>
              <w:t>營業毛利</w:t>
            </w:r>
          </w:p>
        </w:tc>
        <w:tc>
          <w:tcPr>
            <w:tcW w:w="1701" w:type="dxa"/>
            <w:vAlign w:val="center"/>
          </w:tcPr>
          <w:p w:rsidR="00934F93" w:rsidRDefault="00934F93">
            <w:pPr>
              <w:jc w:val="right"/>
              <w:rPr>
                <w:color w:val="000000"/>
                <w:sz w:val="26"/>
                <w:szCs w:val="26"/>
              </w:rPr>
            </w:pPr>
            <w:r>
              <w:rPr>
                <w:color w:val="000000"/>
                <w:sz w:val="26"/>
                <w:szCs w:val="26"/>
              </w:rPr>
              <w:t>274,496</w:t>
            </w:r>
          </w:p>
        </w:tc>
        <w:tc>
          <w:tcPr>
            <w:tcW w:w="1842" w:type="dxa"/>
            <w:vAlign w:val="center"/>
          </w:tcPr>
          <w:p w:rsidR="00934F93" w:rsidRDefault="00934F93" w:rsidP="00934F93">
            <w:pPr>
              <w:jc w:val="right"/>
              <w:rPr>
                <w:color w:val="000000"/>
                <w:sz w:val="26"/>
                <w:szCs w:val="26"/>
              </w:rPr>
            </w:pPr>
            <w:r>
              <w:rPr>
                <w:color w:val="000000"/>
                <w:sz w:val="26"/>
                <w:szCs w:val="26"/>
              </w:rPr>
              <w:t>311,508</w:t>
            </w:r>
          </w:p>
        </w:tc>
        <w:tc>
          <w:tcPr>
            <w:tcW w:w="1701" w:type="dxa"/>
            <w:vAlign w:val="center"/>
          </w:tcPr>
          <w:p w:rsidR="00934F93" w:rsidRDefault="00934F93">
            <w:pPr>
              <w:jc w:val="right"/>
              <w:rPr>
                <w:color w:val="000000"/>
                <w:sz w:val="26"/>
                <w:szCs w:val="26"/>
              </w:rPr>
            </w:pPr>
            <w:r>
              <w:rPr>
                <w:color w:val="000000"/>
                <w:sz w:val="26"/>
                <w:szCs w:val="26"/>
              </w:rPr>
              <w:t>278,115</w:t>
            </w:r>
          </w:p>
        </w:tc>
        <w:tc>
          <w:tcPr>
            <w:tcW w:w="1716" w:type="dxa"/>
            <w:vAlign w:val="center"/>
          </w:tcPr>
          <w:p w:rsidR="00934F93" w:rsidRDefault="00934F93">
            <w:pPr>
              <w:jc w:val="right"/>
              <w:rPr>
                <w:color w:val="000000"/>
                <w:sz w:val="26"/>
                <w:szCs w:val="26"/>
              </w:rPr>
            </w:pPr>
            <w:r>
              <w:rPr>
                <w:color w:val="000000"/>
                <w:sz w:val="26"/>
                <w:szCs w:val="26"/>
              </w:rPr>
              <w:t>288,040</w:t>
            </w:r>
          </w:p>
        </w:tc>
      </w:tr>
      <w:tr w:rsidR="00934F93" w:rsidRPr="00C40B06" w:rsidTr="00C246D6">
        <w:trPr>
          <w:trHeight w:val="454"/>
          <w:jc w:val="center"/>
        </w:trPr>
        <w:tc>
          <w:tcPr>
            <w:tcW w:w="1622" w:type="dxa"/>
            <w:vAlign w:val="center"/>
          </w:tcPr>
          <w:p w:rsidR="00934F93" w:rsidRPr="00C40B06" w:rsidRDefault="00934F93" w:rsidP="00F32E56">
            <w:pPr>
              <w:jc w:val="center"/>
              <w:rPr>
                <w:rFonts w:eastAsia="標楷體"/>
                <w:sz w:val="26"/>
                <w:szCs w:val="26"/>
              </w:rPr>
            </w:pPr>
            <w:r w:rsidRPr="00C40B06">
              <w:rPr>
                <w:rFonts w:eastAsia="標楷體"/>
                <w:sz w:val="26"/>
                <w:szCs w:val="26"/>
              </w:rPr>
              <w:t>營業費用</w:t>
            </w:r>
          </w:p>
        </w:tc>
        <w:tc>
          <w:tcPr>
            <w:tcW w:w="1701" w:type="dxa"/>
            <w:vAlign w:val="center"/>
          </w:tcPr>
          <w:p w:rsidR="00934F93" w:rsidRDefault="00934F93">
            <w:pPr>
              <w:jc w:val="right"/>
              <w:rPr>
                <w:color w:val="000000"/>
                <w:sz w:val="26"/>
                <w:szCs w:val="26"/>
              </w:rPr>
            </w:pPr>
            <w:r>
              <w:rPr>
                <w:color w:val="000000"/>
                <w:sz w:val="26"/>
                <w:szCs w:val="26"/>
              </w:rPr>
              <w:t>256,538</w:t>
            </w:r>
          </w:p>
        </w:tc>
        <w:tc>
          <w:tcPr>
            <w:tcW w:w="1842" w:type="dxa"/>
            <w:vAlign w:val="center"/>
          </w:tcPr>
          <w:p w:rsidR="00934F93" w:rsidRDefault="00934F93" w:rsidP="00934F93">
            <w:pPr>
              <w:jc w:val="right"/>
              <w:rPr>
                <w:color w:val="000000"/>
                <w:sz w:val="26"/>
                <w:szCs w:val="26"/>
              </w:rPr>
            </w:pPr>
            <w:r>
              <w:rPr>
                <w:color w:val="000000"/>
                <w:sz w:val="26"/>
                <w:szCs w:val="26"/>
              </w:rPr>
              <w:t>291,125</w:t>
            </w:r>
          </w:p>
        </w:tc>
        <w:tc>
          <w:tcPr>
            <w:tcW w:w="1701" w:type="dxa"/>
            <w:vAlign w:val="center"/>
          </w:tcPr>
          <w:p w:rsidR="00934F93" w:rsidRDefault="00934F93">
            <w:pPr>
              <w:jc w:val="right"/>
              <w:rPr>
                <w:color w:val="000000"/>
                <w:sz w:val="26"/>
                <w:szCs w:val="26"/>
              </w:rPr>
            </w:pPr>
            <w:r>
              <w:rPr>
                <w:color w:val="000000"/>
                <w:sz w:val="26"/>
                <w:szCs w:val="26"/>
              </w:rPr>
              <w:t>263,369</w:t>
            </w:r>
          </w:p>
        </w:tc>
        <w:tc>
          <w:tcPr>
            <w:tcW w:w="1716" w:type="dxa"/>
            <w:vAlign w:val="center"/>
          </w:tcPr>
          <w:p w:rsidR="00934F93" w:rsidRDefault="00934F93">
            <w:pPr>
              <w:jc w:val="right"/>
              <w:rPr>
                <w:color w:val="000000"/>
                <w:sz w:val="26"/>
                <w:szCs w:val="26"/>
              </w:rPr>
            </w:pPr>
            <w:r>
              <w:rPr>
                <w:color w:val="000000"/>
                <w:sz w:val="26"/>
                <w:szCs w:val="26"/>
              </w:rPr>
              <w:t>270,344</w:t>
            </w:r>
          </w:p>
        </w:tc>
      </w:tr>
      <w:tr w:rsidR="00934F93" w:rsidRPr="00C40B06" w:rsidTr="00C246D6">
        <w:trPr>
          <w:trHeight w:val="454"/>
          <w:jc w:val="center"/>
        </w:trPr>
        <w:tc>
          <w:tcPr>
            <w:tcW w:w="1622" w:type="dxa"/>
            <w:vAlign w:val="center"/>
          </w:tcPr>
          <w:p w:rsidR="00934F93" w:rsidRDefault="00934F93" w:rsidP="00F32E56">
            <w:pPr>
              <w:jc w:val="center"/>
              <w:rPr>
                <w:rFonts w:eastAsia="標楷體"/>
                <w:sz w:val="26"/>
                <w:szCs w:val="26"/>
              </w:rPr>
            </w:pPr>
            <w:r w:rsidRPr="00C40B06">
              <w:rPr>
                <w:rFonts w:eastAsia="標楷體"/>
                <w:sz w:val="26"/>
                <w:szCs w:val="26"/>
              </w:rPr>
              <w:t>營業淨利</w:t>
            </w:r>
          </w:p>
        </w:tc>
        <w:tc>
          <w:tcPr>
            <w:tcW w:w="1701" w:type="dxa"/>
            <w:vAlign w:val="center"/>
          </w:tcPr>
          <w:p w:rsidR="00934F93" w:rsidRDefault="00934F93">
            <w:pPr>
              <w:jc w:val="right"/>
              <w:rPr>
                <w:color w:val="000000"/>
                <w:sz w:val="26"/>
                <w:szCs w:val="26"/>
              </w:rPr>
            </w:pPr>
            <w:r>
              <w:rPr>
                <w:color w:val="000000"/>
                <w:sz w:val="26"/>
                <w:szCs w:val="26"/>
              </w:rPr>
              <w:t>17,958</w:t>
            </w:r>
          </w:p>
        </w:tc>
        <w:tc>
          <w:tcPr>
            <w:tcW w:w="1842" w:type="dxa"/>
            <w:vAlign w:val="center"/>
          </w:tcPr>
          <w:p w:rsidR="00934F93" w:rsidRDefault="00934F93" w:rsidP="00934F93">
            <w:pPr>
              <w:jc w:val="right"/>
              <w:rPr>
                <w:color w:val="000000"/>
                <w:sz w:val="26"/>
                <w:szCs w:val="26"/>
              </w:rPr>
            </w:pPr>
            <w:r>
              <w:rPr>
                <w:color w:val="000000"/>
                <w:sz w:val="26"/>
                <w:szCs w:val="26"/>
              </w:rPr>
              <w:t>20,383</w:t>
            </w:r>
          </w:p>
        </w:tc>
        <w:tc>
          <w:tcPr>
            <w:tcW w:w="1701" w:type="dxa"/>
            <w:vAlign w:val="center"/>
          </w:tcPr>
          <w:p w:rsidR="00934F93" w:rsidRDefault="00934F93">
            <w:pPr>
              <w:jc w:val="right"/>
              <w:rPr>
                <w:color w:val="000000"/>
                <w:sz w:val="26"/>
                <w:szCs w:val="26"/>
              </w:rPr>
            </w:pPr>
            <w:r>
              <w:rPr>
                <w:color w:val="000000"/>
                <w:sz w:val="26"/>
                <w:szCs w:val="26"/>
              </w:rPr>
              <w:t>14,745</w:t>
            </w:r>
          </w:p>
        </w:tc>
        <w:tc>
          <w:tcPr>
            <w:tcW w:w="1716" w:type="dxa"/>
            <w:vAlign w:val="center"/>
          </w:tcPr>
          <w:p w:rsidR="00934F93" w:rsidRDefault="00934F93">
            <w:pPr>
              <w:jc w:val="right"/>
              <w:rPr>
                <w:color w:val="000000"/>
                <w:sz w:val="26"/>
                <w:szCs w:val="26"/>
              </w:rPr>
            </w:pPr>
            <w:r>
              <w:rPr>
                <w:color w:val="000000"/>
                <w:sz w:val="26"/>
                <w:szCs w:val="26"/>
              </w:rPr>
              <w:t>17,695</w:t>
            </w:r>
          </w:p>
        </w:tc>
      </w:tr>
      <w:tr w:rsidR="00934F93" w:rsidRPr="00C40B06" w:rsidTr="00934F93">
        <w:trPr>
          <w:trHeight w:val="680"/>
          <w:jc w:val="center"/>
        </w:trPr>
        <w:tc>
          <w:tcPr>
            <w:tcW w:w="1622" w:type="dxa"/>
            <w:vAlign w:val="center"/>
          </w:tcPr>
          <w:p w:rsidR="00934F93" w:rsidRPr="00C40B06" w:rsidRDefault="00934F93" w:rsidP="00F32E56">
            <w:pPr>
              <w:jc w:val="center"/>
              <w:rPr>
                <w:rFonts w:eastAsia="標楷體"/>
                <w:sz w:val="26"/>
                <w:szCs w:val="26"/>
              </w:rPr>
            </w:pPr>
            <w:r>
              <w:rPr>
                <w:rFonts w:eastAsia="標楷體" w:hint="eastAsia"/>
                <w:sz w:val="26"/>
                <w:szCs w:val="26"/>
              </w:rPr>
              <w:t>成本及營業費用淨利率</w:t>
            </w:r>
          </w:p>
        </w:tc>
        <w:tc>
          <w:tcPr>
            <w:tcW w:w="1701" w:type="dxa"/>
            <w:vAlign w:val="center"/>
          </w:tcPr>
          <w:p w:rsidR="00934F93" w:rsidRDefault="00934F93">
            <w:pPr>
              <w:jc w:val="right"/>
              <w:rPr>
                <w:color w:val="000000"/>
                <w:sz w:val="26"/>
                <w:szCs w:val="26"/>
              </w:rPr>
            </w:pPr>
            <w:r>
              <w:rPr>
                <w:color w:val="000000"/>
                <w:sz w:val="26"/>
                <w:szCs w:val="26"/>
              </w:rPr>
              <w:t>7.00%</w:t>
            </w:r>
          </w:p>
        </w:tc>
        <w:tc>
          <w:tcPr>
            <w:tcW w:w="1842" w:type="dxa"/>
            <w:vAlign w:val="center"/>
          </w:tcPr>
          <w:p w:rsidR="00934F93" w:rsidRDefault="00934F93" w:rsidP="00934F93">
            <w:pPr>
              <w:jc w:val="right"/>
              <w:rPr>
                <w:color w:val="000000"/>
                <w:sz w:val="26"/>
                <w:szCs w:val="26"/>
              </w:rPr>
            </w:pPr>
            <w:r>
              <w:rPr>
                <w:color w:val="000000"/>
                <w:sz w:val="26"/>
                <w:szCs w:val="26"/>
              </w:rPr>
              <w:t>7.00%</w:t>
            </w:r>
          </w:p>
        </w:tc>
        <w:tc>
          <w:tcPr>
            <w:tcW w:w="1701" w:type="dxa"/>
            <w:vAlign w:val="center"/>
          </w:tcPr>
          <w:p w:rsidR="00934F93" w:rsidRDefault="00934F93">
            <w:pPr>
              <w:jc w:val="right"/>
              <w:rPr>
                <w:color w:val="000000"/>
                <w:sz w:val="26"/>
                <w:szCs w:val="26"/>
              </w:rPr>
            </w:pPr>
            <w:r>
              <w:rPr>
                <w:color w:val="000000"/>
                <w:sz w:val="26"/>
                <w:szCs w:val="26"/>
              </w:rPr>
              <w:t>5.60%</w:t>
            </w:r>
          </w:p>
        </w:tc>
        <w:tc>
          <w:tcPr>
            <w:tcW w:w="1716" w:type="dxa"/>
            <w:vAlign w:val="center"/>
          </w:tcPr>
          <w:p w:rsidR="00934F93" w:rsidRDefault="00934F93">
            <w:pPr>
              <w:jc w:val="right"/>
              <w:rPr>
                <w:color w:val="000000"/>
                <w:sz w:val="26"/>
                <w:szCs w:val="26"/>
              </w:rPr>
            </w:pPr>
            <w:r>
              <w:rPr>
                <w:color w:val="000000"/>
                <w:sz w:val="26"/>
                <w:szCs w:val="26"/>
              </w:rPr>
              <w:t>6.55%</w:t>
            </w:r>
          </w:p>
        </w:tc>
      </w:tr>
    </w:tbl>
    <w:p w:rsidR="003F1277" w:rsidRPr="008D1C8A" w:rsidRDefault="00D200D9" w:rsidP="00D200D9">
      <w:pPr>
        <w:pStyle w:val="32"/>
        <w:spacing w:line="0" w:lineRule="atLeast"/>
        <w:jc w:val="center"/>
        <w:rPr>
          <w:rFonts w:ascii="標楷體" w:hAnsi="標楷體"/>
          <w:sz w:val="20"/>
          <w:szCs w:val="20"/>
        </w:rPr>
      </w:pPr>
      <w:r>
        <w:rPr>
          <w:rFonts w:ascii="新細明體" w:eastAsia="新細明體" w:hAnsi="新細明體" w:hint="eastAsia"/>
          <w:sz w:val="20"/>
          <w:szCs w:val="20"/>
        </w:rPr>
        <w:t xml:space="preserve">                                                    </w:t>
      </w:r>
    </w:p>
    <w:p w:rsidR="006240E2" w:rsidRDefault="00567251" w:rsidP="00BD6D02">
      <w:pPr>
        <w:pStyle w:val="2"/>
        <w:numPr>
          <w:ilvl w:val="1"/>
          <w:numId w:val="3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sz w:val="36"/>
          <w:szCs w:val="40"/>
        </w:rPr>
        <w:lastRenderedPageBreak/>
        <w:t>評估受控交易</w:t>
      </w:r>
      <w:r w:rsidR="000E7614" w:rsidRPr="00EA272E">
        <w:rPr>
          <w:rFonts w:ascii="Times New Roman" w:eastAsia="標楷體" w:hAnsi="Times New Roman" w:hint="eastAsia"/>
          <w:sz w:val="36"/>
          <w:szCs w:val="40"/>
        </w:rPr>
        <w:t>之常規交易</w:t>
      </w:r>
      <w:r w:rsidRPr="00EA272E">
        <w:rPr>
          <w:rFonts w:ascii="Times New Roman" w:eastAsia="標楷體" w:hAnsi="Times New Roman"/>
          <w:sz w:val="36"/>
          <w:szCs w:val="40"/>
        </w:rPr>
        <w:t>結果</w:t>
      </w:r>
    </w:p>
    <w:p w:rsidR="006240E2" w:rsidRDefault="00BC1363" w:rsidP="00BD6D02">
      <w:pPr>
        <w:pStyle w:val="3"/>
        <w:numPr>
          <w:ilvl w:val="0"/>
          <w:numId w:val="42"/>
        </w:numPr>
        <w:spacing w:beforeLines="100" w:before="240" w:afterLines="50" w:after="120" w:line="360" w:lineRule="auto"/>
        <w:jc w:val="both"/>
        <w:rPr>
          <w:rFonts w:ascii="Times New Roman" w:eastAsia="標楷體" w:hAnsi="Times New Roman"/>
          <w:sz w:val="32"/>
          <w:szCs w:val="26"/>
        </w:rPr>
      </w:pPr>
      <w:r w:rsidRPr="00D92058">
        <w:rPr>
          <w:rFonts w:ascii="Times New Roman" w:eastAsia="標楷體" w:hAnsi="Times New Roman" w:hint="eastAsia"/>
          <w:sz w:val="32"/>
          <w:szCs w:val="26"/>
        </w:rPr>
        <w:t>有形資產之移轉</w:t>
      </w:r>
      <w:proofErr w:type="gramStart"/>
      <w:r>
        <w:rPr>
          <w:rFonts w:ascii="Times New Roman" w:eastAsia="標楷體" w:hAnsi="Times New Roman"/>
          <w:sz w:val="32"/>
          <w:szCs w:val="26"/>
        </w:rPr>
        <w:t>—</w:t>
      </w:r>
      <w:proofErr w:type="gramEnd"/>
      <w:r>
        <w:rPr>
          <w:rFonts w:ascii="Times New Roman" w:eastAsia="標楷體" w:hAnsi="Times New Roman" w:hint="eastAsia"/>
          <w:sz w:val="32"/>
          <w:szCs w:val="26"/>
        </w:rPr>
        <w:t>進貨</w:t>
      </w:r>
    </w:p>
    <w:p w:rsidR="006240E2" w:rsidRDefault="000203F2" w:rsidP="00BD6D02">
      <w:pPr>
        <w:pStyle w:val="afa"/>
        <w:numPr>
          <w:ilvl w:val="0"/>
          <w:numId w:val="75"/>
        </w:numPr>
        <w:spacing w:beforeLines="50" w:before="120" w:afterLines="50" w:after="120" w:line="360" w:lineRule="auto"/>
        <w:ind w:leftChars="0"/>
        <w:jc w:val="both"/>
        <w:rPr>
          <w:rFonts w:eastAsia="標楷體"/>
          <w:b/>
          <w:sz w:val="28"/>
          <w:szCs w:val="28"/>
        </w:rPr>
      </w:pPr>
      <w:r w:rsidRPr="00EF51A0">
        <w:rPr>
          <w:rFonts w:eastAsia="標楷體" w:hint="eastAsia"/>
          <w:b/>
          <w:sz w:val="28"/>
          <w:szCs w:val="28"/>
        </w:rPr>
        <w:t>矽成向</w:t>
      </w:r>
      <w:r w:rsidR="001442BC">
        <w:rPr>
          <w:rFonts w:eastAsia="標楷體" w:hint="eastAsia"/>
          <w:b/>
          <w:sz w:val="28"/>
          <w:szCs w:val="28"/>
        </w:rPr>
        <w:t>關係企業</w:t>
      </w:r>
      <w:r w:rsidRPr="00EF51A0">
        <w:rPr>
          <w:rFonts w:eastAsia="標楷體" w:hint="eastAsia"/>
          <w:b/>
          <w:sz w:val="28"/>
          <w:szCs w:val="28"/>
        </w:rPr>
        <w:t>購買記憶體晶片</w:t>
      </w:r>
    </w:p>
    <w:p w:rsidR="006240E2" w:rsidRDefault="00E60098" w:rsidP="006A4A2E">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sz w:val="26"/>
          <w:szCs w:val="26"/>
        </w:rPr>
        <w:t>經分析，</w:t>
      </w:r>
      <w:r w:rsidRPr="00E60098">
        <w:rPr>
          <w:rFonts w:eastAsia="標楷體" w:hint="eastAsia"/>
          <w:sz w:val="26"/>
          <w:szCs w:val="26"/>
        </w:rPr>
        <w:t>103~105</w:t>
      </w:r>
      <w:r w:rsidRPr="00E60098">
        <w:rPr>
          <w:rFonts w:eastAsia="標楷體"/>
          <w:sz w:val="26"/>
          <w:szCs w:val="26"/>
        </w:rPr>
        <w:t>會計年度矽成</w:t>
      </w:r>
      <w:r w:rsidRPr="00E60098">
        <w:rPr>
          <w:rFonts w:eastAsia="標楷體" w:hint="eastAsia"/>
          <w:sz w:val="26"/>
          <w:szCs w:val="26"/>
        </w:rPr>
        <w:t>自關係企業進貨轉售記憶體晶片產品，平均</w:t>
      </w:r>
      <w:r w:rsidRPr="00E60098">
        <w:rPr>
          <w:rFonts w:eastAsia="標楷體"/>
          <w:sz w:val="26"/>
          <w:szCs w:val="26"/>
        </w:rPr>
        <w:t>賺得</w:t>
      </w:r>
      <w:r w:rsidRPr="00E60098">
        <w:rPr>
          <w:rFonts w:eastAsia="標楷體" w:hint="eastAsia"/>
          <w:sz w:val="26"/>
          <w:szCs w:val="26"/>
        </w:rPr>
        <w:t>營</w:t>
      </w:r>
      <w:r w:rsidRPr="006A4A2E">
        <w:rPr>
          <w:rFonts w:eastAsia="標楷體" w:hint="eastAsia"/>
          <w:sz w:val="26"/>
          <w:szCs w:val="26"/>
        </w:rPr>
        <w:t>業淨</w:t>
      </w:r>
      <w:r w:rsidRPr="006A4A2E">
        <w:rPr>
          <w:rFonts w:eastAsia="標楷體"/>
          <w:sz w:val="26"/>
          <w:szCs w:val="26"/>
        </w:rPr>
        <w:t>利率</w:t>
      </w:r>
      <w:r w:rsidR="008D20C0">
        <w:rPr>
          <w:rFonts w:eastAsia="標楷體"/>
          <w:sz w:val="26"/>
          <w:szCs w:val="26"/>
        </w:rPr>
        <w:t>9.29%</w:t>
      </w:r>
      <w:r w:rsidRPr="006A4A2E">
        <w:rPr>
          <w:rFonts w:eastAsia="標楷體"/>
          <w:sz w:val="26"/>
          <w:szCs w:val="26"/>
        </w:rPr>
        <w:t>，</w:t>
      </w:r>
      <w:r w:rsidRPr="006A4A2E">
        <w:rPr>
          <w:rFonts w:eastAsia="標楷體" w:hint="eastAsia"/>
          <w:sz w:val="26"/>
          <w:szCs w:val="26"/>
        </w:rPr>
        <w:t>高</w:t>
      </w:r>
      <w:r w:rsidRPr="006A4A2E">
        <w:rPr>
          <w:rFonts w:eastAsia="標楷體"/>
          <w:sz w:val="26"/>
          <w:szCs w:val="26"/>
        </w:rPr>
        <w:t>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w:t>
      </w:r>
      <w:r w:rsidRPr="006A4A2E">
        <w:rPr>
          <w:rFonts w:eastAsia="標楷體"/>
          <w:sz w:val="26"/>
          <w:szCs w:val="26"/>
        </w:rPr>
        <w:t>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color w:val="000000" w:themeColor="text1"/>
          <w:sz w:val="26"/>
          <w:szCs w:val="26"/>
        </w:rPr>
        <w:t>上分</w:t>
      </w:r>
      <w:r w:rsidRPr="00E60098">
        <w:rPr>
          <w:rFonts w:eastAsia="標楷體" w:hint="eastAsia"/>
          <w:color w:val="000000" w:themeColor="text1"/>
          <w:sz w:val="26"/>
          <w:szCs w:val="26"/>
        </w:rPr>
        <w:t>位數</w:t>
      </w:r>
      <w:r w:rsidRPr="00E60098">
        <w:rPr>
          <w:rFonts w:eastAsia="標楷體"/>
          <w:sz w:val="26"/>
          <w:szCs w:val="26"/>
        </w:rPr>
        <w:t>，</w:t>
      </w:r>
      <w:r w:rsidRPr="00E60098">
        <w:rPr>
          <w:rFonts w:eastAsia="標楷體" w:hint="eastAsia"/>
          <w:sz w:val="26"/>
          <w:szCs w:val="26"/>
        </w:rPr>
        <w:t>因互相調整結果，對中華民國稅收不利，故不予調整。</w:t>
      </w:r>
    </w:p>
    <w:p w:rsidR="006240E2" w:rsidRDefault="00BC1363" w:rsidP="00BD6D02">
      <w:pPr>
        <w:pStyle w:val="3"/>
        <w:numPr>
          <w:ilvl w:val="0"/>
          <w:numId w:val="42"/>
        </w:numPr>
        <w:spacing w:beforeLines="100" w:before="240" w:afterLines="50" w:after="120" w:line="360" w:lineRule="auto"/>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49208D" w:rsidP="00E60098">
      <w:pPr>
        <w:pStyle w:val="afa"/>
        <w:numPr>
          <w:ilvl w:val="0"/>
          <w:numId w:val="99"/>
        </w:numPr>
        <w:spacing w:beforeLines="50" w:before="120" w:afterLines="50" w:after="120" w:line="360" w:lineRule="auto"/>
        <w:ind w:leftChars="0"/>
        <w:jc w:val="both"/>
        <w:rPr>
          <w:rFonts w:eastAsia="標楷體"/>
          <w:sz w:val="26"/>
          <w:szCs w:val="26"/>
        </w:rPr>
      </w:pPr>
      <w:r>
        <w:rPr>
          <w:rFonts w:eastAsia="標楷體" w:hint="eastAsia"/>
          <w:b/>
          <w:sz w:val="28"/>
          <w:szCs w:val="28"/>
        </w:rPr>
        <w:t>矽成</w:t>
      </w:r>
      <w:r w:rsidR="001442BC" w:rsidRPr="00736C74">
        <w:rPr>
          <w:rFonts w:eastAsia="標楷體" w:hint="eastAsia"/>
          <w:b/>
          <w:sz w:val="28"/>
          <w:szCs w:val="28"/>
        </w:rPr>
        <w:t>提供關係企業營運支援服務</w:t>
      </w:r>
    </w:p>
    <w:p w:rsidR="006240E2" w:rsidRDefault="008C49B8" w:rsidP="00BD6D02">
      <w:pPr>
        <w:spacing w:beforeLines="50" w:before="120" w:afterLines="50" w:after="120" w:line="360" w:lineRule="auto"/>
        <w:ind w:leftChars="300" w:left="720" w:firstLineChars="200" w:firstLine="520"/>
        <w:jc w:val="both"/>
        <w:rPr>
          <w:rFonts w:eastAsia="標楷體"/>
          <w:strike/>
          <w:sz w:val="26"/>
          <w:szCs w:val="26"/>
        </w:rPr>
      </w:pPr>
      <w:r w:rsidRPr="0038598C">
        <w:rPr>
          <w:rFonts w:eastAsia="標楷體" w:hint="eastAsia"/>
          <w:sz w:val="26"/>
          <w:szCs w:val="26"/>
        </w:rPr>
        <w:t>矽成</w:t>
      </w:r>
      <w:r w:rsidR="00083AEB">
        <w:rPr>
          <w:rFonts w:eastAsia="標楷體" w:hint="eastAsia"/>
          <w:sz w:val="26"/>
          <w:szCs w:val="26"/>
        </w:rPr>
        <w:t>10</w:t>
      </w:r>
      <w:r w:rsidR="00934F93">
        <w:rPr>
          <w:rFonts w:eastAsia="標楷體" w:hint="eastAsia"/>
          <w:sz w:val="26"/>
          <w:szCs w:val="26"/>
        </w:rPr>
        <w:t>3</w:t>
      </w:r>
      <w:r w:rsidR="00B327C4">
        <w:rPr>
          <w:rFonts w:eastAsia="標楷體" w:hint="eastAsia"/>
          <w:sz w:val="26"/>
          <w:szCs w:val="26"/>
        </w:rPr>
        <w:t>~</w:t>
      </w:r>
      <w:r>
        <w:rPr>
          <w:rFonts w:eastAsia="標楷體" w:hint="eastAsia"/>
          <w:sz w:val="26"/>
          <w:szCs w:val="26"/>
        </w:rPr>
        <w:t>10</w:t>
      </w:r>
      <w:r w:rsidR="00934F93">
        <w:rPr>
          <w:rFonts w:eastAsia="標楷體" w:hint="eastAsia"/>
          <w:sz w:val="26"/>
          <w:szCs w:val="26"/>
        </w:rPr>
        <w:t>5</w:t>
      </w:r>
      <w:r w:rsidRPr="0038598C">
        <w:rPr>
          <w:rFonts w:eastAsia="標楷體" w:hint="eastAsia"/>
          <w:sz w:val="26"/>
          <w:szCs w:val="26"/>
        </w:rPr>
        <w:t>會計年度提供</w:t>
      </w:r>
      <w:r w:rsidR="00083AEB">
        <w:rPr>
          <w:rFonts w:eastAsia="標楷體" w:hint="eastAsia"/>
          <w:sz w:val="26"/>
          <w:szCs w:val="26"/>
        </w:rPr>
        <w:t>關係企業</w:t>
      </w:r>
      <w:r w:rsidRPr="0038598C">
        <w:rPr>
          <w:rFonts w:eastAsia="標楷體"/>
          <w:sz w:val="26"/>
          <w:szCs w:val="26"/>
        </w:rPr>
        <w:t>營運支援服務</w:t>
      </w:r>
      <w:r w:rsidRPr="0038598C">
        <w:rPr>
          <w:rFonts w:eastAsia="標楷體" w:hint="eastAsia"/>
          <w:sz w:val="26"/>
          <w:szCs w:val="26"/>
        </w:rPr>
        <w:t>，</w:t>
      </w:r>
      <w:r w:rsidR="00A0079A">
        <w:rPr>
          <w:rFonts w:eastAsia="標楷體" w:hint="eastAsia"/>
          <w:sz w:val="26"/>
          <w:szCs w:val="26"/>
        </w:rPr>
        <w:t>平均</w:t>
      </w:r>
      <w:r w:rsidRPr="0038598C">
        <w:rPr>
          <w:rFonts w:eastAsia="標楷體" w:hint="eastAsia"/>
          <w:sz w:val="26"/>
          <w:szCs w:val="26"/>
        </w:rPr>
        <w:t>賺得成本及營業費用淨利率</w:t>
      </w:r>
      <w:r w:rsidR="00934F93">
        <w:rPr>
          <w:rFonts w:eastAsia="標楷體" w:hint="eastAsia"/>
          <w:color w:val="000000" w:themeColor="text1"/>
          <w:sz w:val="26"/>
          <w:szCs w:val="26"/>
        </w:rPr>
        <w:t>6.5</w:t>
      </w:r>
      <w:r w:rsidR="008C4860">
        <w:rPr>
          <w:rFonts w:eastAsia="標楷體" w:hint="eastAsia"/>
          <w:color w:val="000000" w:themeColor="text1"/>
          <w:sz w:val="26"/>
          <w:szCs w:val="26"/>
        </w:rPr>
        <w:t>5</w:t>
      </w:r>
      <w:r w:rsidR="000203F2" w:rsidRPr="000203F2">
        <w:rPr>
          <w:rFonts w:eastAsia="標楷體"/>
          <w:color w:val="000000" w:themeColor="text1"/>
          <w:sz w:val="26"/>
          <w:szCs w:val="26"/>
        </w:rPr>
        <w:t>%</w:t>
      </w:r>
      <w:r w:rsidRPr="0038598C">
        <w:rPr>
          <w:rFonts w:eastAsia="標楷體" w:hint="eastAsia"/>
          <w:sz w:val="26"/>
          <w:szCs w:val="26"/>
        </w:rPr>
        <w:t>，</w:t>
      </w:r>
      <w:r w:rsidR="00B81A86">
        <w:rPr>
          <w:rFonts w:eastAsia="標楷體" w:hint="eastAsia"/>
          <w:sz w:val="26"/>
          <w:szCs w:val="26"/>
        </w:rPr>
        <w:t>位</w:t>
      </w:r>
      <w:r w:rsidRPr="0038598C">
        <w:rPr>
          <w:rFonts w:eastAsia="標楷體" w:hint="eastAsia"/>
          <w:sz w:val="26"/>
          <w:szCs w:val="26"/>
        </w:rPr>
        <w:t>於</w:t>
      </w:r>
      <w:r>
        <w:rPr>
          <w:rFonts w:eastAsia="標楷體" w:hint="eastAsia"/>
          <w:sz w:val="26"/>
          <w:szCs w:val="26"/>
        </w:rPr>
        <w:t>ONESOURCE</w:t>
      </w:r>
      <w:r w:rsidRPr="00C82E52">
        <w:rPr>
          <w:rFonts w:eastAsia="標楷體" w:hint="eastAsia"/>
          <w:sz w:val="26"/>
          <w:szCs w:val="26"/>
        </w:rPr>
        <w:t>資料庫</w:t>
      </w:r>
      <w:proofErr w:type="gramStart"/>
      <w:r w:rsidRPr="00C82E52">
        <w:rPr>
          <w:rFonts w:eastAsia="標楷體" w:hint="eastAsia"/>
          <w:sz w:val="26"/>
          <w:szCs w:val="26"/>
        </w:rPr>
        <w:t>所選可比較</w:t>
      </w:r>
      <w:proofErr w:type="gramEnd"/>
      <w:r w:rsidRPr="00C82E52">
        <w:rPr>
          <w:rFonts w:eastAsia="標楷體" w:hint="eastAsia"/>
          <w:sz w:val="26"/>
          <w:szCs w:val="26"/>
        </w:rPr>
        <w:t>對象之</w:t>
      </w:r>
      <w:r w:rsidRPr="00083AEB">
        <w:rPr>
          <w:rFonts w:eastAsia="標楷體" w:hint="eastAsia"/>
          <w:sz w:val="26"/>
          <w:szCs w:val="26"/>
        </w:rPr>
        <w:t>常規交易範</w:t>
      </w:r>
      <w:r w:rsidR="000203F2" w:rsidRPr="000203F2">
        <w:rPr>
          <w:rFonts w:eastAsia="標楷體" w:hint="eastAsia"/>
          <w:color w:val="000000" w:themeColor="text1"/>
          <w:sz w:val="26"/>
          <w:szCs w:val="26"/>
        </w:rPr>
        <w:t>圍</w:t>
      </w:r>
      <w:r w:rsidR="000203F2" w:rsidRPr="00CE7E1F">
        <w:rPr>
          <w:rFonts w:eastAsia="標楷體"/>
          <w:sz w:val="26"/>
          <w:szCs w:val="26"/>
        </w:rPr>
        <w:t>2.66%</w:t>
      </w:r>
      <w:r w:rsidR="000203F2" w:rsidRPr="00CE7E1F">
        <w:rPr>
          <w:rFonts w:eastAsia="標楷體" w:hint="eastAsia"/>
          <w:sz w:val="26"/>
          <w:szCs w:val="26"/>
        </w:rPr>
        <w:t>～</w:t>
      </w:r>
      <w:r w:rsidR="00A36CB0" w:rsidRPr="00CE7E1F">
        <w:rPr>
          <w:rFonts w:eastAsia="標楷體"/>
          <w:sz w:val="26"/>
          <w:szCs w:val="26"/>
        </w:rPr>
        <w:t>6.71</w:t>
      </w:r>
      <w:r w:rsidR="000203F2" w:rsidRPr="00CE7E1F">
        <w:rPr>
          <w:rFonts w:eastAsia="標楷體"/>
          <w:sz w:val="26"/>
          <w:szCs w:val="26"/>
        </w:rPr>
        <w:t>%</w:t>
      </w:r>
      <w:r w:rsidRPr="00083AEB">
        <w:rPr>
          <w:rFonts w:eastAsia="標楷體" w:hint="eastAsia"/>
          <w:sz w:val="26"/>
          <w:szCs w:val="26"/>
        </w:rPr>
        <w:t>內，</w:t>
      </w:r>
      <w:r w:rsidR="00B81A86" w:rsidRPr="00083AEB">
        <w:rPr>
          <w:rFonts w:eastAsia="標楷體" w:hint="eastAsia"/>
          <w:sz w:val="26"/>
          <w:szCs w:val="26"/>
        </w:rPr>
        <w:t>推論矽成</w:t>
      </w:r>
      <w:r w:rsidR="00934F93">
        <w:rPr>
          <w:rFonts w:eastAsia="標楷體" w:hint="eastAsia"/>
          <w:sz w:val="26"/>
          <w:szCs w:val="26"/>
        </w:rPr>
        <w:t>105</w:t>
      </w:r>
      <w:r w:rsidR="00B81A86" w:rsidRPr="00083AEB">
        <w:rPr>
          <w:rFonts w:eastAsia="標楷體" w:hint="eastAsia"/>
          <w:sz w:val="26"/>
          <w:szCs w:val="26"/>
        </w:rPr>
        <w:t>會計年度該受控交易之移轉訂價符合常規</w:t>
      </w:r>
      <w:r w:rsidRPr="00083AEB">
        <w:rPr>
          <w:rFonts w:eastAsia="標楷體"/>
          <w:sz w:val="26"/>
          <w:szCs w:val="26"/>
        </w:rPr>
        <w:t>。</w:t>
      </w:r>
    </w:p>
    <w:p w:rsidR="006A4A2E" w:rsidRDefault="006A4A2E">
      <w:pPr>
        <w:rPr>
          <w:rFonts w:eastAsia="標楷體"/>
          <w:b/>
          <w:bCs/>
          <w:sz w:val="36"/>
          <w:szCs w:val="40"/>
        </w:rPr>
      </w:pPr>
      <w:r>
        <w:rPr>
          <w:rFonts w:eastAsia="標楷體"/>
          <w:sz w:val="36"/>
          <w:szCs w:val="40"/>
        </w:rPr>
        <w:br w:type="page"/>
      </w:r>
    </w:p>
    <w:p w:rsidR="006240E2" w:rsidRDefault="00E146FD" w:rsidP="00BD6D02">
      <w:pPr>
        <w:pStyle w:val="2"/>
        <w:numPr>
          <w:ilvl w:val="0"/>
          <w:numId w:val="59"/>
        </w:numPr>
        <w:tabs>
          <w:tab w:val="left" w:pos="567"/>
        </w:tabs>
        <w:spacing w:beforeLines="100" w:before="240" w:afterLines="100" w:after="240" w:line="360" w:lineRule="auto"/>
        <w:ind w:left="482" w:hanging="482"/>
        <w:rPr>
          <w:rFonts w:ascii="Times New Roman" w:eastAsia="標楷體" w:hAnsi="Times New Roman"/>
          <w:sz w:val="36"/>
          <w:szCs w:val="40"/>
        </w:rPr>
      </w:pPr>
      <w:r w:rsidRPr="009D2139">
        <w:rPr>
          <w:rFonts w:ascii="Times New Roman" w:eastAsia="標楷體" w:hAnsi="Times New Roman" w:hint="eastAsia"/>
          <w:sz w:val="36"/>
          <w:szCs w:val="40"/>
        </w:rPr>
        <w:lastRenderedPageBreak/>
        <w:t>以「可比較未受控價格法」為</w:t>
      </w:r>
      <w:proofErr w:type="gramStart"/>
      <w:r w:rsidRPr="009D2139">
        <w:rPr>
          <w:rFonts w:ascii="Times New Roman" w:eastAsia="標楷體" w:hAnsi="Times New Roman" w:hint="eastAsia"/>
          <w:sz w:val="36"/>
          <w:szCs w:val="40"/>
        </w:rPr>
        <w:t>最</w:t>
      </w:r>
      <w:proofErr w:type="gramEnd"/>
      <w:r w:rsidRPr="009D2139">
        <w:rPr>
          <w:rFonts w:ascii="Times New Roman" w:eastAsia="標楷體" w:hAnsi="Times New Roman" w:hint="eastAsia"/>
          <w:sz w:val="36"/>
          <w:szCs w:val="40"/>
        </w:rPr>
        <w:t>適常規交易方法者</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BF3DBC">
        <w:rPr>
          <w:rFonts w:eastAsia="標楷體" w:hint="eastAsia"/>
          <w:sz w:val="26"/>
          <w:szCs w:val="26"/>
        </w:rPr>
        <w:t>矽成『資金之使用</w:t>
      </w:r>
      <w:proofErr w:type="gramStart"/>
      <w:r w:rsidR="00883D32">
        <w:rPr>
          <w:rFonts w:eastAsia="標楷體"/>
          <w:sz w:val="26"/>
          <w:szCs w:val="26"/>
        </w:rPr>
        <w:t>—</w:t>
      </w:r>
      <w:proofErr w:type="gramEnd"/>
      <w:r w:rsidR="00883D32">
        <w:rPr>
          <w:rFonts w:eastAsia="標楷體" w:hint="eastAsia"/>
          <w:sz w:val="26"/>
          <w:szCs w:val="26"/>
        </w:rPr>
        <w:t>資金融通</w:t>
      </w:r>
      <w:r w:rsidRPr="00BF3DBC">
        <w:rPr>
          <w:rFonts w:eastAsia="標楷體" w:hint="eastAsia"/>
          <w:sz w:val="26"/>
          <w:szCs w:val="26"/>
        </w:rPr>
        <w:t>』受控交易，本所</w:t>
      </w:r>
      <w:proofErr w:type="gramStart"/>
      <w:r w:rsidRPr="00BF3DBC">
        <w:rPr>
          <w:rFonts w:eastAsia="標楷體" w:hint="eastAsia"/>
          <w:sz w:val="26"/>
          <w:szCs w:val="26"/>
        </w:rPr>
        <w:t>採</w:t>
      </w:r>
      <w:proofErr w:type="gramEnd"/>
      <w:r w:rsidRPr="00BF3DBC">
        <w:rPr>
          <w:rFonts w:eastAsia="標楷體" w:hint="eastAsia"/>
          <w:sz w:val="26"/>
          <w:szCs w:val="26"/>
        </w:rPr>
        <w:t>可比較未受控價格法進行評估，</w:t>
      </w:r>
      <w:r w:rsidRPr="00FB5654">
        <w:rPr>
          <w:rFonts w:eastAsia="標楷體" w:hint="eastAsia"/>
          <w:sz w:val="26"/>
          <w:szCs w:val="26"/>
        </w:rPr>
        <w:t>為其找尋性質相近以可比較未受控價格資料作為比較。</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FB5654">
        <w:rPr>
          <w:rFonts w:eastAsia="標楷體" w:hint="eastAsia"/>
          <w:sz w:val="26"/>
          <w:szCs w:val="26"/>
        </w:rPr>
        <w:t>依移轉訂價查核準則第</w:t>
      </w:r>
      <w:r w:rsidRPr="00FB5654">
        <w:rPr>
          <w:rFonts w:eastAsia="標楷體" w:hint="eastAsia"/>
          <w:sz w:val="26"/>
          <w:szCs w:val="26"/>
        </w:rPr>
        <w:t>14</w:t>
      </w:r>
      <w:r w:rsidRPr="00FB5654">
        <w:rPr>
          <w:rFonts w:eastAsia="標楷體" w:hint="eastAsia"/>
          <w:sz w:val="26"/>
          <w:szCs w:val="26"/>
        </w:rPr>
        <w:t>條規定，以可比較未受控價格法進行評估時，除應考</w:t>
      </w:r>
      <w:r w:rsidRPr="00FB5654">
        <w:rPr>
          <w:rFonts w:eastAsia="標楷體"/>
          <w:sz w:val="26"/>
          <w:szCs w:val="26"/>
        </w:rPr>
        <w:t>除應考量查核準則第</w:t>
      </w:r>
      <w:r w:rsidRPr="00FB5654">
        <w:rPr>
          <w:rFonts w:eastAsia="標楷體"/>
          <w:sz w:val="26"/>
          <w:szCs w:val="26"/>
        </w:rPr>
        <w:t>8</w:t>
      </w:r>
      <w:r w:rsidRPr="00FB5654">
        <w:rPr>
          <w:rFonts w:eastAsia="標楷體"/>
          <w:sz w:val="26"/>
          <w:szCs w:val="26"/>
        </w:rPr>
        <w:t>條第</w:t>
      </w:r>
      <w:r w:rsidRPr="00FB5654">
        <w:rPr>
          <w:rFonts w:eastAsia="標楷體"/>
          <w:sz w:val="26"/>
          <w:szCs w:val="26"/>
        </w:rPr>
        <w:t>1</w:t>
      </w:r>
      <w:r w:rsidRPr="00FB5654">
        <w:rPr>
          <w:rFonts w:eastAsia="標楷體"/>
          <w:sz w:val="26"/>
          <w:szCs w:val="26"/>
        </w:rPr>
        <w:t>項規定外，還須考量</w:t>
      </w:r>
      <w:r w:rsidRPr="00FB5654">
        <w:rPr>
          <w:rFonts w:eastAsia="標楷體" w:hint="eastAsia"/>
          <w:sz w:val="26"/>
          <w:szCs w:val="26"/>
        </w:rPr>
        <w:t>從事受控交易之營利事業與非關係人之交易標的資產或服務之特性、契約條款及經濟情況之差異</w:t>
      </w:r>
      <w:r w:rsidRPr="00FB5654">
        <w:rPr>
          <w:rFonts w:eastAsia="標楷體"/>
          <w:sz w:val="26"/>
          <w:szCs w:val="26"/>
        </w:rPr>
        <w:t>。若有因上述情況所造成之差異，將嚴重影響</w:t>
      </w:r>
      <w:r w:rsidRPr="00FB5654">
        <w:rPr>
          <w:rFonts w:eastAsia="標楷體" w:hint="eastAsia"/>
          <w:sz w:val="26"/>
          <w:szCs w:val="26"/>
        </w:rPr>
        <w:t>可比較未受控價格</w:t>
      </w:r>
      <w:r w:rsidRPr="00FB5654">
        <w:rPr>
          <w:rFonts w:eastAsia="標楷體"/>
          <w:sz w:val="26"/>
          <w:szCs w:val="26"/>
        </w:rPr>
        <w:t>之可比較性。</w:t>
      </w:r>
    </w:p>
    <w:p w:rsidR="006240E2" w:rsidRDefault="00E146FD" w:rsidP="00BD6D02">
      <w:pPr>
        <w:spacing w:beforeLines="50" w:before="120" w:afterLines="50" w:after="120" w:line="360" w:lineRule="auto"/>
        <w:ind w:firstLineChars="200" w:firstLine="520"/>
        <w:jc w:val="both"/>
        <w:rPr>
          <w:rFonts w:eastAsia="標楷體"/>
          <w:sz w:val="26"/>
          <w:szCs w:val="26"/>
        </w:rPr>
      </w:pPr>
      <w:r w:rsidRPr="00FB5654">
        <w:rPr>
          <w:rFonts w:eastAsia="標楷體"/>
          <w:sz w:val="26"/>
          <w:szCs w:val="26"/>
        </w:rPr>
        <w:t>本報告第捌章已說明可比較對象經過重重篩選所以被接受之原因，正因為每一家公司都是獨一無二</w:t>
      </w:r>
      <w:r w:rsidRPr="00FB5654">
        <w:rPr>
          <w:rFonts w:eastAsia="標楷體" w:hint="eastAsia"/>
          <w:sz w:val="26"/>
          <w:szCs w:val="26"/>
        </w:rPr>
        <w:t>的</w:t>
      </w:r>
      <w:r w:rsidRPr="00FB5654">
        <w:rPr>
          <w:rFonts w:eastAsia="標楷體"/>
          <w:sz w:val="26"/>
          <w:szCs w:val="26"/>
        </w:rPr>
        <w:t>，實際上無法找出與</w:t>
      </w:r>
      <w:r w:rsidRPr="00FB5654">
        <w:rPr>
          <w:rFonts w:eastAsia="標楷體" w:hint="eastAsia"/>
          <w:sz w:val="26"/>
          <w:szCs w:val="26"/>
        </w:rPr>
        <w:t>受測個體</w:t>
      </w:r>
      <w:r w:rsidRPr="00FB5654">
        <w:rPr>
          <w:rFonts w:eastAsia="標楷體"/>
          <w:sz w:val="26"/>
          <w:szCs w:val="26"/>
        </w:rPr>
        <w:t>百分之百相同之公司。可比較對象所以勝選之原因在於</w:t>
      </w:r>
      <w:r w:rsidRPr="00FB5654">
        <w:rPr>
          <w:rFonts w:eastAsia="標楷體" w:hint="eastAsia"/>
          <w:sz w:val="26"/>
          <w:szCs w:val="26"/>
        </w:rPr>
        <w:t>交易標的資產或服務之特性、契約條</w:t>
      </w:r>
      <w:r w:rsidRPr="004A6CDF">
        <w:rPr>
          <w:rFonts w:eastAsia="標楷體" w:hint="eastAsia"/>
          <w:sz w:val="26"/>
          <w:szCs w:val="26"/>
        </w:rPr>
        <w:t>款等與矽成</w:t>
      </w:r>
      <w:r w:rsidRPr="004A6CDF">
        <w:rPr>
          <w:rFonts w:eastAsia="標楷體"/>
          <w:sz w:val="26"/>
          <w:szCs w:val="26"/>
        </w:rPr>
        <w:t>相類似。</w:t>
      </w:r>
    </w:p>
    <w:p w:rsidR="006240E2" w:rsidRDefault="00E146FD" w:rsidP="00BD6D02">
      <w:pPr>
        <w:pStyle w:val="3"/>
        <w:numPr>
          <w:ilvl w:val="0"/>
          <w:numId w:val="89"/>
        </w:numPr>
        <w:spacing w:beforeLines="50" w:before="120" w:afterLines="50" w:after="120" w:line="360" w:lineRule="auto"/>
        <w:ind w:leftChars="100" w:left="720"/>
        <w:jc w:val="both"/>
        <w:rPr>
          <w:rFonts w:ascii="Times New Roman" w:eastAsia="標楷體" w:hAnsi="Times New Roman"/>
          <w:sz w:val="32"/>
          <w:szCs w:val="26"/>
        </w:rPr>
      </w:pPr>
      <w:r w:rsidRPr="00267ED4">
        <w:rPr>
          <w:rFonts w:ascii="Times New Roman" w:eastAsia="標楷體" w:hAnsi="Times New Roman" w:hint="eastAsia"/>
          <w:sz w:val="32"/>
          <w:szCs w:val="26"/>
        </w:rPr>
        <w:t>可比較對象之常規交易範圍</w:t>
      </w:r>
    </w:p>
    <w:p w:rsidR="000D526C" w:rsidRPr="000D526C" w:rsidRDefault="000D526C" w:rsidP="000D526C">
      <w:pPr>
        <w:pStyle w:val="afa"/>
        <w:numPr>
          <w:ilvl w:val="0"/>
          <w:numId w:val="97"/>
        </w:numPr>
        <w:spacing w:beforeLines="50" w:before="120" w:afterLines="50" w:after="120" w:line="360" w:lineRule="auto"/>
        <w:ind w:leftChars="0"/>
        <w:jc w:val="both"/>
        <w:rPr>
          <w:rFonts w:ascii="標楷體" w:eastAsia="標楷體" w:hAnsi="標楷體"/>
          <w:b/>
          <w:sz w:val="28"/>
        </w:rPr>
      </w:pPr>
      <w:r w:rsidRPr="000D526C">
        <w:rPr>
          <w:rFonts w:ascii="標楷體" w:eastAsia="標楷體" w:hAnsi="標楷體" w:hint="eastAsia"/>
          <w:b/>
          <w:sz w:val="28"/>
        </w:rPr>
        <w:t>美金貸款</w:t>
      </w:r>
    </w:p>
    <w:p w:rsidR="006240E2" w:rsidRDefault="001D444E" w:rsidP="00C246D6">
      <w:pPr>
        <w:spacing w:beforeLines="50" w:before="120" w:afterLines="50" w:after="120" w:line="360" w:lineRule="auto"/>
        <w:ind w:leftChars="300" w:left="720" w:firstLineChars="200" w:firstLine="520"/>
        <w:jc w:val="both"/>
        <w:rPr>
          <w:rFonts w:eastAsia="標楷體" w:hAnsi="標楷體"/>
          <w:sz w:val="26"/>
          <w:szCs w:val="26"/>
        </w:rPr>
      </w:pPr>
      <w:r w:rsidRPr="008D5CB3">
        <w:rPr>
          <w:rFonts w:eastAsia="標楷體" w:hint="eastAsia"/>
          <w:sz w:val="26"/>
          <w:szCs w:val="26"/>
        </w:rPr>
        <w:t>矽成與</w:t>
      </w:r>
      <w:r w:rsidR="00D3414D" w:rsidRPr="008D5CB3">
        <w:rPr>
          <w:rFonts w:eastAsia="標楷體" w:hint="eastAsia"/>
          <w:sz w:val="26"/>
          <w:szCs w:val="26"/>
        </w:rPr>
        <w:t>關係企業</w:t>
      </w:r>
      <w:r w:rsidR="00CF587C" w:rsidRPr="008D5CB3">
        <w:rPr>
          <w:rFonts w:eastAsia="標楷體" w:hint="eastAsia"/>
          <w:sz w:val="26"/>
          <w:szCs w:val="26"/>
        </w:rPr>
        <w:t>間之</w:t>
      </w:r>
      <w:r w:rsidR="00102B08">
        <w:rPr>
          <w:rFonts w:eastAsia="標楷體" w:hint="eastAsia"/>
          <w:sz w:val="26"/>
          <w:szCs w:val="26"/>
        </w:rPr>
        <w:t>美金</w:t>
      </w:r>
      <w:r w:rsidR="00CF587C" w:rsidRPr="008D5CB3">
        <w:rPr>
          <w:rFonts w:eastAsia="標楷體" w:hint="eastAsia"/>
          <w:sz w:val="26"/>
          <w:szCs w:val="26"/>
        </w:rPr>
        <w:t>貸款利</w:t>
      </w:r>
      <w:r w:rsidRPr="008D5CB3">
        <w:rPr>
          <w:rFonts w:eastAsia="標楷體" w:hint="eastAsia"/>
          <w:sz w:val="26"/>
          <w:szCs w:val="26"/>
        </w:rPr>
        <w:t>息</w:t>
      </w:r>
      <w:r w:rsidRPr="008D5CB3">
        <w:rPr>
          <w:rFonts w:eastAsia="標楷體"/>
          <w:sz w:val="26"/>
          <w:szCs w:val="26"/>
        </w:rPr>
        <w:t>，</w:t>
      </w:r>
      <w:r w:rsidR="009C4CAD" w:rsidRPr="008D5CB3">
        <w:rPr>
          <w:rFonts w:eastAsia="標楷體"/>
          <w:sz w:val="26"/>
          <w:szCs w:val="26"/>
        </w:rPr>
        <w:t>以</w:t>
      </w:r>
      <w:r w:rsidR="009C4CAD" w:rsidRPr="008D5CB3">
        <w:rPr>
          <w:rFonts w:eastAsia="標楷體" w:hint="eastAsia"/>
          <w:sz w:val="26"/>
          <w:szCs w:val="26"/>
        </w:rPr>
        <w:t>「</w:t>
      </w:r>
      <w:r w:rsidR="00E86FCE" w:rsidRPr="001F72B4">
        <w:rPr>
          <w:rFonts w:eastAsia="標楷體" w:hint="eastAsia"/>
          <w:sz w:val="26"/>
          <w:szCs w:val="26"/>
        </w:rPr>
        <w:t>美元</w:t>
      </w:r>
      <w:r w:rsidR="00E86FCE" w:rsidRPr="001F72B4">
        <w:rPr>
          <w:rFonts w:eastAsia="標楷體" w:hint="eastAsia"/>
          <w:sz w:val="26"/>
          <w:szCs w:val="26"/>
        </w:rPr>
        <w:t>LIBOR</w:t>
      </w:r>
      <w:r w:rsidR="009C4CAD" w:rsidRPr="008D5CB3">
        <w:rPr>
          <w:rFonts w:eastAsia="標楷體" w:hint="eastAsia"/>
          <w:sz w:val="26"/>
          <w:szCs w:val="26"/>
        </w:rPr>
        <w:t>」作為</w:t>
      </w:r>
      <w:r w:rsidR="00E86FCE">
        <w:rPr>
          <w:rFonts w:eastAsia="標楷體" w:hint="eastAsia"/>
          <w:sz w:val="26"/>
          <w:szCs w:val="26"/>
        </w:rPr>
        <w:t>可比較未受控價格</w:t>
      </w:r>
      <w:r w:rsidR="009C4CAD" w:rsidRPr="008D5CB3">
        <w:rPr>
          <w:rFonts w:eastAsia="標楷體" w:hint="eastAsia"/>
          <w:sz w:val="26"/>
          <w:szCs w:val="26"/>
        </w:rPr>
        <w:t>。</w:t>
      </w:r>
      <w:r w:rsidR="009C4CAD" w:rsidRPr="008D5CB3">
        <w:rPr>
          <w:rFonts w:eastAsia="標楷體"/>
          <w:sz w:val="26"/>
          <w:szCs w:val="26"/>
        </w:rPr>
        <w:t>本所</w:t>
      </w:r>
      <w:r w:rsidR="009C4CAD" w:rsidRPr="008D5CB3">
        <w:rPr>
          <w:rFonts w:eastAsia="標楷體" w:hint="eastAsia"/>
          <w:sz w:val="26"/>
          <w:szCs w:val="26"/>
        </w:rPr>
        <w:t>搜尋</w:t>
      </w:r>
      <w:r w:rsidR="00F031BA">
        <w:rPr>
          <w:rFonts w:eastAsia="標楷體" w:hint="eastAsia"/>
          <w:sz w:val="26"/>
          <w:szCs w:val="26"/>
        </w:rPr>
        <w:t>10</w:t>
      </w:r>
      <w:r w:rsidR="00A12D7C">
        <w:rPr>
          <w:rFonts w:eastAsia="標楷體" w:hint="eastAsia"/>
          <w:sz w:val="26"/>
          <w:szCs w:val="26"/>
        </w:rPr>
        <w:t>5</w:t>
      </w:r>
      <w:r w:rsidR="00E86FCE" w:rsidRPr="001F72B4">
        <w:rPr>
          <w:rFonts w:eastAsia="標楷體" w:hint="eastAsia"/>
          <w:sz w:val="26"/>
          <w:szCs w:val="26"/>
        </w:rPr>
        <w:t>年</w:t>
      </w:r>
      <w:r w:rsidR="00E86FCE">
        <w:rPr>
          <w:rFonts w:eastAsia="標楷體" w:hint="eastAsia"/>
          <w:sz w:val="26"/>
          <w:szCs w:val="26"/>
        </w:rPr>
        <w:t>1</w:t>
      </w:r>
      <w:r w:rsidR="00E86FCE" w:rsidRPr="001F72B4">
        <w:rPr>
          <w:rFonts w:eastAsia="標楷體" w:hint="eastAsia"/>
          <w:sz w:val="26"/>
          <w:szCs w:val="26"/>
        </w:rPr>
        <w:t>月至</w:t>
      </w:r>
      <w:r w:rsidR="00E86FCE" w:rsidRPr="001F72B4">
        <w:rPr>
          <w:rFonts w:eastAsia="標楷體" w:hint="eastAsia"/>
          <w:sz w:val="26"/>
          <w:szCs w:val="26"/>
        </w:rPr>
        <w:t>10</w:t>
      </w:r>
      <w:r w:rsidR="00A12D7C">
        <w:rPr>
          <w:rFonts w:eastAsia="標楷體" w:hint="eastAsia"/>
          <w:sz w:val="26"/>
          <w:szCs w:val="26"/>
        </w:rPr>
        <w:t>5</w:t>
      </w:r>
      <w:r w:rsidR="00E86FCE" w:rsidRPr="001F72B4">
        <w:rPr>
          <w:rFonts w:eastAsia="標楷體" w:hint="eastAsia"/>
          <w:sz w:val="26"/>
          <w:szCs w:val="26"/>
        </w:rPr>
        <w:t>年</w:t>
      </w:r>
      <w:r w:rsidR="00F031BA">
        <w:rPr>
          <w:rFonts w:eastAsia="標楷體" w:hint="eastAsia"/>
          <w:sz w:val="26"/>
          <w:szCs w:val="26"/>
        </w:rPr>
        <w:t>12</w:t>
      </w:r>
      <w:r w:rsidR="00E86FCE" w:rsidRPr="001F72B4">
        <w:rPr>
          <w:rFonts w:eastAsia="標楷體" w:hint="eastAsia"/>
          <w:sz w:val="26"/>
          <w:szCs w:val="26"/>
        </w:rPr>
        <w:t>月間</w:t>
      </w:r>
      <w:r w:rsidR="00E86FCE" w:rsidRPr="001F72B4">
        <w:rPr>
          <w:rFonts w:eastAsia="標楷體" w:hint="eastAsia"/>
          <w:sz w:val="26"/>
          <w:szCs w:val="26"/>
        </w:rPr>
        <w:t>(</w:t>
      </w:r>
      <w:r w:rsidR="00E86FCE" w:rsidRPr="001F72B4">
        <w:rPr>
          <w:rFonts w:eastAsia="標楷體" w:hint="eastAsia"/>
          <w:sz w:val="26"/>
          <w:szCs w:val="26"/>
        </w:rPr>
        <w:t>配合</w:t>
      </w:r>
      <w:r w:rsidR="00E86FCE">
        <w:rPr>
          <w:rFonts w:eastAsia="標楷體" w:hint="eastAsia"/>
          <w:sz w:val="26"/>
          <w:szCs w:val="26"/>
        </w:rPr>
        <w:t>矽成</w:t>
      </w:r>
      <w:r w:rsidR="00E86FCE" w:rsidRPr="001F72B4">
        <w:rPr>
          <w:rFonts w:eastAsia="標楷體" w:hint="eastAsia"/>
          <w:sz w:val="26"/>
          <w:szCs w:val="26"/>
        </w:rPr>
        <w:t>會計年度</w:t>
      </w:r>
      <w:r w:rsidR="00E86FCE" w:rsidRPr="001F72B4">
        <w:rPr>
          <w:rFonts w:eastAsia="標楷體" w:hint="eastAsia"/>
          <w:sz w:val="26"/>
          <w:szCs w:val="26"/>
        </w:rPr>
        <w:t>)</w:t>
      </w:r>
      <w:r w:rsidR="00E86FCE" w:rsidRPr="001F72B4">
        <w:rPr>
          <w:rFonts w:eastAsia="標楷體" w:hint="eastAsia"/>
          <w:sz w:val="26"/>
          <w:szCs w:val="26"/>
        </w:rPr>
        <w:t>之資金拆放</w:t>
      </w:r>
      <w:r w:rsidR="009C4CAD" w:rsidRPr="008D5CB3">
        <w:rPr>
          <w:rFonts w:eastAsia="標楷體" w:hint="eastAsia"/>
          <w:sz w:val="26"/>
          <w:szCs w:val="26"/>
        </w:rPr>
        <w:t>利率區間。</w:t>
      </w:r>
      <w:r w:rsidR="00E86FCE" w:rsidRPr="009E6A8E">
        <w:rPr>
          <w:rFonts w:eastAsia="標楷體" w:hint="eastAsia"/>
          <w:sz w:val="26"/>
          <w:szCs w:val="26"/>
        </w:rPr>
        <w:t>LIBOR</w:t>
      </w:r>
      <w:r w:rsidR="00E86FCE" w:rsidRPr="009E6A8E">
        <w:rPr>
          <w:rFonts w:eastAsia="標楷體"/>
          <w:sz w:val="26"/>
          <w:szCs w:val="26"/>
        </w:rPr>
        <w:t>利率資訊如下</w:t>
      </w:r>
      <w:r w:rsidR="009C4CAD" w:rsidRPr="00A9417F">
        <w:rPr>
          <w:rFonts w:eastAsia="標楷體" w:hAnsi="標楷體"/>
          <w:sz w:val="26"/>
          <w:szCs w:val="26"/>
        </w:rPr>
        <w:t>（請參見附件</w:t>
      </w:r>
      <w:r w:rsidR="00D344C9">
        <w:rPr>
          <w:rFonts w:eastAsia="標楷體" w:hAnsi="標楷體" w:hint="eastAsia"/>
          <w:sz w:val="26"/>
          <w:szCs w:val="26"/>
        </w:rPr>
        <w:t>L</w:t>
      </w:r>
      <w:r w:rsidR="009C4CAD" w:rsidRPr="00A9417F">
        <w:rPr>
          <w:rFonts w:eastAsia="標楷體" w:hAnsi="標楷體"/>
          <w:sz w:val="26"/>
          <w:szCs w:val="26"/>
        </w:rPr>
        <w:t>）：</w:t>
      </w:r>
    </w:p>
    <w:tbl>
      <w:tblPr>
        <w:tblW w:w="3972" w:type="pct"/>
        <w:jc w:val="center"/>
        <w:tblInd w:w="1162"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50"/>
        <w:gridCol w:w="4146"/>
      </w:tblGrid>
      <w:tr w:rsidR="008720EE" w:rsidRPr="009E6A8E" w:rsidTr="00A0079A">
        <w:trPr>
          <w:trHeight w:val="510"/>
          <w:tblHeader/>
          <w:jc w:val="center"/>
        </w:trPr>
        <w:tc>
          <w:tcPr>
            <w:tcW w:w="1994" w:type="pct"/>
            <w:vMerge w:val="restart"/>
            <w:shd w:val="clear" w:color="auto" w:fill="4F81BD"/>
            <w:noWrap/>
            <w:vAlign w:val="center"/>
          </w:tcPr>
          <w:p w:rsidR="008720EE" w:rsidRPr="009E6A8E" w:rsidRDefault="008720EE" w:rsidP="001711F2">
            <w:pPr>
              <w:jc w:val="center"/>
              <w:rPr>
                <w:rFonts w:eastAsia="標楷體"/>
                <w:b/>
                <w:bCs/>
                <w:color w:val="FFFFFF"/>
                <w:sz w:val="26"/>
                <w:szCs w:val="26"/>
              </w:rPr>
            </w:pPr>
            <w:r w:rsidRPr="009E6A8E">
              <w:rPr>
                <w:rFonts w:eastAsia="標楷體"/>
                <w:b/>
                <w:bCs/>
                <w:color w:val="FFFFFF"/>
                <w:sz w:val="26"/>
                <w:szCs w:val="26"/>
              </w:rPr>
              <w:t>年</w:t>
            </w:r>
            <w:r w:rsidRPr="009E6A8E">
              <w:rPr>
                <w:rFonts w:eastAsia="標楷體"/>
                <w:b/>
                <w:bCs/>
                <w:color w:val="FFFFFF"/>
                <w:sz w:val="26"/>
                <w:szCs w:val="26"/>
              </w:rPr>
              <w:t>/</w:t>
            </w:r>
            <w:r w:rsidRPr="009E6A8E">
              <w:rPr>
                <w:rFonts w:eastAsia="標楷體"/>
                <w:b/>
                <w:bCs/>
                <w:color w:val="FFFFFF"/>
                <w:sz w:val="26"/>
                <w:szCs w:val="26"/>
              </w:rPr>
              <w:t>月</w:t>
            </w:r>
            <w:r w:rsidRPr="009E6A8E">
              <w:rPr>
                <w:rFonts w:eastAsia="標楷體" w:hint="eastAsia"/>
                <w:b/>
                <w:bCs/>
                <w:color w:val="FFFFFF"/>
                <w:sz w:val="26"/>
                <w:szCs w:val="26"/>
              </w:rPr>
              <w:t>/</w:t>
            </w:r>
            <w:r w:rsidRPr="009E6A8E">
              <w:rPr>
                <w:rFonts w:eastAsia="標楷體" w:hint="eastAsia"/>
                <w:b/>
                <w:bCs/>
                <w:color w:val="FFFFFF"/>
                <w:sz w:val="26"/>
                <w:szCs w:val="26"/>
              </w:rPr>
              <w:t>日</w:t>
            </w:r>
          </w:p>
        </w:tc>
        <w:tc>
          <w:tcPr>
            <w:tcW w:w="3006" w:type="pct"/>
            <w:shd w:val="clear" w:color="auto" w:fill="4F81BD"/>
            <w:vAlign w:val="center"/>
          </w:tcPr>
          <w:p w:rsidR="002E26F3" w:rsidRDefault="008720EE">
            <w:pPr>
              <w:jc w:val="center"/>
              <w:rPr>
                <w:rFonts w:eastAsia="標楷體"/>
                <w:b/>
                <w:color w:val="FFFFFF"/>
                <w:sz w:val="26"/>
                <w:szCs w:val="26"/>
              </w:rPr>
            </w:pPr>
            <w:r w:rsidRPr="009E6A8E">
              <w:rPr>
                <w:rFonts w:eastAsia="標楷體" w:hint="eastAsia"/>
                <w:b/>
                <w:color w:val="FFFFFF"/>
                <w:sz w:val="26"/>
                <w:szCs w:val="26"/>
              </w:rPr>
              <w:t>LIBOR</w:t>
            </w:r>
            <w:r>
              <w:rPr>
                <w:rFonts w:eastAsia="標楷體" w:hint="eastAsia"/>
                <w:b/>
                <w:color w:val="FFFFFF"/>
                <w:sz w:val="26"/>
                <w:szCs w:val="26"/>
              </w:rPr>
              <w:t xml:space="preserve"> (USD)</w:t>
            </w:r>
          </w:p>
        </w:tc>
      </w:tr>
      <w:tr w:rsidR="001711F2" w:rsidRPr="009E6A8E" w:rsidTr="00A0079A">
        <w:trPr>
          <w:trHeight w:val="510"/>
          <w:tblHeader/>
          <w:jc w:val="center"/>
        </w:trPr>
        <w:tc>
          <w:tcPr>
            <w:tcW w:w="1994" w:type="pct"/>
            <w:vMerge/>
            <w:shd w:val="clear" w:color="auto" w:fill="4F81BD"/>
            <w:vAlign w:val="center"/>
          </w:tcPr>
          <w:p w:rsidR="001711F2" w:rsidRPr="009E6A8E" w:rsidRDefault="001711F2" w:rsidP="001711F2">
            <w:pPr>
              <w:rPr>
                <w:rFonts w:eastAsia="標楷體"/>
                <w:b/>
                <w:bCs/>
                <w:color w:val="FFFFFF"/>
                <w:sz w:val="26"/>
                <w:szCs w:val="26"/>
              </w:rPr>
            </w:pPr>
          </w:p>
        </w:tc>
        <w:tc>
          <w:tcPr>
            <w:tcW w:w="3006" w:type="pct"/>
            <w:shd w:val="clear" w:color="auto" w:fill="4F81BD"/>
            <w:vAlign w:val="center"/>
          </w:tcPr>
          <w:p w:rsidR="001711F2" w:rsidRPr="009E6A8E" w:rsidRDefault="00102B08" w:rsidP="001711F2">
            <w:pPr>
              <w:jc w:val="center"/>
              <w:rPr>
                <w:rFonts w:eastAsia="標楷體"/>
                <w:b/>
                <w:color w:val="FFFFFF"/>
                <w:sz w:val="26"/>
                <w:szCs w:val="26"/>
              </w:rPr>
            </w:pPr>
            <w:r>
              <w:rPr>
                <w:rFonts w:eastAsia="標楷體" w:hint="eastAsia"/>
                <w:b/>
                <w:color w:val="FFFFFF" w:themeColor="background1"/>
                <w:sz w:val="26"/>
                <w:szCs w:val="26"/>
              </w:rPr>
              <w:t>6</w:t>
            </w:r>
            <w:r>
              <w:rPr>
                <w:rFonts w:eastAsia="標楷體" w:hint="eastAsia"/>
                <w:b/>
                <w:color w:val="FFFFFF" w:themeColor="background1"/>
                <w:sz w:val="26"/>
                <w:szCs w:val="26"/>
              </w:rPr>
              <w:t>個月期之</w:t>
            </w:r>
            <w:r w:rsidRPr="00D72197">
              <w:rPr>
                <w:rFonts w:eastAsia="標楷體" w:hint="eastAsia"/>
                <w:b/>
                <w:color w:val="FFFFFF" w:themeColor="background1"/>
                <w:sz w:val="26"/>
                <w:szCs w:val="26"/>
              </w:rPr>
              <w:t>年利率</w:t>
            </w:r>
            <w:r w:rsidRPr="00D72197">
              <w:rPr>
                <w:rFonts w:eastAsia="標楷體"/>
                <w:b/>
                <w:color w:val="FFFFFF" w:themeColor="background1"/>
                <w:sz w:val="26"/>
                <w:szCs w:val="26"/>
              </w:rPr>
              <w:t>(%)</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0.8603</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105/2/26</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0.8805</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105/3/31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0.8989</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105/4/29</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0.9047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lastRenderedPageBreak/>
              <w:t>105/5/31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0.9781</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105/6/30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0.9137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105/7/29</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1.0922</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105/8/31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1.2445</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105/9/30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1.2378</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105/10/31</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1.2582</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105/11/30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1.2927</w:t>
            </w:r>
          </w:p>
        </w:tc>
      </w:tr>
      <w:tr w:rsidR="00A36CB0" w:rsidRPr="009E6A8E" w:rsidTr="00C246D6">
        <w:trPr>
          <w:trHeight w:val="454"/>
          <w:jc w:val="center"/>
        </w:trPr>
        <w:tc>
          <w:tcPr>
            <w:tcW w:w="1994" w:type="pct"/>
            <w:shd w:val="clear" w:color="auto" w:fill="auto"/>
            <w:noWrap/>
            <w:vAlign w:val="center"/>
          </w:tcPr>
          <w:p w:rsidR="00A36CB0" w:rsidRPr="00500DFA" w:rsidRDefault="00A36CB0" w:rsidP="00C85B2E">
            <w:pPr>
              <w:jc w:val="center"/>
              <w:rPr>
                <w:color w:val="000000" w:themeColor="text1"/>
                <w:sz w:val="26"/>
                <w:szCs w:val="26"/>
              </w:rPr>
            </w:pPr>
            <w:r>
              <w:rPr>
                <w:color w:val="000000"/>
                <w:sz w:val="26"/>
                <w:szCs w:val="26"/>
              </w:rPr>
              <w:t>105/12/30</w:t>
            </w:r>
          </w:p>
        </w:tc>
        <w:tc>
          <w:tcPr>
            <w:tcW w:w="3006" w:type="pct"/>
            <w:vAlign w:val="center"/>
          </w:tcPr>
          <w:p w:rsidR="00A36CB0" w:rsidRPr="001A698D" w:rsidRDefault="00A36CB0" w:rsidP="00C85B2E">
            <w:pPr>
              <w:jc w:val="center"/>
              <w:rPr>
                <w:color w:val="000000" w:themeColor="text1"/>
                <w:sz w:val="26"/>
                <w:szCs w:val="26"/>
              </w:rPr>
            </w:pPr>
            <w:r>
              <w:rPr>
                <w:color w:val="000000"/>
                <w:sz w:val="26"/>
                <w:szCs w:val="26"/>
              </w:rPr>
              <w:t>1.3177</w:t>
            </w:r>
          </w:p>
        </w:tc>
      </w:tr>
    </w:tbl>
    <w:p w:rsidR="00102B08" w:rsidRDefault="00102B08" w:rsidP="00102B08"/>
    <w:p w:rsidR="00102B08" w:rsidRPr="000D526C" w:rsidRDefault="00102B08" w:rsidP="00C246D6">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hint="eastAsia"/>
          <w:sz w:val="26"/>
          <w:szCs w:val="26"/>
        </w:rPr>
        <w:t>按移轉訂價查核準則第</w:t>
      </w:r>
      <w:r w:rsidRPr="00D72197">
        <w:rPr>
          <w:rFonts w:eastAsia="標楷體"/>
          <w:sz w:val="26"/>
          <w:szCs w:val="26"/>
        </w:rPr>
        <w:t>14</w:t>
      </w:r>
      <w:r w:rsidRPr="00D72197">
        <w:rPr>
          <w:rFonts w:eastAsia="標楷體" w:hint="eastAsia"/>
          <w:sz w:val="26"/>
          <w:szCs w:val="26"/>
        </w:rPr>
        <w:t>條第</w:t>
      </w:r>
      <w:r w:rsidRPr="00D72197">
        <w:rPr>
          <w:rFonts w:eastAsia="標楷體"/>
          <w:sz w:val="26"/>
          <w:szCs w:val="26"/>
        </w:rPr>
        <w:t>2</w:t>
      </w:r>
      <w:r w:rsidRPr="00D72197">
        <w:rPr>
          <w:rFonts w:eastAsia="標楷體" w:hint="eastAsia"/>
          <w:sz w:val="26"/>
          <w:szCs w:val="26"/>
        </w:rPr>
        <w:t>款規定，外部可比較對象若與受測個體有差異時，應就該等差異對常規交易價格影響進行合理之調整。</w:t>
      </w:r>
      <w:r>
        <w:rPr>
          <w:rFonts w:eastAsia="標楷體" w:hint="eastAsia"/>
          <w:sz w:val="26"/>
          <w:szCs w:val="26"/>
        </w:rPr>
        <w:t>以下分別依資金融通交易中，「資金需求者」</w:t>
      </w:r>
      <w:r>
        <w:rPr>
          <w:rFonts w:eastAsia="標楷體" w:hint="eastAsia"/>
          <w:sz w:val="26"/>
          <w:szCs w:val="26"/>
        </w:rPr>
        <w:t>ISSI</w:t>
      </w:r>
      <w:r>
        <w:rPr>
          <w:rFonts w:eastAsia="標楷體" w:hint="eastAsia"/>
          <w:sz w:val="26"/>
          <w:szCs w:val="26"/>
        </w:rPr>
        <w:t>與開</w:t>
      </w:r>
      <w:proofErr w:type="gramStart"/>
      <w:r>
        <w:rPr>
          <w:rFonts w:eastAsia="標楷體" w:hint="eastAsia"/>
          <w:sz w:val="26"/>
          <w:szCs w:val="26"/>
        </w:rPr>
        <w:t>曼</w:t>
      </w:r>
      <w:proofErr w:type="gramEnd"/>
      <w:r>
        <w:rPr>
          <w:rFonts w:eastAsia="標楷體" w:hint="eastAsia"/>
          <w:sz w:val="26"/>
          <w:szCs w:val="26"/>
        </w:rPr>
        <w:t>矽成台灣分公司角度，分別進行風險係數承擔之調整：</w:t>
      </w:r>
    </w:p>
    <w:p w:rsidR="00102B08" w:rsidRPr="00C52422" w:rsidRDefault="00102B08"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本交易</w:t>
      </w:r>
      <w:r w:rsidRPr="00E22061">
        <w:rPr>
          <w:rFonts w:eastAsia="標楷體" w:hint="eastAsia"/>
          <w:sz w:val="26"/>
          <w:szCs w:val="26"/>
        </w:rPr>
        <w:t>資金需求者</w:t>
      </w:r>
      <w:r>
        <w:rPr>
          <w:rFonts w:eastAsia="標楷體" w:hint="eastAsia"/>
          <w:sz w:val="26"/>
          <w:szCs w:val="26"/>
        </w:rPr>
        <w:t>為</w:t>
      </w:r>
      <w:r w:rsidR="000D526C">
        <w:rPr>
          <w:rFonts w:eastAsia="標楷體" w:hint="eastAsia"/>
          <w:sz w:val="26"/>
          <w:szCs w:val="26"/>
        </w:rPr>
        <w:t>ISSI</w:t>
      </w:r>
      <w:r w:rsidR="000D526C">
        <w:rPr>
          <w:rFonts w:eastAsia="標楷體" w:hint="eastAsia"/>
          <w:sz w:val="26"/>
          <w:szCs w:val="26"/>
        </w:rPr>
        <w:t>與開</w:t>
      </w:r>
      <w:proofErr w:type="gramStart"/>
      <w:r w:rsidR="000D526C">
        <w:rPr>
          <w:rFonts w:eastAsia="標楷體" w:hint="eastAsia"/>
          <w:sz w:val="26"/>
          <w:szCs w:val="26"/>
        </w:rPr>
        <w:t>曼</w:t>
      </w:r>
      <w:proofErr w:type="gramEnd"/>
      <w:r w:rsidR="000D526C">
        <w:rPr>
          <w:rFonts w:eastAsia="標楷體" w:hint="eastAsia"/>
          <w:sz w:val="26"/>
          <w:szCs w:val="26"/>
        </w:rPr>
        <w:t>矽成台灣分公司</w:t>
      </w:r>
      <w:r>
        <w:rPr>
          <w:rFonts w:eastAsia="標楷體" w:hint="eastAsia"/>
          <w:sz w:val="26"/>
          <w:szCs w:val="26"/>
        </w:rPr>
        <w:t>，從</w:t>
      </w:r>
      <w:r w:rsidRPr="00FD40EA">
        <w:rPr>
          <w:rFonts w:eastAsia="標楷體" w:hint="eastAsia"/>
          <w:sz w:val="26"/>
          <w:szCs w:val="26"/>
        </w:rPr>
        <w:t>資金需求者</w:t>
      </w:r>
      <w:r>
        <w:rPr>
          <w:rFonts w:eastAsia="標楷體" w:hint="eastAsia"/>
          <w:sz w:val="26"/>
          <w:szCs w:val="26"/>
        </w:rPr>
        <w:t>角度觀之，常規交易利率之決定，常取決於借款人之信用風險高低。有鑒於此，</w:t>
      </w:r>
      <w:r w:rsidRPr="00D72197">
        <w:rPr>
          <w:rFonts w:eastAsia="標楷體" w:hint="eastAsia"/>
          <w:sz w:val="26"/>
          <w:szCs w:val="26"/>
        </w:rPr>
        <w:t>本所</w:t>
      </w:r>
      <w:r>
        <w:rPr>
          <w:rFonts w:eastAsia="標楷體" w:hint="eastAsia"/>
          <w:sz w:val="26"/>
          <w:szCs w:val="26"/>
        </w:rPr>
        <w:t>運用</w:t>
      </w:r>
      <w:r w:rsidRPr="00D72197">
        <w:rPr>
          <w:rFonts w:eastAsia="標楷體" w:hint="eastAsia"/>
          <w:sz w:val="26"/>
          <w:szCs w:val="26"/>
        </w:rPr>
        <w:t>以</w:t>
      </w:r>
      <w:r w:rsidRPr="00E22061">
        <w:rPr>
          <w:rFonts w:eastAsia="標楷體"/>
          <w:sz w:val="26"/>
          <w:szCs w:val="26"/>
        </w:rPr>
        <w:t>C</w:t>
      </w:r>
      <w:r w:rsidRPr="00D72197">
        <w:rPr>
          <w:rFonts w:eastAsia="標楷體"/>
          <w:sz w:val="26"/>
          <w:szCs w:val="26"/>
        </w:rPr>
        <w:t>OMPUSTAT</w:t>
      </w:r>
      <w:r w:rsidRPr="00D72197">
        <w:rPr>
          <w:rFonts w:eastAsia="標楷體" w:hint="eastAsia"/>
          <w:sz w:val="26"/>
          <w:szCs w:val="26"/>
        </w:rPr>
        <w:t>資料庫與</w:t>
      </w:r>
      <w:hyperlink r:id="rId45" w:history="1">
        <w:r w:rsidRPr="00D72197">
          <w:rPr>
            <w:rFonts w:eastAsia="標楷體"/>
            <w:sz w:val="26"/>
            <w:szCs w:val="26"/>
          </w:rPr>
          <w:t>BondsOnline</w:t>
        </w:r>
      </w:hyperlink>
      <w:r w:rsidRPr="00D72197">
        <w:rPr>
          <w:rFonts w:eastAsia="標楷體" w:hint="eastAsia"/>
          <w:sz w:val="26"/>
          <w:szCs w:val="26"/>
        </w:rPr>
        <w:t>之「利息保障倍數、債信評等與信用風險貼水對照表」作為</w:t>
      </w:r>
      <w:r>
        <w:rPr>
          <w:rFonts w:eastAsia="標楷體" w:hint="eastAsia"/>
          <w:sz w:val="26"/>
          <w:szCs w:val="26"/>
        </w:rPr>
        <w:t>考量</w:t>
      </w:r>
      <w:r w:rsidRPr="00FD40EA">
        <w:rPr>
          <w:rFonts w:eastAsia="標楷體" w:hint="eastAsia"/>
          <w:sz w:val="26"/>
          <w:szCs w:val="26"/>
        </w:rPr>
        <w:t>資金需求者</w:t>
      </w:r>
      <w:r>
        <w:rPr>
          <w:rFonts w:eastAsia="標楷體" w:hint="eastAsia"/>
          <w:sz w:val="26"/>
          <w:szCs w:val="26"/>
        </w:rPr>
        <w:t>信用風險之</w:t>
      </w:r>
      <w:r w:rsidRPr="00D72197">
        <w:rPr>
          <w:rFonts w:eastAsia="標楷體" w:hint="eastAsia"/>
          <w:sz w:val="26"/>
          <w:szCs w:val="26"/>
        </w:rPr>
        <w:t>調整依據。對照表資訊如下：</w:t>
      </w:r>
    </w:p>
    <w:tbl>
      <w:tblPr>
        <w:tblW w:w="4298" w:type="pct"/>
        <w:tblInd w:w="87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63"/>
        <w:gridCol w:w="1949"/>
        <w:gridCol w:w="2750"/>
      </w:tblGrid>
      <w:tr w:rsidR="00102B08" w:rsidRPr="003F3E3A" w:rsidTr="00C85B2E">
        <w:trPr>
          <w:trHeight w:val="510"/>
          <w:tblHeader/>
        </w:trPr>
        <w:tc>
          <w:tcPr>
            <w:tcW w:w="1851" w:type="pct"/>
            <w:shd w:val="clear" w:color="auto" w:fill="4F81BD"/>
            <w:noWrap/>
            <w:vAlign w:val="center"/>
          </w:tcPr>
          <w:p w:rsidR="00102B08" w:rsidRPr="003F3E3A" w:rsidRDefault="00102B08" w:rsidP="00C85B2E">
            <w:pPr>
              <w:jc w:val="center"/>
              <w:rPr>
                <w:rFonts w:eastAsia="標楷體"/>
                <w:b/>
                <w:bCs/>
                <w:color w:val="FFFFFF"/>
                <w:sz w:val="26"/>
                <w:szCs w:val="26"/>
              </w:rPr>
            </w:pPr>
            <w:r w:rsidRPr="003F3E3A">
              <w:rPr>
                <w:rFonts w:eastAsia="標楷體"/>
                <w:b/>
                <w:bCs/>
                <w:color w:val="FFFFFF"/>
                <w:sz w:val="26"/>
                <w:szCs w:val="26"/>
              </w:rPr>
              <w:t>利息保障倍數</w:t>
            </w:r>
          </w:p>
        </w:tc>
        <w:tc>
          <w:tcPr>
            <w:tcW w:w="1306" w:type="pct"/>
            <w:shd w:val="clear" w:color="auto" w:fill="4F81BD"/>
            <w:vAlign w:val="center"/>
          </w:tcPr>
          <w:p w:rsidR="00102B08" w:rsidRPr="003F3E3A" w:rsidRDefault="00102B08" w:rsidP="00C85B2E">
            <w:pPr>
              <w:jc w:val="center"/>
              <w:rPr>
                <w:rFonts w:eastAsia="標楷體"/>
                <w:b/>
                <w:color w:val="FFFFFF"/>
                <w:sz w:val="26"/>
                <w:szCs w:val="26"/>
              </w:rPr>
            </w:pPr>
            <w:r w:rsidRPr="003F3E3A">
              <w:rPr>
                <w:rFonts w:eastAsia="標楷體"/>
                <w:b/>
                <w:color w:val="FFFFFF"/>
                <w:sz w:val="26"/>
                <w:szCs w:val="26"/>
              </w:rPr>
              <w:t>債信評等</w:t>
            </w:r>
          </w:p>
        </w:tc>
        <w:tc>
          <w:tcPr>
            <w:tcW w:w="1843" w:type="pct"/>
            <w:shd w:val="clear" w:color="auto" w:fill="4F81BD"/>
            <w:vAlign w:val="center"/>
          </w:tcPr>
          <w:p w:rsidR="00102B08" w:rsidRPr="003F3E3A" w:rsidRDefault="00102B08" w:rsidP="00C85B2E">
            <w:pPr>
              <w:jc w:val="center"/>
              <w:rPr>
                <w:rFonts w:eastAsia="標楷體"/>
                <w:b/>
                <w:color w:val="FFFFFF"/>
                <w:sz w:val="26"/>
                <w:szCs w:val="26"/>
              </w:rPr>
            </w:pPr>
            <w:r w:rsidRPr="003F3E3A">
              <w:rPr>
                <w:rFonts w:eastAsia="標楷體"/>
                <w:b/>
                <w:color w:val="FFFFFF"/>
                <w:sz w:val="26"/>
                <w:szCs w:val="26"/>
              </w:rPr>
              <w:t>信用風險貼水</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w:t>
            </w:r>
            <w:r w:rsidRPr="003F3E3A">
              <w:rPr>
                <w:rFonts w:eastAsia="標楷體"/>
                <w:sz w:val="26"/>
                <w:szCs w:val="26"/>
              </w:rPr>
              <w:t>12.50</w:t>
            </w:r>
          </w:p>
        </w:tc>
        <w:tc>
          <w:tcPr>
            <w:tcW w:w="1306" w:type="pct"/>
            <w:vAlign w:val="center"/>
          </w:tcPr>
          <w:p w:rsidR="00102B08" w:rsidRPr="003F3E3A" w:rsidRDefault="00102B08" w:rsidP="00C85B2E">
            <w:pPr>
              <w:jc w:val="center"/>
              <w:rPr>
                <w:sz w:val="26"/>
                <w:szCs w:val="26"/>
              </w:rPr>
            </w:pPr>
            <w:r w:rsidRPr="003F3E3A">
              <w:rPr>
                <w:sz w:val="26"/>
                <w:szCs w:val="26"/>
              </w:rPr>
              <w:t>AAA</w:t>
            </w:r>
          </w:p>
        </w:tc>
        <w:tc>
          <w:tcPr>
            <w:tcW w:w="1843" w:type="pct"/>
            <w:vAlign w:val="center"/>
          </w:tcPr>
          <w:p w:rsidR="00102B08" w:rsidRPr="003F3E3A" w:rsidRDefault="00102B08" w:rsidP="00C85B2E">
            <w:pPr>
              <w:jc w:val="center"/>
              <w:rPr>
                <w:sz w:val="26"/>
                <w:szCs w:val="26"/>
              </w:rPr>
            </w:pPr>
            <w:r w:rsidRPr="003F3E3A">
              <w:rPr>
                <w:sz w:val="26"/>
                <w:szCs w:val="26"/>
              </w:rPr>
              <w:t>0.35%</w:t>
            </w:r>
          </w:p>
        </w:tc>
      </w:tr>
      <w:tr w:rsidR="00102B08" w:rsidRPr="003F3E3A" w:rsidTr="00C85B2E">
        <w:trPr>
          <w:trHeight w:val="225"/>
        </w:trPr>
        <w:tc>
          <w:tcPr>
            <w:tcW w:w="1851" w:type="pct"/>
            <w:shd w:val="clear" w:color="auto" w:fill="auto"/>
            <w:noWrap/>
            <w:vAlign w:val="center"/>
          </w:tcPr>
          <w:p w:rsidR="00102B08" w:rsidRPr="0023234B" w:rsidRDefault="00102B08" w:rsidP="00C85B2E">
            <w:pPr>
              <w:jc w:val="center"/>
              <w:rPr>
                <w:rFonts w:eastAsia="標楷體"/>
                <w:sz w:val="26"/>
                <w:szCs w:val="26"/>
              </w:rPr>
            </w:pPr>
            <w:r w:rsidRPr="0023234B">
              <w:rPr>
                <w:rFonts w:eastAsia="標楷體"/>
                <w:sz w:val="26"/>
                <w:szCs w:val="26"/>
              </w:rPr>
              <w:t>9.50~12.50</w:t>
            </w:r>
          </w:p>
        </w:tc>
        <w:tc>
          <w:tcPr>
            <w:tcW w:w="1306" w:type="pct"/>
            <w:vAlign w:val="center"/>
          </w:tcPr>
          <w:p w:rsidR="00102B08" w:rsidRPr="0023234B" w:rsidRDefault="00102B08" w:rsidP="00C85B2E">
            <w:pPr>
              <w:jc w:val="center"/>
              <w:rPr>
                <w:sz w:val="26"/>
                <w:szCs w:val="26"/>
              </w:rPr>
            </w:pPr>
            <w:r w:rsidRPr="0023234B">
              <w:rPr>
                <w:sz w:val="26"/>
                <w:szCs w:val="26"/>
              </w:rPr>
              <w:t>AA</w:t>
            </w:r>
          </w:p>
        </w:tc>
        <w:tc>
          <w:tcPr>
            <w:tcW w:w="1843" w:type="pct"/>
            <w:vAlign w:val="center"/>
          </w:tcPr>
          <w:p w:rsidR="00102B08" w:rsidRPr="0023234B" w:rsidRDefault="00102B08" w:rsidP="00C85B2E">
            <w:pPr>
              <w:jc w:val="center"/>
              <w:rPr>
                <w:sz w:val="26"/>
                <w:szCs w:val="26"/>
              </w:rPr>
            </w:pPr>
            <w:r w:rsidRPr="0023234B">
              <w:rPr>
                <w:sz w:val="26"/>
                <w:szCs w:val="26"/>
              </w:rPr>
              <w:t>0.50%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8C27FB">
              <w:rPr>
                <w:rFonts w:eastAsia="標楷體"/>
                <w:sz w:val="26"/>
                <w:szCs w:val="26"/>
              </w:rPr>
              <w:t>7.50~9.50</w:t>
            </w:r>
          </w:p>
        </w:tc>
        <w:tc>
          <w:tcPr>
            <w:tcW w:w="1306" w:type="pct"/>
            <w:vAlign w:val="center"/>
          </w:tcPr>
          <w:p w:rsidR="00102B08" w:rsidRPr="003F3E3A" w:rsidRDefault="00102B08" w:rsidP="00C85B2E">
            <w:pPr>
              <w:jc w:val="center"/>
              <w:rPr>
                <w:sz w:val="26"/>
                <w:szCs w:val="26"/>
              </w:rPr>
            </w:pPr>
            <w:r w:rsidRPr="003F3E3A">
              <w:rPr>
                <w:sz w:val="26"/>
                <w:szCs w:val="26"/>
              </w:rPr>
              <w:t>A+</w:t>
            </w:r>
          </w:p>
        </w:tc>
        <w:tc>
          <w:tcPr>
            <w:tcW w:w="1843" w:type="pct"/>
            <w:vAlign w:val="center"/>
          </w:tcPr>
          <w:p w:rsidR="00102B08" w:rsidRPr="003F3E3A" w:rsidRDefault="00102B08" w:rsidP="00C85B2E">
            <w:pPr>
              <w:jc w:val="center"/>
              <w:rPr>
                <w:sz w:val="26"/>
                <w:szCs w:val="26"/>
              </w:rPr>
            </w:pPr>
            <w:r w:rsidRPr="003F3E3A">
              <w:rPr>
                <w:sz w:val="26"/>
                <w:szCs w:val="26"/>
              </w:rPr>
              <w:t>0.70%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6.00~7.50</w:t>
            </w:r>
          </w:p>
        </w:tc>
        <w:tc>
          <w:tcPr>
            <w:tcW w:w="1306" w:type="pct"/>
            <w:vAlign w:val="center"/>
          </w:tcPr>
          <w:p w:rsidR="00102B08" w:rsidRPr="003F3E3A" w:rsidRDefault="00102B08" w:rsidP="00C85B2E">
            <w:pPr>
              <w:jc w:val="center"/>
              <w:rPr>
                <w:sz w:val="26"/>
                <w:szCs w:val="26"/>
              </w:rPr>
            </w:pPr>
            <w:r w:rsidRPr="003F3E3A">
              <w:rPr>
                <w:sz w:val="26"/>
                <w:szCs w:val="26"/>
              </w:rPr>
              <w:t>A</w:t>
            </w:r>
          </w:p>
        </w:tc>
        <w:tc>
          <w:tcPr>
            <w:tcW w:w="1843" w:type="pct"/>
            <w:vAlign w:val="center"/>
          </w:tcPr>
          <w:p w:rsidR="00102B08" w:rsidRPr="003F3E3A" w:rsidRDefault="00102B08" w:rsidP="00C85B2E">
            <w:pPr>
              <w:jc w:val="center"/>
              <w:rPr>
                <w:sz w:val="26"/>
                <w:szCs w:val="26"/>
              </w:rPr>
            </w:pPr>
            <w:r w:rsidRPr="003F3E3A">
              <w:rPr>
                <w:sz w:val="26"/>
                <w:szCs w:val="26"/>
              </w:rPr>
              <w:t>0.80%</w:t>
            </w:r>
          </w:p>
        </w:tc>
      </w:tr>
      <w:tr w:rsidR="00102B08" w:rsidRPr="003F3E3A" w:rsidTr="00C85B2E">
        <w:trPr>
          <w:trHeight w:val="225"/>
        </w:trPr>
        <w:tc>
          <w:tcPr>
            <w:tcW w:w="1851" w:type="pct"/>
            <w:shd w:val="clear" w:color="auto" w:fill="auto"/>
            <w:noWrap/>
            <w:vAlign w:val="center"/>
          </w:tcPr>
          <w:p w:rsidR="00102B08" w:rsidRPr="0023234B" w:rsidRDefault="00102B08" w:rsidP="00C85B2E">
            <w:pPr>
              <w:jc w:val="center"/>
              <w:rPr>
                <w:rFonts w:eastAsia="標楷體"/>
                <w:sz w:val="26"/>
                <w:szCs w:val="26"/>
              </w:rPr>
            </w:pPr>
            <w:r w:rsidRPr="0023234B">
              <w:rPr>
                <w:rFonts w:eastAsia="標楷體"/>
                <w:sz w:val="26"/>
                <w:szCs w:val="26"/>
              </w:rPr>
              <w:t>4.50~6.00</w:t>
            </w:r>
          </w:p>
        </w:tc>
        <w:tc>
          <w:tcPr>
            <w:tcW w:w="1306" w:type="pct"/>
            <w:vAlign w:val="center"/>
          </w:tcPr>
          <w:p w:rsidR="00102B08" w:rsidRPr="0023234B" w:rsidRDefault="00102B08" w:rsidP="00C85B2E">
            <w:pPr>
              <w:jc w:val="center"/>
              <w:rPr>
                <w:sz w:val="26"/>
                <w:szCs w:val="26"/>
              </w:rPr>
            </w:pPr>
            <w:r w:rsidRPr="0023234B">
              <w:rPr>
                <w:sz w:val="26"/>
                <w:szCs w:val="26"/>
              </w:rPr>
              <w:t>A-</w:t>
            </w:r>
          </w:p>
        </w:tc>
        <w:tc>
          <w:tcPr>
            <w:tcW w:w="1843" w:type="pct"/>
            <w:vAlign w:val="center"/>
          </w:tcPr>
          <w:p w:rsidR="00102B08" w:rsidRPr="0023234B" w:rsidRDefault="00102B08" w:rsidP="00C85B2E">
            <w:pPr>
              <w:jc w:val="center"/>
              <w:rPr>
                <w:sz w:val="26"/>
                <w:szCs w:val="26"/>
              </w:rPr>
            </w:pPr>
            <w:r w:rsidRPr="0023234B">
              <w:rPr>
                <w:sz w:val="26"/>
                <w:szCs w:val="26"/>
              </w:rPr>
              <w:t>1.00%</w:t>
            </w:r>
          </w:p>
        </w:tc>
      </w:tr>
      <w:tr w:rsidR="00102B08" w:rsidRPr="003F3E3A" w:rsidTr="00C85B2E">
        <w:trPr>
          <w:trHeight w:val="227"/>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4.00~4.50</w:t>
            </w:r>
          </w:p>
        </w:tc>
        <w:tc>
          <w:tcPr>
            <w:tcW w:w="1306" w:type="pct"/>
            <w:vAlign w:val="center"/>
          </w:tcPr>
          <w:p w:rsidR="00102B08" w:rsidRPr="003F3E3A" w:rsidRDefault="00102B08" w:rsidP="00C85B2E">
            <w:pPr>
              <w:jc w:val="center"/>
              <w:rPr>
                <w:sz w:val="26"/>
                <w:szCs w:val="26"/>
              </w:rPr>
            </w:pPr>
            <w:r w:rsidRPr="003F3E3A">
              <w:rPr>
                <w:sz w:val="26"/>
                <w:szCs w:val="26"/>
              </w:rPr>
              <w:t>BBB</w:t>
            </w:r>
          </w:p>
        </w:tc>
        <w:tc>
          <w:tcPr>
            <w:tcW w:w="1843" w:type="pct"/>
            <w:vAlign w:val="center"/>
          </w:tcPr>
          <w:p w:rsidR="00102B08" w:rsidRPr="003F3E3A" w:rsidRDefault="00102B08" w:rsidP="00C85B2E">
            <w:pPr>
              <w:jc w:val="center"/>
              <w:rPr>
                <w:sz w:val="26"/>
                <w:szCs w:val="26"/>
              </w:rPr>
            </w:pPr>
            <w:r w:rsidRPr="003F3E3A">
              <w:rPr>
                <w:sz w:val="26"/>
                <w:szCs w:val="26"/>
              </w:rPr>
              <w:t>1.50%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3.50~4.00</w:t>
            </w:r>
          </w:p>
        </w:tc>
        <w:tc>
          <w:tcPr>
            <w:tcW w:w="1306" w:type="pct"/>
            <w:vAlign w:val="center"/>
          </w:tcPr>
          <w:p w:rsidR="00102B08" w:rsidRPr="003F3E3A" w:rsidRDefault="00102B08" w:rsidP="00C85B2E">
            <w:pPr>
              <w:jc w:val="center"/>
              <w:rPr>
                <w:sz w:val="26"/>
                <w:szCs w:val="26"/>
              </w:rPr>
            </w:pPr>
            <w:r w:rsidRPr="003F3E3A">
              <w:rPr>
                <w:sz w:val="26"/>
                <w:szCs w:val="26"/>
              </w:rPr>
              <w:t>BB+</w:t>
            </w:r>
          </w:p>
        </w:tc>
        <w:tc>
          <w:tcPr>
            <w:tcW w:w="1843" w:type="pct"/>
            <w:vAlign w:val="center"/>
          </w:tcPr>
          <w:p w:rsidR="00102B08" w:rsidRPr="003F3E3A" w:rsidRDefault="00102B08" w:rsidP="00C85B2E">
            <w:pPr>
              <w:jc w:val="center"/>
              <w:rPr>
                <w:sz w:val="26"/>
                <w:szCs w:val="26"/>
              </w:rPr>
            </w:pPr>
            <w:r w:rsidRPr="003F3E3A">
              <w:rPr>
                <w:sz w:val="26"/>
                <w:szCs w:val="26"/>
              </w:rPr>
              <w:t>2.00%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lastRenderedPageBreak/>
              <w:t>3.00~3.50</w:t>
            </w:r>
          </w:p>
        </w:tc>
        <w:tc>
          <w:tcPr>
            <w:tcW w:w="1306" w:type="pct"/>
            <w:vAlign w:val="center"/>
          </w:tcPr>
          <w:p w:rsidR="00102B08" w:rsidRPr="003F3E3A" w:rsidRDefault="00102B08" w:rsidP="00C85B2E">
            <w:pPr>
              <w:jc w:val="center"/>
              <w:rPr>
                <w:sz w:val="26"/>
                <w:szCs w:val="26"/>
              </w:rPr>
            </w:pPr>
            <w:r w:rsidRPr="003F3E3A">
              <w:rPr>
                <w:sz w:val="26"/>
                <w:szCs w:val="26"/>
              </w:rPr>
              <w:t>BB</w:t>
            </w:r>
          </w:p>
        </w:tc>
        <w:tc>
          <w:tcPr>
            <w:tcW w:w="1843" w:type="pct"/>
            <w:vAlign w:val="center"/>
          </w:tcPr>
          <w:p w:rsidR="00102B08" w:rsidRPr="003F3E3A" w:rsidRDefault="00102B08" w:rsidP="00C85B2E">
            <w:pPr>
              <w:jc w:val="center"/>
              <w:rPr>
                <w:sz w:val="26"/>
                <w:szCs w:val="26"/>
              </w:rPr>
            </w:pPr>
            <w:r w:rsidRPr="003F3E3A">
              <w:rPr>
                <w:sz w:val="26"/>
                <w:szCs w:val="26"/>
              </w:rPr>
              <w:t>2.50%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2.50~3.00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3.25%</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2.00~2.50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4.00%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1.50~2.00</w:t>
            </w:r>
          </w:p>
        </w:tc>
        <w:tc>
          <w:tcPr>
            <w:tcW w:w="1306" w:type="pct"/>
            <w:vAlign w:val="center"/>
          </w:tcPr>
          <w:p w:rsidR="00102B08" w:rsidRPr="003F3E3A" w:rsidRDefault="00102B08" w:rsidP="00C85B2E">
            <w:pPr>
              <w:jc w:val="center"/>
              <w:rPr>
                <w:sz w:val="26"/>
                <w:szCs w:val="26"/>
              </w:rPr>
            </w:pPr>
            <w:r w:rsidRPr="003F3E3A">
              <w:rPr>
                <w:sz w:val="26"/>
                <w:szCs w:val="26"/>
              </w:rPr>
              <w:t>B-</w:t>
            </w:r>
          </w:p>
        </w:tc>
        <w:tc>
          <w:tcPr>
            <w:tcW w:w="1843" w:type="pct"/>
            <w:vAlign w:val="center"/>
          </w:tcPr>
          <w:p w:rsidR="00102B08" w:rsidRPr="003F3E3A" w:rsidRDefault="00102B08" w:rsidP="00C85B2E">
            <w:pPr>
              <w:jc w:val="center"/>
              <w:rPr>
                <w:sz w:val="26"/>
                <w:szCs w:val="26"/>
              </w:rPr>
            </w:pPr>
            <w:r w:rsidRPr="003F3E3A">
              <w:rPr>
                <w:sz w:val="26"/>
                <w:szCs w:val="26"/>
              </w:rPr>
              <w:t>6.00%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1.25~1.50</w:t>
            </w:r>
          </w:p>
        </w:tc>
        <w:tc>
          <w:tcPr>
            <w:tcW w:w="1306" w:type="pct"/>
            <w:vAlign w:val="center"/>
          </w:tcPr>
          <w:p w:rsidR="00102B08" w:rsidRPr="003F3E3A" w:rsidRDefault="00102B08" w:rsidP="00C85B2E">
            <w:pPr>
              <w:jc w:val="center"/>
              <w:rPr>
                <w:sz w:val="26"/>
                <w:szCs w:val="26"/>
              </w:rPr>
            </w:pPr>
            <w:r w:rsidRPr="003F3E3A">
              <w:rPr>
                <w:sz w:val="26"/>
                <w:szCs w:val="26"/>
              </w:rPr>
              <w:t>CCC</w:t>
            </w:r>
          </w:p>
        </w:tc>
        <w:tc>
          <w:tcPr>
            <w:tcW w:w="1843" w:type="pct"/>
            <w:vAlign w:val="center"/>
          </w:tcPr>
          <w:p w:rsidR="00102B08" w:rsidRPr="003F3E3A" w:rsidRDefault="00102B08" w:rsidP="00C85B2E">
            <w:pPr>
              <w:jc w:val="center"/>
              <w:rPr>
                <w:sz w:val="26"/>
                <w:szCs w:val="26"/>
              </w:rPr>
            </w:pPr>
            <w:r w:rsidRPr="003F3E3A">
              <w:rPr>
                <w:sz w:val="26"/>
                <w:szCs w:val="26"/>
              </w:rPr>
              <w:t>8.00%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0.80~1.25</w:t>
            </w:r>
          </w:p>
        </w:tc>
        <w:tc>
          <w:tcPr>
            <w:tcW w:w="1306" w:type="pct"/>
            <w:vAlign w:val="center"/>
          </w:tcPr>
          <w:p w:rsidR="00102B08" w:rsidRPr="003F3E3A" w:rsidRDefault="00102B08" w:rsidP="00C85B2E">
            <w:pPr>
              <w:jc w:val="center"/>
              <w:rPr>
                <w:sz w:val="26"/>
                <w:szCs w:val="26"/>
              </w:rPr>
            </w:pPr>
            <w:r w:rsidRPr="003F3E3A">
              <w:rPr>
                <w:sz w:val="26"/>
                <w:szCs w:val="26"/>
              </w:rPr>
              <w:t>CC</w:t>
            </w:r>
          </w:p>
        </w:tc>
        <w:tc>
          <w:tcPr>
            <w:tcW w:w="1843" w:type="pct"/>
            <w:vAlign w:val="center"/>
          </w:tcPr>
          <w:p w:rsidR="00102B08" w:rsidRPr="003F3E3A" w:rsidRDefault="00102B08" w:rsidP="00C85B2E">
            <w:pPr>
              <w:jc w:val="center"/>
              <w:rPr>
                <w:sz w:val="26"/>
                <w:szCs w:val="26"/>
              </w:rPr>
            </w:pPr>
            <w:r w:rsidRPr="003F3E3A">
              <w:rPr>
                <w:sz w:val="26"/>
                <w:szCs w:val="26"/>
              </w:rPr>
              <w:t>10.00%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0.50~0.80</w:t>
            </w:r>
          </w:p>
        </w:tc>
        <w:tc>
          <w:tcPr>
            <w:tcW w:w="1306" w:type="pct"/>
            <w:vAlign w:val="center"/>
          </w:tcPr>
          <w:p w:rsidR="00102B08" w:rsidRPr="003F3E3A" w:rsidRDefault="00102B08" w:rsidP="00C85B2E">
            <w:pPr>
              <w:jc w:val="center"/>
              <w:rPr>
                <w:sz w:val="26"/>
                <w:szCs w:val="26"/>
              </w:rPr>
            </w:pPr>
            <w:r w:rsidRPr="003F3E3A">
              <w:rPr>
                <w:sz w:val="26"/>
                <w:szCs w:val="26"/>
              </w:rPr>
              <w:t>C</w:t>
            </w:r>
          </w:p>
        </w:tc>
        <w:tc>
          <w:tcPr>
            <w:tcW w:w="1843" w:type="pct"/>
            <w:vAlign w:val="center"/>
          </w:tcPr>
          <w:p w:rsidR="00102B08" w:rsidRPr="003F3E3A" w:rsidRDefault="00102B08" w:rsidP="00C85B2E">
            <w:pPr>
              <w:jc w:val="center"/>
              <w:rPr>
                <w:sz w:val="26"/>
                <w:szCs w:val="26"/>
              </w:rPr>
            </w:pPr>
            <w:r w:rsidRPr="003F3E3A">
              <w:rPr>
                <w:sz w:val="26"/>
                <w:szCs w:val="26"/>
              </w:rPr>
              <w:t>12.00%</w:t>
            </w:r>
          </w:p>
        </w:tc>
      </w:tr>
      <w:tr w:rsidR="00102B08" w:rsidRPr="003F3E3A" w:rsidTr="00C85B2E">
        <w:trPr>
          <w:trHeight w:val="225"/>
        </w:trPr>
        <w:tc>
          <w:tcPr>
            <w:tcW w:w="1851" w:type="pct"/>
            <w:shd w:val="clear" w:color="auto" w:fill="auto"/>
            <w:noWrap/>
            <w:vAlign w:val="center"/>
          </w:tcPr>
          <w:p w:rsidR="00102B08" w:rsidRPr="003F3E3A" w:rsidRDefault="00102B08" w:rsidP="00C85B2E">
            <w:pPr>
              <w:jc w:val="center"/>
              <w:rPr>
                <w:rFonts w:eastAsia="標楷體"/>
                <w:sz w:val="26"/>
                <w:szCs w:val="26"/>
              </w:rPr>
            </w:pPr>
            <w:r w:rsidRPr="003F3E3A">
              <w:rPr>
                <w:rFonts w:eastAsia="標楷體"/>
                <w:sz w:val="26"/>
                <w:szCs w:val="26"/>
              </w:rPr>
              <w:t>＜</w:t>
            </w:r>
            <w:r w:rsidRPr="003F3E3A">
              <w:rPr>
                <w:rFonts w:eastAsia="標楷體"/>
                <w:sz w:val="26"/>
                <w:szCs w:val="26"/>
              </w:rPr>
              <w:t>0.50</w:t>
            </w:r>
          </w:p>
        </w:tc>
        <w:tc>
          <w:tcPr>
            <w:tcW w:w="1306" w:type="pct"/>
            <w:vAlign w:val="center"/>
          </w:tcPr>
          <w:p w:rsidR="00102B08" w:rsidRPr="003F3E3A" w:rsidRDefault="00102B08" w:rsidP="00C85B2E">
            <w:pPr>
              <w:jc w:val="center"/>
              <w:rPr>
                <w:sz w:val="26"/>
                <w:szCs w:val="26"/>
              </w:rPr>
            </w:pPr>
            <w:r w:rsidRPr="003F3E3A">
              <w:rPr>
                <w:sz w:val="26"/>
                <w:szCs w:val="26"/>
              </w:rPr>
              <w:t>D</w:t>
            </w:r>
          </w:p>
        </w:tc>
        <w:tc>
          <w:tcPr>
            <w:tcW w:w="1843" w:type="pct"/>
            <w:vAlign w:val="center"/>
          </w:tcPr>
          <w:p w:rsidR="00102B08" w:rsidRPr="003F3E3A" w:rsidRDefault="00102B08" w:rsidP="00C85B2E">
            <w:pPr>
              <w:jc w:val="center"/>
              <w:rPr>
                <w:sz w:val="26"/>
                <w:szCs w:val="26"/>
              </w:rPr>
            </w:pPr>
            <w:r w:rsidRPr="003F3E3A">
              <w:rPr>
                <w:sz w:val="26"/>
                <w:szCs w:val="26"/>
              </w:rPr>
              <w:t>20.00%</w:t>
            </w:r>
          </w:p>
        </w:tc>
      </w:tr>
    </w:tbl>
    <w:p w:rsidR="00102B08" w:rsidRPr="002304B2" w:rsidRDefault="00102B08" w:rsidP="000D526C">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sz w:val="26"/>
          <w:szCs w:val="26"/>
        </w:rPr>
        <w:t>根據</w:t>
      </w:r>
      <w:r>
        <w:rPr>
          <w:rFonts w:eastAsia="標楷體" w:hint="eastAsia"/>
          <w:sz w:val="26"/>
          <w:szCs w:val="26"/>
        </w:rPr>
        <w:t>借款方</w:t>
      </w:r>
      <w:r>
        <w:rPr>
          <w:rFonts w:eastAsia="標楷體" w:hint="eastAsia"/>
          <w:sz w:val="26"/>
          <w:szCs w:val="26"/>
        </w:rPr>
        <w:t>ISSI</w:t>
      </w:r>
      <w:r w:rsidR="00CF56E7">
        <w:rPr>
          <w:rFonts w:eastAsia="標楷體" w:hint="eastAsia"/>
          <w:sz w:val="26"/>
          <w:szCs w:val="26"/>
        </w:rPr>
        <w:t>近期</w:t>
      </w:r>
      <w:r w:rsidRPr="00D72197">
        <w:rPr>
          <w:rFonts w:eastAsia="標楷體"/>
          <w:sz w:val="26"/>
          <w:szCs w:val="26"/>
        </w:rPr>
        <w:t>財務報表顯示，</w:t>
      </w:r>
      <w:r>
        <w:rPr>
          <w:rFonts w:eastAsia="標楷體" w:hint="eastAsia"/>
          <w:sz w:val="26"/>
          <w:szCs w:val="26"/>
        </w:rPr>
        <w:t>ISSI</w:t>
      </w:r>
      <w:r w:rsidRPr="00D72197">
        <w:rPr>
          <w:rFonts w:eastAsia="標楷體" w:hint="eastAsia"/>
          <w:sz w:val="26"/>
          <w:szCs w:val="26"/>
        </w:rPr>
        <w:t>利息保障倍數</w:t>
      </w:r>
      <w:r w:rsidRPr="00C246D6">
        <w:rPr>
          <w:sz w:val="14"/>
        </w:rPr>
        <w:footnoteReference w:id="5"/>
      </w:r>
      <w:r w:rsidRPr="00D72197">
        <w:rPr>
          <w:rFonts w:eastAsia="標楷體" w:hint="eastAsia"/>
          <w:sz w:val="26"/>
          <w:szCs w:val="26"/>
        </w:rPr>
        <w:t>約為</w:t>
      </w:r>
      <w:r w:rsidR="00B13A6C" w:rsidRPr="00C246D6">
        <w:rPr>
          <w:rFonts w:eastAsia="標楷體"/>
          <w:sz w:val="26"/>
          <w:szCs w:val="26"/>
        </w:rPr>
        <w:t>42.2250</w:t>
      </w:r>
      <w:r w:rsidRPr="00C246D6">
        <w:rPr>
          <w:rFonts w:eastAsia="標楷體" w:hint="eastAsia"/>
          <w:sz w:val="26"/>
          <w:szCs w:val="26"/>
        </w:rPr>
        <w:t>倍，按對照「利息保障倍數、債信評等與信用風險貼水對照表」，</w:t>
      </w:r>
      <w:r w:rsidRPr="00C246D6">
        <w:rPr>
          <w:rFonts w:eastAsia="標楷體"/>
          <w:sz w:val="26"/>
          <w:szCs w:val="26"/>
        </w:rPr>
        <w:t>ISSI</w:t>
      </w:r>
      <w:r w:rsidRPr="00C246D6">
        <w:rPr>
          <w:rFonts w:eastAsia="標楷體" w:hint="eastAsia"/>
          <w:sz w:val="26"/>
          <w:szCs w:val="26"/>
        </w:rPr>
        <w:t>債信評等應為</w:t>
      </w:r>
      <w:r w:rsidRPr="00C246D6">
        <w:rPr>
          <w:rFonts w:eastAsia="標楷體"/>
          <w:sz w:val="26"/>
          <w:szCs w:val="26"/>
        </w:rPr>
        <w:t>AAA</w:t>
      </w:r>
      <w:r w:rsidRPr="00C246D6">
        <w:rPr>
          <w:rFonts w:eastAsia="標楷體" w:hint="eastAsia"/>
          <w:sz w:val="26"/>
          <w:szCs w:val="26"/>
        </w:rPr>
        <w:t>級，該等級信用風險貼水應為</w:t>
      </w:r>
      <w:r w:rsidRPr="00C246D6">
        <w:rPr>
          <w:rFonts w:eastAsia="標楷體"/>
          <w:sz w:val="26"/>
          <w:szCs w:val="26"/>
        </w:rPr>
        <w:t>0.35%</w:t>
      </w:r>
      <w:r w:rsidRPr="00C246D6">
        <w:rPr>
          <w:rFonts w:eastAsia="標楷體" w:hint="eastAsia"/>
          <w:sz w:val="26"/>
          <w:szCs w:val="26"/>
        </w:rPr>
        <w:t>，即</w:t>
      </w:r>
      <w:r w:rsidRPr="00C246D6">
        <w:rPr>
          <w:rFonts w:eastAsia="標楷體"/>
          <w:sz w:val="26"/>
          <w:szCs w:val="26"/>
        </w:rPr>
        <w:t>ISSI</w:t>
      </w:r>
      <w:r w:rsidRPr="00C246D6">
        <w:rPr>
          <w:rFonts w:eastAsia="標楷體" w:hint="eastAsia"/>
          <w:sz w:val="26"/>
          <w:szCs w:val="26"/>
        </w:rPr>
        <w:t>向關係企業資金融通的合理利率，應是在基準利率為基礎上加碼</w:t>
      </w:r>
      <w:r w:rsidRPr="00C246D6">
        <w:rPr>
          <w:rFonts w:eastAsia="標楷體"/>
          <w:sz w:val="26"/>
          <w:szCs w:val="26"/>
        </w:rPr>
        <w:t>0.35%</w:t>
      </w:r>
      <w:r w:rsidRPr="00C246D6">
        <w:rPr>
          <w:rFonts w:eastAsia="標楷體" w:hint="eastAsia"/>
          <w:sz w:val="26"/>
          <w:szCs w:val="26"/>
        </w:rPr>
        <w:t>。「</w:t>
      </w:r>
      <w:r w:rsidRPr="00C246D6">
        <w:rPr>
          <w:rFonts w:eastAsia="標楷體"/>
          <w:sz w:val="26"/>
          <w:szCs w:val="26"/>
        </w:rPr>
        <w:t>LIBOR</w:t>
      </w:r>
      <w:r w:rsidRPr="00C246D6">
        <w:rPr>
          <w:rFonts w:eastAsia="標楷體" w:hint="eastAsia"/>
          <w:sz w:val="26"/>
          <w:szCs w:val="26"/>
        </w:rPr>
        <w:t>」建立的利率區間為</w:t>
      </w:r>
      <w:r w:rsidRPr="00C246D6">
        <w:rPr>
          <w:rFonts w:eastAsia="標楷體"/>
          <w:sz w:val="26"/>
          <w:szCs w:val="26"/>
        </w:rPr>
        <w:t>0.860</w:t>
      </w:r>
      <w:r w:rsidR="001A698D" w:rsidRPr="00C246D6">
        <w:rPr>
          <w:rFonts w:eastAsia="標楷體"/>
          <w:sz w:val="26"/>
          <w:szCs w:val="26"/>
        </w:rPr>
        <w:t>3</w:t>
      </w:r>
      <w:r w:rsidRPr="00C246D6">
        <w:rPr>
          <w:rFonts w:eastAsia="標楷體"/>
          <w:sz w:val="26"/>
          <w:szCs w:val="26"/>
        </w:rPr>
        <w:t xml:space="preserve">% </w:t>
      </w:r>
      <w:r w:rsidRPr="00C246D6">
        <w:rPr>
          <w:rFonts w:eastAsia="標楷體" w:hint="eastAsia"/>
          <w:sz w:val="26"/>
          <w:szCs w:val="26"/>
        </w:rPr>
        <w:t>～</w:t>
      </w:r>
      <w:r w:rsidRPr="00C246D6">
        <w:rPr>
          <w:rFonts w:eastAsia="標楷體"/>
          <w:sz w:val="26"/>
          <w:szCs w:val="26"/>
        </w:rPr>
        <w:t>1.317</w:t>
      </w:r>
      <w:r w:rsidR="001A698D" w:rsidRPr="00C246D6">
        <w:rPr>
          <w:rFonts w:eastAsia="標楷體"/>
          <w:sz w:val="26"/>
          <w:szCs w:val="26"/>
        </w:rPr>
        <w:t>7</w:t>
      </w:r>
      <w:r w:rsidRPr="00C246D6">
        <w:rPr>
          <w:rFonts w:eastAsia="標楷體"/>
          <w:sz w:val="26"/>
          <w:szCs w:val="26"/>
        </w:rPr>
        <w:t>%</w:t>
      </w:r>
      <w:r w:rsidRPr="00C246D6">
        <w:rPr>
          <w:rFonts w:eastAsia="標楷體" w:hint="eastAsia"/>
          <w:sz w:val="26"/>
          <w:szCs w:val="26"/>
        </w:rPr>
        <w:t>，加碼後，矽成貸</w:t>
      </w:r>
      <w:r>
        <w:rPr>
          <w:rFonts w:eastAsia="標楷體" w:hint="eastAsia"/>
          <w:sz w:val="26"/>
          <w:szCs w:val="26"/>
        </w:rPr>
        <w:t>款予</w:t>
      </w:r>
      <w:r>
        <w:rPr>
          <w:rFonts w:eastAsia="標楷體" w:hint="eastAsia"/>
          <w:sz w:val="26"/>
          <w:szCs w:val="26"/>
        </w:rPr>
        <w:t>ISSI</w:t>
      </w:r>
      <w:r w:rsidRPr="00C246D6">
        <w:rPr>
          <w:rFonts w:eastAsia="標楷體" w:hint="eastAsia"/>
          <w:sz w:val="26"/>
          <w:szCs w:val="26"/>
        </w:rPr>
        <w:t>之受控交易常規交易區間應為</w:t>
      </w:r>
      <w:r w:rsidRPr="00C246D6">
        <w:rPr>
          <w:rFonts w:eastAsia="標楷體"/>
          <w:sz w:val="26"/>
          <w:szCs w:val="26"/>
        </w:rPr>
        <w:t>1.2103%</w:t>
      </w:r>
      <w:r w:rsidRPr="00C246D6">
        <w:rPr>
          <w:rFonts w:eastAsia="標楷體" w:hint="eastAsia"/>
          <w:sz w:val="26"/>
          <w:szCs w:val="26"/>
        </w:rPr>
        <w:t>～</w:t>
      </w:r>
      <w:r w:rsidRPr="00C246D6">
        <w:rPr>
          <w:rFonts w:eastAsia="標楷體"/>
          <w:sz w:val="26"/>
          <w:szCs w:val="26"/>
        </w:rPr>
        <w:t>1.6677%</w:t>
      </w:r>
      <w:r w:rsidR="000D526C" w:rsidRPr="00C246D6">
        <w:rPr>
          <w:rFonts w:eastAsia="標楷體" w:hint="eastAsia"/>
          <w:sz w:val="26"/>
          <w:szCs w:val="26"/>
        </w:rPr>
        <w:t>。</w:t>
      </w:r>
    </w:p>
    <w:p w:rsidR="00102B08" w:rsidRPr="00C246D6" w:rsidRDefault="001A698D" w:rsidP="001A698D">
      <w:pPr>
        <w:spacing w:beforeLines="50" w:before="120" w:afterLines="50" w:after="120" w:line="360" w:lineRule="auto"/>
        <w:ind w:leftChars="300" w:left="720" w:firstLineChars="200" w:firstLine="520"/>
        <w:jc w:val="both"/>
        <w:rPr>
          <w:rFonts w:eastAsia="標楷體"/>
          <w:sz w:val="26"/>
          <w:szCs w:val="26"/>
        </w:rPr>
      </w:pPr>
      <w:r w:rsidRPr="002304B2">
        <w:rPr>
          <w:rFonts w:eastAsia="標楷體"/>
          <w:sz w:val="26"/>
          <w:szCs w:val="26"/>
        </w:rPr>
        <w:t>根據</w:t>
      </w:r>
      <w:r w:rsidRPr="002304B2">
        <w:rPr>
          <w:rFonts w:eastAsia="標楷體" w:hint="eastAsia"/>
          <w:sz w:val="26"/>
          <w:szCs w:val="26"/>
        </w:rPr>
        <w:t>借款方</w:t>
      </w:r>
      <w:r w:rsidRPr="00835ABB">
        <w:rPr>
          <w:rFonts w:eastAsia="標楷體" w:hint="eastAsia"/>
          <w:sz w:val="26"/>
          <w:szCs w:val="26"/>
        </w:rPr>
        <w:t>開曼</w:t>
      </w:r>
      <w:r w:rsidRPr="00D72197">
        <w:rPr>
          <w:rFonts w:eastAsia="標楷體" w:hint="eastAsia"/>
          <w:sz w:val="26"/>
          <w:szCs w:val="26"/>
        </w:rPr>
        <w:t>矽</w:t>
      </w:r>
      <w:r w:rsidRPr="00C246D6">
        <w:rPr>
          <w:rFonts w:eastAsia="標楷體" w:hint="eastAsia"/>
          <w:sz w:val="26"/>
          <w:szCs w:val="26"/>
        </w:rPr>
        <w:t>成台灣分公司近期財務報表顯示，開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矽成台灣分公司利息保障倍數</w:t>
      </w:r>
      <w:r w:rsidRPr="00C246D6">
        <w:rPr>
          <w:sz w:val="16"/>
        </w:rPr>
        <w:footnoteReference w:id="6"/>
      </w:r>
      <w:r w:rsidRPr="00C246D6">
        <w:rPr>
          <w:rFonts w:eastAsia="標楷體" w:hint="eastAsia"/>
          <w:sz w:val="26"/>
          <w:szCs w:val="26"/>
        </w:rPr>
        <w:t>約為</w:t>
      </w:r>
      <w:r w:rsidRPr="00C246D6">
        <w:rPr>
          <w:rFonts w:eastAsia="標楷體"/>
          <w:sz w:val="26"/>
          <w:szCs w:val="26"/>
        </w:rPr>
        <w:t>15.58</w:t>
      </w:r>
      <w:r w:rsidRPr="00C246D6">
        <w:rPr>
          <w:rFonts w:eastAsia="標楷體" w:hint="eastAsia"/>
          <w:sz w:val="26"/>
          <w:szCs w:val="26"/>
        </w:rPr>
        <w:t>倍，按對照「利息保障倍數、債信評等與信用風險貼水對照表」開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矽成台灣分公司債信評等應為</w:t>
      </w:r>
      <w:r w:rsidRPr="00C246D6">
        <w:rPr>
          <w:rFonts w:eastAsia="標楷體"/>
          <w:sz w:val="26"/>
          <w:szCs w:val="26"/>
        </w:rPr>
        <w:t>AAA</w:t>
      </w:r>
      <w:r w:rsidRPr="00C246D6">
        <w:rPr>
          <w:rFonts w:eastAsia="標楷體" w:hint="eastAsia"/>
          <w:sz w:val="26"/>
          <w:szCs w:val="26"/>
        </w:rPr>
        <w:t>級，該等級信用風險貼水應為</w:t>
      </w:r>
      <w:r w:rsidRPr="00C246D6">
        <w:rPr>
          <w:rFonts w:eastAsia="標楷體"/>
          <w:sz w:val="26"/>
          <w:szCs w:val="26"/>
        </w:rPr>
        <w:t>0.35%</w:t>
      </w:r>
      <w:r w:rsidRPr="00C246D6">
        <w:rPr>
          <w:rFonts w:eastAsia="標楷體" w:hint="eastAsia"/>
          <w:sz w:val="26"/>
          <w:szCs w:val="26"/>
        </w:rPr>
        <w:t>，即開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矽成台灣分公司向關係企業資金融通的合理利率，應是在基準利率為基礎上加碼</w:t>
      </w:r>
      <w:r w:rsidRPr="00C246D6">
        <w:rPr>
          <w:rFonts w:eastAsia="標楷體"/>
          <w:sz w:val="26"/>
          <w:szCs w:val="26"/>
        </w:rPr>
        <w:t>0.35%</w:t>
      </w:r>
      <w:r w:rsidRPr="00C246D6">
        <w:rPr>
          <w:rFonts w:eastAsia="標楷體" w:hint="eastAsia"/>
          <w:sz w:val="26"/>
          <w:szCs w:val="26"/>
        </w:rPr>
        <w:t>。「</w:t>
      </w:r>
      <w:r w:rsidR="002C0251" w:rsidRPr="00C246D6">
        <w:rPr>
          <w:rFonts w:eastAsia="標楷體"/>
          <w:sz w:val="26"/>
          <w:szCs w:val="26"/>
        </w:rPr>
        <w:t>LIBOR</w:t>
      </w:r>
      <w:r w:rsidRPr="00C246D6">
        <w:rPr>
          <w:rFonts w:eastAsia="標楷體" w:hint="eastAsia"/>
          <w:sz w:val="26"/>
          <w:szCs w:val="26"/>
        </w:rPr>
        <w:t>」</w:t>
      </w:r>
      <w:r w:rsidRPr="00C246D6">
        <w:rPr>
          <w:rFonts w:eastAsia="標楷體" w:hint="eastAsia"/>
          <w:sz w:val="26"/>
          <w:szCs w:val="26"/>
        </w:rPr>
        <w:lastRenderedPageBreak/>
        <w:t>建立的利率區間為</w:t>
      </w:r>
      <w:r w:rsidR="002C0251" w:rsidRPr="00C246D6">
        <w:rPr>
          <w:rFonts w:eastAsia="標楷體"/>
          <w:sz w:val="26"/>
          <w:szCs w:val="26"/>
        </w:rPr>
        <w:t xml:space="preserve">0.8603% </w:t>
      </w:r>
      <w:r w:rsidR="002C0251" w:rsidRPr="00C246D6">
        <w:rPr>
          <w:rFonts w:eastAsia="標楷體" w:hint="eastAsia"/>
          <w:sz w:val="26"/>
          <w:szCs w:val="26"/>
        </w:rPr>
        <w:t>～</w:t>
      </w:r>
      <w:r w:rsidR="002C0251" w:rsidRPr="00C246D6">
        <w:rPr>
          <w:rFonts w:eastAsia="標楷體"/>
          <w:sz w:val="26"/>
          <w:szCs w:val="26"/>
        </w:rPr>
        <w:t>1.3177%</w:t>
      </w:r>
      <w:r w:rsidRPr="00C246D6">
        <w:rPr>
          <w:rFonts w:eastAsia="標楷體" w:hint="eastAsia"/>
          <w:sz w:val="26"/>
          <w:szCs w:val="26"/>
        </w:rPr>
        <w:t>，加碼後，矽成貸款予開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矽成台灣分公司之受控交易常規交易區間應為</w:t>
      </w:r>
      <w:r w:rsidR="002C0251" w:rsidRPr="00C246D6">
        <w:rPr>
          <w:rFonts w:eastAsia="標楷體"/>
          <w:sz w:val="26"/>
          <w:szCs w:val="26"/>
        </w:rPr>
        <w:t>1.2103%</w:t>
      </w:r>
      <w:r w:rsidR="002C0251" w:rsidRPr="00C246D6">
        <w:rPr>
          <w:rFonts w:eastAsia="標楷體" w:hint="eastAsia"/>
          <w:sz w:val="26"/>
          <w:szCs w:val="26"/>
        </w:rPr>
        <w:t>～</w:t>
      </w:r>
      <w:r w:rsidR="002C0251" w:rsidRPr="00C246D6">
        <w:rPr>
          <w:rFonts w:eastAsia="標楷體"/>
          <w:sz w:val="26"/>
          <w:szCs w:val="26"/>
        </w:rPr>
        <w:t>1.6677%</w:t>
      </w:r>
      <w:r w:rsidRPr="002304B2">
        <w:rPr>
          <w:rFonts w:eastAsia="標楷體" w:hint="eastAsia"/>
          <w:sz w:val="26"/>
          <w:szCs w:val="26"/>
        </w:rPr>
        <w:t>。</w:t>
      </w:r>
    </w:p>
    <w:p w:rsidR="00102B08" w:rsidRPr="000D526C" w:rsidRDefault="000D526C" w:rsidP="000D526C">
      <w:pPr>
        <w:pStyle w:val="afa"/>
        <w:numPr>
          <w:ilvl w:val="0"/>
          <w:numId w:val="97"/>
        </w:numPr>
        <w:spacing w:beforeLines="50" w:before="120" w:afterLines="50" w:after="120" w:line="360" w:lineRule="auto"/>
        <w:ind w:leftChars="0"/>
        <w:jc w:val="both"/>
        <w:rPr>
          <w:rFonts w:eastAsia="標楷體"/>
          <w:b/>
          <w:color w:val="000000" w:themeColor="text1"/>
          <w:sz w:val="28"/>
          <w:szCs w:val="26"/>
        </w:rPr>
      </w:pPr>
      <w:r w:rsidRPr="000D526C">
        <w:rPr>
          <w:rFonts w:eastAsia="標楷體" w:hint="eastAsia"/>
          <w:b/>
          <w:color w:val="000000" w:themeColor="text1"/>
          <w:sz w:val="28"/>
          <w:szCs w:val="26"/>
        </w:rPr>
        <w:t>新台幣貸款</w:t>
      </w:r>
    </w:p>
    <w:p w:rsidR="00102B08" w:rsidRPr="00C246D6" w:rsidRDefault="000D526C"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矽成</w:t>
      </w:r>
      <w:r>
        <w:rPr>
          <w:rFonts w:eastAsia="標楷體"/>
          <w:sz w:val="26"/>
          <w:szCs w:val="26"/>
        </w:rPr>
        <w:t>與關係企業間之</w:t>
      </w:r>
      <w:r>
        <w:rPr>
          <w:rFonts w:eastAsia="標楷體" w:hint="eastAsia"/>
          <w:sz w:val="26"/>
          <w:szCs w:val="26"/>
        </w:rPr>
        <w:t>新台幣貸</w:t>
      </w:r>
      <w:r w:rsidRPr="00994E3E">
        <w:rPr>
          <w:rFonts w:eastAsia="標楷體"/>
          <w:sz w:val="26"/>
          <w:szCs w:val="26"/>
        </w:rPr>
        <w:t>款計息</w:t>
      </w:r>
      <w:r>
        <w:rPr>
          <w:rFonts w:eastAsia="標楷體" w:hint="eastAsia"/>
          <w:sz w:val="26"/>
          <w:szCs w:val="26"/>
        </w:rPr>
        <w:t>，</w:t>
      </w:r>
      <w:r w:rsidRPr="00D72197">
        <w:rPr>
          <w:rFonts w:eastAsia="標楷體"/>
          <w:sz w:val="26"/>
          <w:szCs w:val="26"/>
        </w:rPr>
        <w:t>本所以</w:t>
      </w:r>
      <w:r w:rsidRPr="00644FEE">
        <w:rPr>
          <w:rFonts w:eastAsia="標楷體" w:hint="eastAsia"/>
          <w:sz w:val="26"/>
          <w:szCs w:val="26"/>
        </w:rPr>
        <w:t>中央銀行所發佈之五大銀行</w:t>
      </w:r>
      <w:r w:rsidRPr="00D72197">
        <w:rPr>
          <w:rFonts w:eastAsia="標楷體" w:hint="eastAsia"/>
          <w:sz w:val="26"/>
          <w:szCs w:val="26"/>
        </w:rPr>
        <w:t>公布之</w:t>
      </w:r>
      <w:r w:rsidRPr="00CC11D5">
        <w:rPr>
          <w:rFonts w:eastAsia="標楷體"/>
          <w:sz w:val="26"/>
          <w:szCs w:val="26"/>
        </w:rPr>
        <w:t>10</w:t>
      </w:r>
      <w:r>
        <w:rPr>
          <w:rFonts w:eastAsia="標楷體" w:hint="eastAsia"/>
          <w:sz w:val="26"/>
          <w:szCs w:val="26"/>
        </w:rPr>
        <w:t>5</w:t>
      </w:r>
      <w:r w:rsidRPr="00D72197">
        <w:rPr>
          <w:rFonts w:eastAsia="標楷體" w:hint="eastAsia"/>
          <w:sz w:val="26"/>
          <w:szCs w:val="26"/>
        </w:rPr>
        <w:t>年</w:t>
      </w:r>
      <w:r>
        <w:rPr>
          <w:rFonts w:eastAsia="標楷體" w:hint="eastAsia"/>
          <w:sz w:val="26"/>
          <w:szCs w:val="26"/>
        </w:rPr>
        <w:t>1</w:t>
      </w:r>
      <w:r w:rsidRPr="00D72197">
        <w:rPr>
          <w:rFonts w:eastAsia="標楷體" w:hint="eastAsia"/>
          <w:sz w:val="26"/>
          <w:szCs w:val="26"/>
        </w:rPr>
        <w:t>月至</w:t>
      </w:r>
      <w:r w:rsidRPr="00CC11D5">
        <w:rPr>
          <w:rFonts w:eastAsia="標楷體"/>
          <w:sz w:val="26"/>
          <w:szCs w:val="26"/>
        </w:rPr>
        <w:t>105</w:t>
      </w:r>
      <w:r w:rsidRPr="00CC11D5">
        <w:rPr>
          <w:rFonts w:eastAsia="標楷體" w:hint="eastAsia"/>
          <w:sz w:val="26"/>
          <w:szCs w:val="26"/>
        </w:rPr>
        <w:t>年</w:t>
      </w:r>
      <w:r w:rsidRPr="00CC11D5">
        <w:rPr>
          <w:rFonts w:eastAsia="標楷體"/>
          <w:sz w:val="26"/>
          <w:szCs w:val="26"/>
        </w:rPr>
        <w:t>1</w:t>
      </w:r>
      <w:r>
        <w:rPr>
          <w:rFonts w:eastAsia="標楷體" w:hint="eastAsia"/>
          <w:sz w:val="26"/>
          <w:szCs w:val="26"/>
        </w:rPr>
        <w:t>2</w:t>
      </w:r>
      <w:r w:rsidRPr="00CC11D5">
        <w:rPr>
          <w:rFonts w:eastAsia="標楷體" w:hint="eastAsia"/>
          <w:sz w:val="26"/>
          <w:szCs w:val="26"/>
        </w:rPr>
        <w:t>月</w:t>
      </w:r>
      <w:r w:rsidRPr="00D72197">
        <w:rPr>
          <w:rFonts w:eastAsia="標楷體" w:hint="eastAsia"/>
          <w:sz w:val="26"/>
          <w:szCs w:val="26"/>
        </w:rPr>
        <w:t>間完整年度之</w:t>
      </w:r>
      <w:r w:rsidRPr="00644FEE">
        <w:rPr>
          <w:rFonts w:eastAsia="標楷體" w:hint="eastAsia"/>
          <w:sz w:val="26"/>
          <w:szCs w:val="26"/>
        </w:rPr>
        <w:t>新承做放款利率資料</w:t>
      </w:r>
      <w:r w:rsidRPr="00D72197">
        <w:rPr>
          <w:rFonts w:eastAsia="標楷體" w:hint="eastAsia"/>
          <w:sz w:val="26"/>
          <w:szCs w:val="26"/>
        </w:rPr>
        <w:t>區間，進行外部可比較對象搜尋。</w:t>
      </w:r>
      <w:r w:rsidRPr="00644FEE">
        <w:rPr>
          <w:rFonts w:eastAsia="標楷體" w:hint="eastAsia"/>
          <w:sz w:val="26"/>
          <w:szCs w:val="26"/>
        </w:rPr>
        <w:t>五大銀行新承做放款利率</w:t>
      </w:r>
      <w:r w:rsidRPr="00D72197">
        <w:rPr>
          <w:rFonts w:eastAsia="標楷體"/>
          <w:sz w:val="26"/>
          <w:szCs w:val="26"/>
        </w:rPr>
        <w:t>資訊如下</w:t>
      </w:r>
      <w:r w:rsidR="00822279">
        <w:rPr>
          <w:rFonts w:eastAsia="標楷體" w:hint="eastAsia"/>
          <w:sz w:val="26"/>
          <w:szCs w:val="26"/>
        </w:rPr>
        <w:t>(</w:t>
      </w:r>
      <w:r w:rsidR="00822279" w:rsidRPr="00A9417F">
        <w:rPr>
          <w:rFonts w:eastAsia="標楷體" w:hAnsi="標楷體"/>
          <w:sz w:val="26"/>
          <w:szCs w:val="26"/>
        </w:rPr>
        <w:t>請參見</w:t>
      </w:r>
      <w:r w:rsidR="00822279">
        <w:rPr>
          <w:rFonts w:eastAsia="標楷體" w:hint="eastAsia"/>
          <w:sz w:val="26"/>
          <w:szCs w:val="26"/>
        </w:rPr>
        <w:t>附件</w:t>
      </w:r>
      <w:r w:rsidR="00822279">
        <w:rPr>
          <w:rFonts w:eastAsia="標楷體" w:hint="eastAsia"/>
          <w:sz w:val="26"/>
          <w:szCs w:val="26"/>
        </w:rPr>
        <w:t>M)</w:t>
      </w:r>
      <w:r w:rsidRPr="00D72197">
        <w:rPr>
          <w:rFonts w:eastAsia="標楷體"/>
          <w:sz w:val="26"/>
          <w:szCs w:val="26"/>
        </w:rPr>
        <w:t>：</w:t>
      </w:r>
    </w:p>
    <w:tbl>
      <w:tblPr>
        <w:tblW w:w="3615" w:type="pct"/>
        <w:jc w:val="center"/>
        <w:tblInd w:w="406"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518"/>
        <w:gridCol w:w="3758"/>
      </w:tblGrid>
      <w:tr w:rsidR="000D526C" w:rsidRPr="00EC0E69" w:rsidTr="00C85B2E">
        <w:trPr>
          <w:trHeight w:val="393"/>
          <w:tblHeader/>
          <w:jc w:val="center"/>
        </w:trPr>
        <w:tc>
          <w:tcPr>
            <w:tcW w:w="2006" w:type="pct"/>
            <w:shd w:val="clear" w:color="auto" w:fill="4F81BD"/>
            <w:noWrap/>
            <w:vAlign w:val="center"/>
          </w:tcPr>
          <w:p w:rsidR="000D526C" w:rsidRPr="00EC0E69" w:rsidRDefault="000D526C" w:rsidP="00C85B2E">
            <w:pPr>
              <w:widowControl w:val="0"/>
              <w:spacing w:beforeLines="50" w:before="120" w:afterLines="50" w:after="120"/>
              <w:jc w:val="center"/>
              <w:rPr>
                <w:rFonts w:eastAsia="標楷體"/>
                <w:bCs/>
                <w:color w:val="FFFFFF"/>
                <w:kern w:val="2"/>
                <w:sz w:val="26"/>
                <w:szCs w:val="26"/>
              </w:rPr>
            </w:pPr>
            <w:r w:rsidRPr="00EC0E69">
              <w:rPr>
                <w:rFonts w:eastAsia="標楷體" w:hint="eastAsia"/>
                <w:bCs/>
                <w:color w:val="FFFFFF"/>
                <w:kern w:val="2"/>
                <w:sz w:val="26"/>
                <w:szCs w:val="26"/>
              </w:rPr>
              <w:t>年</w:t>
            </w:r>
            <w:r w:rsidRPr="00EC0E69">
              <w:rPr>
                <w:rFonts w:eastAsia="標楷體" w:hint="eastAsia"/>
                <w:bCs/>
                <w:color w:val="FFFFFF"/>
                <w:kern w:val="2"/>
                <w:sz w:val="26"/>
                <w:szCs w:val="26"/>
              </w:rPr>
              <w:t>/</w:t>
            </w:r>
            <w:r w:rsidRPr="00EC0E69">
              <w:rPr>
                <w:rFonts w:eastAsia="標楷體" w:hint="eastAsia"/>
                <w:bCs/>
                <w:color w:val="FFFFFF"/>
                <w:kern w:val="2"/>
                <w:sz w:val="26"/>
                <w:szCs w:val="26"/>
              </w:rPr>
              <w:t>月</w:t>
            </w:r>
          </w:p>
        </w:tc>
        <w:tc>
          <w:tcPr>
            <w:tcW w:w="2994" w:type="pct"/>
            <w:shd w:val="clear" w:color="auto" w:fill="4F81BD"/>
            <w:vAlign w:val="center"/>
          </w:tcPr>
          <w:p w:rsidR="000D526C" w:rsidRPr="00EC0E69" w:rsidRDefault="000D526C" w:rsidP="00C85B2E">
            <w:pPr>
              <w:widowControl w:val="0"/>
              <w:spacing w:beforeLines="50" w:before="120" w:afterLines="50" w:after="120"/>
              <w:jc w:val="center"/>
              <w:rPr>
                <w:rFonts w:eastAsia="標楷體"/>
                <w:bCs/>
                <w:color w:val="FFFFFF"/>
                <w:kern w:val="2"/>
                <w:sz w:val="26"/>
                <w:szCs w:val="26"/>
              </w:rPr>
            </w:pPr>
            <w:r w:rsidRPr="003839B1">
              <w:rPr>
                <w:rFonts w:eastAsia="標楷體" w:hint="eastAsia"/>
                <w:bCs/>
                <w:color w:val="FFFFFF"/>
                <w:kern w:val="2"/>
                <w:sz w:val="26"/>
                <w:szCs w:val="26"/>
              </w:rPr>
              <w:t>營運週轉資金</w:t>
            </w:r>
            <w:r w:rsidRPr="00EC0E69">
              <w:rPr>
                <w:rFonts w:eastAsia="標楷體" w:hint="eastAsia"/>
                <w:bCs/>
                <w:color w:val="FFFFFF"/>
                <w:kern w:val="2"/>
                <w:sz w:val="26"/>
                <w:szCs w:val="26"/>
              </w:rPr>
              <w:t>利率</w:t>
            </w:r>
            <w:r w:rsidRPr="00EC0E69">
              <w:rPr>
                <w:rFonts w:eastAsia="標楷體" w:hint="eastAsia"/>
                <w:bCs/>
                <w:color w:val="FFFFFF"/>
                <w:kern w:val="2"/>
                <w:sz w:val="26"/>
                <w:szCs w:val="26"/>
              </w:rPr>
              <w:t>(%)</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105/01</w:t>
            </w:r>
          </w:p>
        </w:tc>
        <w:tc>
          <w:tcPr>
            <w:tcW w:w="2994" w:type="pct"/>
            <w:vAlign w:val="center"/>
          </w:tcPr>
          <w:p w:rsidR="000D526C" w:rsidRPr="00A12D7C" w:rsidRDefault="000D526C" w:rsidP="00C85B2E">
            <w:pPr>
              <w:jc w:val="center"/>
              <w:rPr>
                <w:sz w:val="26"/>
                <w:szCs w:val="26"/>
              </w:rPr>
            </w:pPr>
            <w:r w:rsidRPr="00A12D7C">
              <w:rPr>
                <w:sz w:val="26"/>
                <w:szCs w:val="26"/>
              </w:rPr>
              <w:t>1.393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105/02</w:t>
            </w:r>
          </w:p>
        </w:tc>
        <w:tc>
          <w:tcPr>
            <w:tcW w:w="2994" w:type="pct"/>
            <w:vAlign w:val="center"/>
          </w:tcPr>
          <w:p w:rsidR="000D526C" w:rsidRPr="00A12D7C" w:rsidRDefault="000D526C" w:rsidP="00C85B2E">
            <w:pPr>
              <w:jc w:val="center"/>
              <w:rPr>
                <w:sz w:val="26"/>
                <w:szCs w:val="26"/>
              </w:rPr>
            </w:pPr>
            <w:r w:rsidRPr="00A12D7C">
              <w:rPr>
                <w:sz w:val="26"/>
                <w:szCs w:val="26"/>
              </w:rPr>
              <w:t>1.473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105/03</w:t>
            </w:r>
          </w:p>
        </w:tc>
        <w:tc>
          <w:tcPr>
            <w:tcW w:w="2994" w:type="pct"/>
            <w:vAlign w:val="center"/>
          </w:tcPr>
          <w:p w:rsidR="000D526C" w:rsidRPr="00A12D7C" w:rsidRDefault="000D526C" w:rsidP="00C85B2E">
            <w:pPr>
              <w:jc w:val="center"/>
              <w:rPr>
                <w:sz w:val="26"/>
                <w:szCs w:val="26"/>
              </w:rPr>
            </w:pPr>
            <w:r w:rsidRPr="00A12D7C">
              <w:rPr>
                <w:sz w:val="26"/>
                <w:szCs w:val="26"/>
              </w:rPr>
              <w:t>1.502</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105/04</w:t>
            </w:r>
          </w:p>
        </w:tc>
        <w:tc>
          <w:tcPr>
            <w:tcW w:w="2994" w:type="pct"/>
            <w:vAlign w:val="center"/>
          </w:tcPr>
          <w:p w:rsidR="000D526C" w:rsidRPr="00A12D7C" w:rsidRDefault="000D526C" w:rsidP="00C85B2E">
            <w:pPr>
              <w:jc w:val="center"/>
              <w:rPr>
                <w:sz w:val="26"/>
                <w:szCs w:val="26"/>
              </w:rPr>
            </w:pPr>
            <w:r w:rsidRPr="00A12D7C">
              <w:rPr>
                <w:sz w:val="26"/>
                <w:szCs w:val="26"/>
              </w:rPr>
              <w:t>1.478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105/05</w:t>
            </w:r>
          </w:p>
        </w:tc>
        <w:tc>
          <w:tcPr>
            <w:tcW w:w="2994" w:type="pct"/>
            <w:vAlign w:val="center"/>
          </w:tcPr>
          <w:p w:rsidR="000D526C" w:rsidRPr="00A12D7C" w:rsidRDefault="000D526C" w:rsidP="00C85B2E">
            <w:pPr>
              <w:jc w:val="center"/>
              <w:rPr>
                <w:sz w:val="26"/>
                <w:szCs w:val="26"/>
              </w:rPr>
            </w:pPr>
            <w:r w:rsidRPr="00A12D7C">
              <w:rPr>
                <w:sz w:val="26"/>
                <w:szCs w:val="26"/>
              </w:rPr>
              <w:t>1.471</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105/06</w:t>
            </w:r>
          </w:p>
        </w:tc>
        <w:tc>
          <w:tcPr>
            <w:tcW w:w="2994" w:type="pct"/>
            <w:vAlign w:val="center"/>
          </w:tcPr>
          <w:p w:rsidR="000D526C" w:rsidRPr="00A12D7C" w:rsidRDefault="000D526C" w:rsidP="00C85B2E">
            <w:pPr>
              <w:jc w:val="center"/>
              <w:rPr>
                <w:sz w:val="26"/>
                <w:szCs w:val="26"/>
              </w:rPr>
            </w:pPr>
            <w:r w:rsidRPr="00A12D7C">
              <w:rPr>
                <w:sz w:val="26"/>
                <w:szCs w:val="26"/>
              </w:rPr>
              <w:t>1.523</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105/07</w:t>
            </w:r>
          </w:p>
        </w:tc>
        <w:tc>
          <w:tcPr>
            <w:tcW w:w="2994" w:type="pct"/>
            <w:vAlign w:val="center"/>
          </w:tcPr>
          <w:p w:rsidR="000D526C" w:rsidRPr="00A12D7C" w:rsidRDefault="000D526C" w:rsidP="00C85B2E">
            <w:pPr>
              <w:jc w:val="center"/>
              <w:rPr>
                <w:sz w:val="26"/>
                <w:szCs w:val="26"/>
              </w:rPr>
            </w:pPr>
            <w:r w:rsidRPr="00A12D7C">
              <w:rPr>
                <w:sz w:val="26"/>
                <w:szCs w:val="26"/>
              </w:rPr>
              <w:t>1.238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105/08</w:t>
            </w:r>
          </w:p>
        </w:tc>
        <w:tc>
          <w:tcPr>
            <w:tcW w:w="2994" w:type="pct"/>
            <w:vAlign w:val="center"/>
          </w:tcPr>
          <w:p w:rsidR="000D526C" w:rsidRPr="00A12D7C" w:rsidRDefault="000D526C" w:rsidP="00C85B2E">
            <w:pPr>
              <w:jc w:val="center"/>
              <w:rPr>
                <w:sz w:val="26"/>
                <w:szCs w:val="26"/>
              </w:rPr>
            </w:pPr>
            <w:r w:rsidRPr="00A12D7C">
              <w:rPr>
                <w:sz w:val="26"/>
                <w:szCs w:val="26"/>
              </w:rPr>
              <w:t>1.298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105/09</w:t>
            </w:r>
          </w:p>
        </w:tc>
        <w:tc>
          <w:tcPr>
            <w:tcW w:w="2994" w:type="pct"/>
            <w:vAlign w:val="center"/>
          </w:tcPr>
          <w:p w:rsidR="000D526C" w:rsidRPr="00A12D7C" w:rsidRDefault="000D526C" w:rsidP="00C85B2E">
            <w:pPr>
              <w:jc w:val="center"/>
              <w:rPr>
                <w:sz w:val="26"/>
                <w:szCs w:val="26"/>
              </w:rPr>
            </w:pPr>
            <w:r w:rsidRPr="00A12D7C">
              <w:rPr>
                <w:sz w:val="26"/>
                <w:szCs w:val="26"/>
              </w:rPr>
              <w:t>1.238</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105/10</w:t>
            </w:r>
          </w:p>
        </w:tc>
        <w:tc>
          <w:tcPr>
            <w:tcW w:w="2994" w:type="pct"/>
            <w:vAlign w:val="center"/>
          </w:tcPr>
          <w:p w:rsidR="000D526C" w:rsidRPr="00A12D7C" w:rsidRDefault="000D526C" w:rsidP="00C85B2E">
            <w:pPr>
              <w:jc w:val="center"/>
              <w:rPr>
                <w:sz w:val="26"/>
                <w:szCs w:val="26"/>
              </w:rPr>
            </w:pPr>
            <w:r w:rsidRPr="00A12D7C">
              <w:rPr>
                <w:sz w:val="26"/>
                <w:szCs w:val="26"/>
              </w:rPr>
              <w:t>1.336</w:t>
            </w:r>
          </w:p>
        </w:tc>
      </w:tr>
      <w:tr w:rsidR="000D526C" w:rsidRPr="00EC0E69" w:rsidTr="006E2E27">
        <w:trPr>
          <w:trHeight w:val="567"/>
          <w:jc w:val="center"/>
        </w:trPr>
        <w:tc>
          <w:tcPr>
            <w:tcW w:w="2006" w:type="pct"/>
            <w:shd w:val="clear" w:color="auto" w:fill="auto"/>
            <w:noWrap/>
            <w:vAlign w:val="center"/>
          </w:tcPr>
          <w:p w:rsidR="000D526C" w:rsidRPr="00EC0E69" w:rsidRDefault="000D526C" w:rsidP="00C85B2E">
            <w:pPr>
              <w:widowControl w:val="0"/>
              <w:jc w:val="center"/>
              <w:rPr>
                <w:kern w:val="2"/>
                <w:sz w:val="26"/>
                <w:szCs w:val="26"/>
              </w:rPr>
            </w:pPr>
            <w:r w:rsidRPr="00465128">
              <w:rPr>
                <w:color w:val="000000"/>
                <w:sz w:val="26"/>
                <w:szCs w:val="26"/>
              </w:rPr>
              <w:t>105/11</w:t>
            </w:r>
          </w:p>
        </w:tc>
        <w:tc>
          <w:tcPr>
            <w:tcW w:w="2994" w:type="pct"/>
            <w:vAlign w:val="center"/>
          </w:tcPr>
          <w:p w:rsidR="000D526C" w:rsidRPr="00A12D7C" w:rsidRDefault="000D526C" w:rsidP="00C85B2E">
            <w:pPr>
              <w:jc w:val="center"/>
              <w:rPr>
                <w:sz w:val="26"/>
                <w:szCs w:val="26"/>
              </w:rPr>
            </w:pPr>
            <w:r w:rsidRPr="00A12D7C">
              <w:rPr>
                <w:sz w:val="26"/>
                <w:szCs w:val="26"/>
              </w:rPr>
              <w:t>1.406</w:t>
            </w:r>
          </w:p>
        </w:tc>
      </w:tr>
      <w:tr w:rsidR="000D526C" w:rsidRPr="00EC0E69" w:rsidTr="006E2E27">
        <w:trPr>
          <w:trHeight w:val="567"/>
          <w:jc w:val="center"/>
        </w:trPr>
        <w:tc>
          <w:tcPr>
            <w:tcW w:w="2006" w:type="pct"/>
            <w:shd w:val="clear" w:color="auto" w:fill="auto"/>
            <w:noWrap/>
            <w:vAlign w:val="center"/>
          </w:tcPr>
          <w:p w:rsidR="000D526C" w:rsidRPr="00465128" w:rsidRDefault="000D526C" w:rsidP="00C85B2E">
            <w:pPr>
              <w:widowControl w:val="0"/>
              <w:jc w:val="center"/>
              <w:rPr>
                <w:color w:val="000000"/>
                <w:sz w:val="26"/>
                <w:szCs w:val="26"/>
              </w:rPr>
            </w:pPr>
            <w:r>
              <w:rPr>
                <w:rFonts w:hint="eastAsia"/>
                <w:color w:val="000000"/>
                <w:sz w:val="26"/>
                <w:szCs w:val="26"/>
              </w:rPr>
              <w:t>105/12</w:t>
            </w:r>
          </w:p>
        </w:tc>
        <w:tc>
          <w:tcPr>
            <w:tcW w:w="2994" w:type="pct"/>
            <w:vAlign w:val="center"/>
          </w:tcPr>
          <w:p w:rsidR="000D526C" w:rsidRPr="00A12D7C" w:rsidRDefault="000D526C" w:rsidP="00C85B2E">
            <w:pPr>
              <w:jc w:val="center"/>
              <w:rPr>
                <w:sz w:val="26"/>
                <w:szCs w:val="26"/>
              </w:rPr>
            </w:pPr>
            <w:r w:rsidRPr="00A12D7C">
              <w:rPr>
                <w:sz w:val="26"/>
                <w:szCs w:val="26"/>
              </w:rPr>
              <w:t>1.381</w:t>
            </w:r>
          </w:p>
        </w:tc>
      </w:tr>
    </w:tbl>
    <w:p w:rsidR="000D526C" w:rsidRPr="000D526C" w:rsidRDefault="000D526C" w:rsidP="006E2E27">
      <w:pPr>
        <w:spacing w:beforeLines="50" w:before="120" w:afterLines="50" w:after="120" w:line="360" w:lineRule="auto"/>
        <w:ind w:leftChars="300" w:left="720" w:firstLineChars="200" w:firstLine="520"/>
        <w:jc w:val="both"/>
        <w:rPr>
          <w:rFonts w:eastAsia="標楷體"/>
          <w:sz w:val="26"/>
          <w:szCs w:val="26"/>
        </w:rPr>
      </w:pPr>
      <w:r w:rsidRPr="00D72197">
        <w:rPr>
          <w:rFonts w:eastAsia="標楷體" w:hint="eastAsia"/>
          <w:sz w:val="26"/>
          <w:szCs w:val="26"/>
        </w:rPr>
        <w:t>按移轉訂價查核準則第</w:t>
      </w:r>
      <w:r w:rsidRPr="00D72197">
        <w:rPr>
          <w:rFonts w:eastAsia="標楷體"/>
          <w:sz w:val="26"/>
          <w:szCs w:val="26"/>
        </w:rPr>
        <w:t>14</w:t>
      </w:r>
      <w:r w:rsidRPr="00D72197">
        <w:rPr>
          <w:rFonts w:eastAsia="標楷體" w:hint="eastAsia"/>
          <w:sz w:val="26"/>
          <w:szCs w:val="26"/>
        </w:rPr>
        <w:t>條第</w:t>
      </w:r>
      <w:r w:rsidRPr="00D72197">
        <w:rPr>
          <w:rFonts w:eastAsia="標楷體"/>
          <w:sz w:val="26"/>
          <w:szCs w:val="26"/>
        </w:rPr>
        <w:t>2</w:t>
      </w:r>
      <w:r w:rsidRPr="00D72197">
        <w:rPr>
          <w:rFonts w:eastAsia="標楷體" w:hint="eastAsia"/>
          <w:sz w:val="26"/>
          <w:szCs w:val="26"/>
        </w:rPr>
        <w:t>款規定，外部可比較對象若與受測個體有差異時，應就該等差異對常規交易價格影響進行合理之調整。</w:t>
      </w:r>
      <w:r>
        <w:rPr>
          <w:rFonts w:eastAsia="標楷體" w:hint="eastAsia"/>
          <w:sz w:val="26"/>
          <w:szCs w:val="26"/>
        </w:rPr>
        <w:lastRenderedPageBreak/>
        <w:t>以下分別依資金融通交易中，「資金需求者」開</w:t>
      </w:r>
      <w:proofErr w:type="gramStart"/>
      <w:r>
        <w:rPr>
          <w:rFonts w:eastAsia="標楷體" w:hint="eastAsia"/>
          <w:sz w:val="26"/>
          <w:szCs w:val="26"/>
        </w:rPr>
        <w:t>曼</w:t>
      </w:r>
      <w:proofErr w:type="gramEnd"/>
      <w:r>
        <w:rPr>
          <w:rFonts w:eastAsia="標楷體" w:hint="eastAsia"/>
          <w:sz w:val="26"/>
          <w:szCs w:val="26"/>
        </w:rPr>
        <w:t>矽成台灣分公司角度，分別進行風險係數承擔之調整：</w:t>
      </w:r>
    </w:p>
    <w:p w:rsidR="00915532" w:rsidRPr="00C52422" w:rsidRDefault="000D526C" w:rsidP="00C246D6">
      <w:pPr>
        <w:spacing w:beforeLines="50" w:before="120" w:afterLines="50" w:after="120" w:line="360" w:lineRule="auto"/>
        <w:ind w:leftChars="300" w:left="720" w:firstLineChars="200" w:firstLine="520"/>
        <w:jc w:val="both"/>
        <w:rPr>
          <w:rFonts w:eastAsia="標楷體"/>
          <w:sz w:val="26"/>
          <w:szCs w:val="26"/>
        </w:rPr>
      </w:pPr>
      <w:r>
        <w:rPr>
          <w:rFonts w:eastAsia="標楷體" w:hint="eastAsia"/>
          <w:sz w:val="26"/>
          <w:szCs w:val="26"/>
        </w:rPr>
        <w:t>本交易</w:t>
      </w:r>
      <w:r w:rsidRPr="00E22061">
        <w:rPr>
          <w:rFonts w:eastAsia="標楷體" w:hint="eastAsia"/>
          <w:sz w:val="26"/>
          <w:szCs w:val="26"/>
        </w:rPr>
        <w:t>資金需求者</w:t>
      </w:r>
      <w:r>
        <w:rPr>
          <w:rFonts w:eastAsia="標楷體" w:hint="eastAsia"/>
          <w:sz w:val="26"/>
          <w:szCs w:val="26"/>
        </w:rPr>
        <w:t>為開</w:t>
      </w:r>
      <w:proofErr w:type="gramStart"/>
      <w:r>
        <w:rPr>
          <w:rFonts w:eastAsia="標楷體" w:hint="eastAsia"/>
          <w:sz w:val="26"/>
          <w:szCs w:val="26"/>
        </w:rPr>
        <w:t>曼</w:t>
      </w:r>
      <w:proofErr w:type="gramEnd"/>
      <w:r>
        <w:rPr>
          <w:rFonts w:eastAsia="標楷體" w:hint="eastAsia"/>
          <w:sz w:val="26"/>
          <w:szCs w:val="26"/>
        </w:rPr>
        <w:t>矽成台灣分公司，從</w:t>
      </w:r>
      <w:r w:rsidRPr="00FD40EA">
        <w:rPr>
          <w:rFonts w:eastAsia="標楷體" w:hint="eastAsia"/>
          <w:sz w:val="26"/>
          <w:szCs w:val="26"/>
        </w:rPr>
        <w:t>資金需求者</w:t>
      </w:r>
      <w:r>
        <w:rPr>
          <w:rFonts w:eastAsia="標楷體" w:hint="eastAsia"/>
          <w:sz w:val="26"/>
          <w:szCs w:val="26"/>
        </w:rPr>
        <w:t>角度觀之，常規交易利率之決定，常取決於借款人之信用風險高低。有鑒於此，</w:t>
      </w:r>
      <w:r w:rsidRPr="00D72197">
        <w:rPr>
          <w:rFonts w:eastAsia="標楷體" w:hint="eastAsia"/>
          <w:sz w:val="26"/>
          <w:szCs w:val="26"/>
        </w:rPr>
        <w:t>本所</w:t>
      </w:r>
      <w:r>
        <w:rPr>
          <w:rFonts w:eastAsia="標楷體" w:hint="eastAsia"/>
          <w:sz w:val="26"/>
          <w:szCs w:val="26"/>
        </w:rPr>
        <w:t>運用</w:t>
      </w:r>
      <w:r w:rsidRPr="00D72197">
        <w:rPr>
          <w:rFonts w:eastAsia="標楷體" w:hint="eastAsia"/>
          <w:sz w:val="26"/>
          <w:szCs w:val="26"/>
        </w:rPr>
        <w:t>以</w:t>
      </w:r>
      <w:r w:rsidRPr="00E22061">
        <w:rPr>
          <w:rFonts w:eastAsia="標楷體"/>
          <w:sz w:val="26"/>
          <w:szCs w:val="26"/>
        </w:rPr>
        <w:t>C</w:t>
      </w:r>
      <w:r w:rsidRPr="00D72197">
        <w:rPr>
          <w:rFonts w:eastAsia="標楷體"/>
          <w:sz w:val="26"/>
          <w:szCs w:val="26"/>
        </w:rPr>
        <w:t>OMPUSTAT</w:t>
      </w:r>
      <w:r w:rsidRPr="00D72197">
        <w:rPr>
          <w:rFonts w:eastAsia="標楷體" w:hint="eastAsia"/>
          <w:sz w:val="26"/>
          <w:szCs w:val="26"/>
        </w:rPr>
        <w:t>資料庫與</w:t>
      </w:r>
      <w:hyperlink r:id="rId46" w:history="1">
        <w:r w:rsidRPr="00D72197">
          <w:rPr>
            <w:rFonts w:eastAsia="標楷體"/>
            <w:sz w:val="26"/>
            <w:szCs w:val="26"/>
          </w:rPr>
          <w:t>BondsOnline</w:t>
        </w:r>
      </w:hyperlink>
      <w:r w:rsidRPr="00D72197">
        <w:rPr>
          <w:rFonts w:eastAsia="標楷體" w:hint="eastAsia"/>
          <w:sz w:val="26"/>
          <w:szCs w:val="26"/>
        </w:rPr>
        <w:t>之「利息保障倍數、債信評等與信用風險貼水對照表」作為</w:t>
      </w:r>
      <w:r>
        <w:rPr>
          <w:rFonts w:eastAsia="標楷體" w:hint="eastAsia"/>
          <w:sz w:val="26"/>
          <w:szCs w:val="26"/>
        </w:rPr>
        <w:t>考量</w:t>
      </w:r>
      <w:r w:rsidRPr="00FD40EA">
        <w:rPr>
          <w:rFonts w:eastAsia="標楷體" w:hint="eastAsia"/>
          <w:sz w:val="26"/>
          <w:szCs w:val="26"/>
        </w:rPr>
        <w:t>資金需求者</w:t>
      </w:r>
      <w:r>
        <w:rPr>
          <w:rFonts w:eastAsia="標楷體" w:hint="eastAsia"/>
          <w:sz w:val="26"/>
          <w:szCs w:val="26"/>
        </w:rPr>
        <w:t>信用風險之</w:t>
      </w:r>
      <w:r w:rsidRPr="00D72197">
        <w:rPr>
          <w:rFonts w:eastAsia="標楷體" w:hint="eastAsia"/>
          <w:sz w:val="26"/>
          <w:szCs w:val="26"/>
        </w:rPr>
        <w:t>調整依據。對照表資訊如下：</w:t>
      </w:r>
    </w:p>
    <w:tbl>
      <w:tblPr>
        <w:tblW w:w="4298" w:type="pct"/>
        <w:tblInd w:w="879" w:type="dxa"/>
        <w:tblBorders>
          <w:top w:val="single" w:sz="4" w:space="0" w:color="336699"/>
          <w:left w:val="single" w:sz="4" w:space="0" w:color="336699"/>
          <w:bottom w:val="single" w:sz="4" w:space="0" w:color="336699"/>
          <w:right w:val="single" w:sz="4" w:space="0" w:color="336699"/>
          <w:insideH w:val="single" w:sz="4" w:space="0" w:color="336699"/>
          <w:insideV w:val="single" w:sz="4" w:space="0" w:color="336699"/>
        </w:tblBorders>
        <w:tblCellMar>
          <w:left w:w="28" w:type="dxa"/>
          <w:right w:w="28" w:type="dxa"/>
        </w:tblCellMar>
        <w:tblLook w:val="0000" w:firstRow="0" w:lastRow="0" w:firstColumn="0" w:lastColumn="0" w:noHBand="0" w:noVBand="0"/>
      </w:tblPr>
      <w:tblGrid>
        <w:gridCol w:w="2763"/>
        <w:gridCol w:w="1949"/>
        <w:gridCol w:w="2750"/>
      </w:tblGrid>
      <w:tr w:rsidR="000D526C" w:rsidRPr="003F3E3A" w:rsidTr="00C85B2E">
        <w:trPr>
          <w:trHeight w:val="510"/>
          <w:tblHeader/>
        </w:trPr>
        <w:tc>
          <w:tcPr>
            <w:tcW w:w="1851" w:type="pct"/>
            <w:shd w:val="clear" w:color="auto" w:fill="4F81BD"/>
            <w:noWrap/>
            <w:vAlign w:val="center"/>
          </w:tcPr>
          <w:p w:rsidR="000D526C" w:rsidRPr="003F3E3A" w:rsidRDefault="000D526C" w:rsidP="00C85B2E">
            <w:pPr>
              <w:jc w:val="center"/>
              <w:rPr>
                <w:rFonts w:eastAsia="標楷體"/>
                <w:b/>
                <w:bCs/>
                <w:color w:val="FFFFFF"/>
                <w:sz w:val="26"/>
                <w:szCs w:val="26"/>
              </w:rPr>
            </w:pPr>
            <w:r w:rsidRPr="003F3E3A">
              <w:rPr>
                <w:rFonts w:eastAsia="標楷體"/>
                <w:b/>
                <w:bCs/>
                <w:color w:val="FFFFFF"/>
                <w:sz w:val="26"/>
                <w:szCs w:val="26"/>
              </w:rPr>
              <w:t>利息保障倍數</w:t>
            </w:r>
          </w:p>
        </w:tc>
        <w:tc>
          <w:tcPr>
            <w:tcW w:w="1306" w:type="pct"/>
            <w:shd w:val="clear" w:color="auto" w:fill="4F81BD"/>
            <w:vAlign w:val="center"/>
          </w:tcPr>
          <w:p w:rsidR="000D526C" w:rsidRPr="003F3E3A" w:rsidRDefault="000D526C" w:rsidP="00C85B2E">
            <w:pPr>
              <w:jc w:val="center"/>
              <w:rPr>
                <w:rFonts w:eastAsia="標楷體"/>
                <w:b/>
                <w:color w:val="FFFFFF"/>
                <w:sz w:val="26"/>
                <w:szCs w:val="26"/>
              </w:rPr>
            </w:pPr>
            <w:r w:rsidRPr="003F3E3A">
              <w:rPr>
                <w:rFonts w:eastAsia="標楷體"/>
                <w:b/>
                <w:color w:val="FFFFFF"/>
                <w:sz w:val="26"/>
                <w:szCs w:val="26"/>
              </w:rPr>
              <w:t>債信評等</w:t>
            </w:r>
          </w:p>
        </w:tc>
        <w:tc>
          <w:tcPr>
            <w:tcW w:w="1843" w:type="pct"/>
            <w:shd w:val="clear" w:color="auto" w:fill="4F81BD"/>
            <w:vAlign w:val="center"/>
          </w:tcPr>
          <w:p w:rsidR="000D526C" w:rsidRPr="003F3E3A" w:rsidRDefault="000D526C" w:rsidP="00C85B2E">
            <w:pPr>
              <w:jc w:val="center"/>
              <w:rPr>
                <w:rFonts w:eastAsia="標楷體"/>
                <w:b/>
                <w:color w:val="FFFFFF"/>
                <w:sz w:val="26"/>
                <w:szCs w:val="26"/>
              </w:rPr>
            </w:pPr>
            <w:r w:rsidRPr="003F3E3A">
              <w:rPr>
                <w:rFonts w:eastAsia="標楷體"/>
                <w:b/>
                <w:color w:val="FFFFFF"/>
                <w:sz w:val="26"/>
                <w:szCs w:val="26"/>
              </w:rPr>
              <w:t>信用風險貼水</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w:t>
            </w:r>
            <w:r w:rsidRPr="003F3E3A">
              <w:rPr>
                <w:rFonts w:eastAsia="標楷體"/>
                <w:sz w:val="26"/>
                <w:szCs w:val="26"/>
              </w:rPr>
              <w:t>12.50</w:t>
            </w:r>
          </w:p>
        </w:tc>
        <w:tc>
          <w:tcPr>
            <w:tcW w:w="1306" w:type="pct"/>
            <w:vAlign w:val="center"/>
          </w:tcPr>
          <w:p w:rsidR="000D526C" w:rsidRPr="003F3E3A" w:rsidRDefault="000D526C" w:rsidP="00C85B2E">
            <w:pPr>
              <w:jc w:val="center"/>
              <w:rPr>
                <w:sz w:val="26"/>
                <w:szCs w:val="26"/>
              </w:rPr>
            </w:pPr>
            <w:r w:rsidRPr="003F3E3A">
              <w:rPr>
                <w:sz w:val="26"/>
                <w:szCs w:val="26"/>
              </w:rPr>
              <w:t>AAA</w:t>
            </w:r>
          </w:p>
        </w:tc>
        <w:tc>
          <w:tcPr>
            <w:tcW w:w="1843" w:type="pct"/>
            <w:vAlign w:val="center"/>
          </w:tcPr>
          <w:p w:rsidR="000D526C" w:rsidRPr="003F3E3A" w:rsidRDefault="000D526C" w:rsidP="00C85B2E">
            <w:pPr>
              <w:jc w:val="center"/>
              <w:rPr>
                <w:sz w:val="26"/>
                <w:szCs w:val="26"/>
              </w:rPr>
            </w:pPr>
            <w:r w:rsidRPr="003F3E3A">
              <w:rPr>
                <w:sz w:val="26"/>
                <w:szCs w:val="26"/>
              </w:rPr>
              <w:t>0.35%</w:t>
            </w:r>
          </w:p>
        </w:tc>
      </w:tr>
      <w:tr w:rsidR="000D526C" w:rsidRPr="003F3E3A" w:rsidTr="006E2E27">
        <w:trPr>
          <w:trHeight w:val="567"/>
        </w:trPr>
        <w:tc>
          <w:tcPr>
            <w:tcW w:w="1851" w:type="pct"/>
            <w:shd w:val="clear" w:color="auto" w:fill="auto"/>
            <w:noWrap/>
            <w:vAlign w:val="center"/>
          </w:tcPr>
          <w:p w:rsidR="000D526C" w:rsidRPr="0023234B" w:rsidRDefault="000D526C" w:rsidP="00C85B2E">
            <w:pPr>
              <w:jc w:val="center"/>
              <w:rPr>
                <w:rFonts w:eastAsia="標楷體"/>
                <w:sz w:val="26"/>
                <w:szCs w:val="26"/>
              </w:rPr>
            </w:pPr>
            <w:r w:rsidRPr="0023234B">
              <w:rPr>
                <w:rFonts w:eastAsia="標楷體"/>
                <w:sz w:val="26"/>
                <w:szCs w:val="26"/>
              </w:rPr>
              <w:t>9.50~12.50</w:t>
            </w:r>
          </w:p>
        </w:tc>
        <w:tc>
          <w:tcPr>
            <w:tcW w:w="1306" w:type="pct"/>
            <w:vAlign w:val="center"/>
          </w:tcPr>
          <w:p w:rsidR="000D526C" w:rsidRPr="0023234B" w:rsidRDefault="000D526C" w:rsidP="00C85B2E">
            <w:pPr>
              <w:jc w:val="center"/>
              <w:rPr>
                <w:sz w:val="26"/>
                <w:szCs w:val="26"/>
              </w:rPr>
            </w:pPr>
            <w:r w:rsidRPr="0023234B">
              <w:rPr>
                <w:sz w:val="26"/>
                <w:szCs w:val="26"/>
              </w:rPr>
              <w:t>AA</w:t>
            </w:r>
          </w:p>
        </w:tc>
        <w:tc>
          <w:tcPr>
            <w:tcW w:w="1843" w:type="pct"/>
            <w:vAlign w:val="center"/>
          </w:tcPr>
          <w:p w:rsidR="000D526C" w:rsidRPr="0023234B" w:rsidRDefault="000D526C" w:rsidP="00C85B2E">
            <w:pPr>
              <w:jc w:val="center"/>
              <w:rPr>
                <w:sz w:val="26"/>
                <w:szCs w:val="26"/>
              </w:rPr>
            </w:pPr>
            <w:r w:rsidRPr="0023234B">
              <w:rPr>
                <w:sz w:val="26"/>
                <w:szCs w:val="26"/>
              </w:rPr>
              <w:t>0.50%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8C27FB">
              <w:rPr>
                <w:rFonts w:eastAsia="標楷體"/>
                <w:sz w:val="26"/>
                <w:szCs w:val="26"/>
              </w:rPr>
              <w:t>7.50~9.50</w:t>
            </w:r>
          </w:p>
        </w:tc>
        <w:tc>
          <w:tcPr>
            <w:tcW w:w="1306" w:type="pct"/>
            <w:vAlign w:val="center"/>
          </w:tcPr>
          <w:p w:rsidR="000D526C" w:rsidRPr="003F3E3A" w:rsidRDefault="000D526C" w:rsidP="00C85B2E">
            <w:pPr>
              <w:jc w:val="center"/>
              <w:rPr>
                <w:sz w:val="26"/>
                <w:szCs w:val="26"/>
              </w:rPr>
            </w:pPr>
            <w:r w:rsidRPr="003F3E3A">
              <w:rPr>
                <w:sz w:val="26"/>
                <w:szCs w:val="26"/>
              </w:rPr>
              <w:t>A+</w:t>
            </w:r>
          </w:p>
        </w:tc>
        <w:tc>
          <w:tcPr>
            <w:tcW w:w="1843" w:type="pct"/>
            <w:vAlign w:val="center"/>
          </w:tcPr>
          <w:p w:rsidR="000D526C" w:rsidRPr="003F3E3A" w:rsidRDefault="000D526C" w:rsidP="00C85B2E">
            <w:pPr>
              <w:jc w:val="center"/>
              <w:rPr>
                <w:sz w:val="26"/>
                <w:szCs w:val="26"/>
              </w:rPr>
            </w:pPr>
            <w:r w:rsidRPr="003F3E3A">
              <w:rPr>
                <w:sz w:val="26"/>
                <w:szCs w:val="26"/>
              </w:rPr>
              <w:t>0.70%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6.00~7.50</w:t>
            </w:r>
          </w:p>
        </w:tc>
        <w:tc>
          <w:tcPr>
            <w:tcW w:w="1306" w:type="pct"/>
            <w:vAlign w:val="center"/>
          </w:tcPr>
          <w:p w:rsidR="000D526C" w:rsidRPr="003F3E3A" w:rsidRDefault="000D526C" w:rsidP="00C85B2E">
            <w:pPr>
              <w:jc w:val="center"/>
              <w:rPr>
                <w:sz w:val="26"/>
                <w:szCs w:val="26"/>
              </w:rPr>
            </w:pPr>
            <w:r w:rsidRPr="003F3E3A">
              <w:rPr>
                <w:sz w:val="26"/>
                <w:szCs w:val="26"/>
              </w:rPr>
              <w:t>A</w:t>
            </w:r>
          </w:p>
        </w:tc>
        <w:tc>
          <w:tcPr>
            <w:tcW w:w="1843" w:type="pct"/>
            <w:vAlign w:val="center"/>
          </w:tcPr>
          <w:p w:rsidR="000D526C" w:rsidRPr="003F3E3A" w:rsidRDefault="000D526C" w:rsidP="00C85B2E">
            <w:pPr>
              <w:jc w:val="center"/>
              <w:rPr>
                <w:sz w:val="26"/>
                <w:szCs w:val="26"/>
              </w:rPr>
            </w:pPr>
            <w:r w:rsidRPr="003F3E3A">
              <w:rPr>
                <w:sz w:val="26"/>
                <w:szCs w:val="26"/>
              </w:rPr>
              <w:t>0.80%</w:t>
            </w:r>
          </w:p>
        </w:tc>
      </w:tr>
      <w:tr w:rsidR="000D526C" w:rsidRPr="003F3E3A" w:rsidTr="006E2E27">
        <w:trPr>
          <w:trHeight w:val="567"/>
        </w:trPr>
        <w:tc>
          <w:tcPr>
            <w:tcW w:w="1851" w:type="pct"/>
            <w:shd w:val="clear" w:color="auto" w:fill="auto"/>
            <w:noWrap/>
            <w:vAlign w:val="center"/>
          </w:tcPr>
          <w:p w:rsidR="000D526C" w:rsidRPr="0023234B" w:rsidRDefault="000D526C" w:rsidP="00C85B2E">
            <w:pPr>
              <w:jc w:val="center"/>
              <w:rPr>
                <w:rFonts w:eastAsia="標楷體"/>
                <w:sz w:val="26"/>
                <w:szCs w:val="26"/>
              </w:rPr>
            </w:pPr>
            <w:r w:rsidRPr="0023234B">
              <w:rPr>
                <w:rFonts w:eastAsia="標楷體"/>
                <w:sz w:val="26"/>
                <w:szCs w:val="26"/>
              </w:rPr>
              <w:t>4.50~6.00</w:t>
            </w:r>
          </w:p>
        </w:tc>
        <w:tc>
          <w:tcPr>
            <w:tcW w:w="1306" w:type="pct"/>
            <w:vAlign w:val="center"/>
          </w:tcPr>
          <w:p w:rsidR="000D526C" w:rsidRPr="0023234B" w:rsidRDefault="000D526C" w:rsidP="00C85B2E">
            <w:pPr>
              <w:jc w:val="center"/>
              <w:rPr>
                <w:sz w:val="26"/>
                <w:szCs w:val="26"/>
              </w:rPr>
            </w:pPr>
            <w:r w:rsidRPr="0023234B">
              <w:rPr>
                <w:sz w:val="26"/>
                <w:szCs w:val="26"/>
              </w:rPr>
              <w:t>A-</w:t>
            </w:r>
          </w:p>
        </w:tc>
        <w:tc>
          <w:tcPr>
            <w:tcW w:w="1843" w:type="pct"/>
            <w:vAlign w:val="center"/>
          </w:tcPr>
          <w:p w:rsidR="000D526C" w:rsidRPr="0023234B" w:rsidRDefault="000D526C" w:rsidP="00C85B2E">
            <w:pPr>
              <w:jc w:val="center"/>
              <w:rPr>
                <w:sz w:val="26"/>
                <w:szCs w:val="26"/>
              </w:rPr>
            </w:pPr>
            <w:r w:rsidRPr="0023234B">
              <w:rPr>
                <w:sz w:val="26"/>
                <w:szCs w:val="26"/>
              </w:rPr>
              <w:t>1.00%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4.00~4.50</w:t>
            </w:r>
          </w:p>
        </w:tc>
        <w:tc>
          <w:tcPr>
            <w:tcW w:w="1306" w:type="pct"/>
            <w:vAlign w:val="center"/>
          </w:tcPr>
          <w:p w:rsidR="000D526C" w:rsidRPr="003F3E3A" w:rsidRDefault="000D526C" w:rsidP="00C85B2E">
            <w:pPr>
              <w:jc w:val="center"/>
              <w:rPr>
                <w:sz w:val="26"/>
                <w:szCs w:val="26"/>
              </w:rPr>
            </w:pPr>
            <w:r w:rsidRPr="003F3E3A">
              <w:rPr>
                <w:sz w:val="26"/>
                <w:szCs w:val="26"/>
              </w:rPr>
              <w:t>BBB</w:t>
            </w:r>
          </w:p>
        </w:tc>
        <w:tc>
          <w:tcPr>
            <w:tcW w:w="1843" w:type="pct"/>
            <w:vAlign w:val="center"/>
          </w:tcPr>
          <w:p w:rsidR="000D526C" w:rsidRPr="003F3E3A" w:rsidRDefault="000D526C" w:rsidP="00C85B2E">
            <w:pPr>
              <w:jc w:val="center"/>
              <w:rPr>
                <w:sz w:val="26"/>
                <w:szCs w:val="26"/>
              </w:rPr>
            </w:pPr>
            <w:r w:rsidRPr="003F3E3A">
              <w:rPr>
                <w:sz w:val="26"/>
                <w:szCs w:val="26"/>
              </w:rPr>
              <w:t>1.50%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3.50~4.00</w:t>
            </w:r>
          </w:p>
        </w:tc>
        <w:tc>
          <w:tcPr>
            <w:tcW w:w="1306" w:type="pct"/>
            <w:vAlign w:val="center"/>
          </w:tcPr>
          <w:p w:rsidR="000D526C" w:rsidRPr="003F3E3A" w:rsidRDefault="000D526C" w:rsidP="00C85B2E">
            <w:pPr>
              <w:jc w:val="center"/>
              <w:rPr>
                <w:sz w:val="26"/>
                <w:szCs w:val="26"/>
              </w:rPr>
            </w:pPr>
            <w:r w:rsidRPr="003F3E3A">
              <w:rPr>
                <w:sz w:val="26"/>
                <w:szCs w:val="26"/>
              </w:rPr>
              <w:t>BB+</w:t>
            </w:r>
          </w:p>
        </w:tc>
        <w:tc>
          <w:tcPr>
            <w:tcW w:w="1843" w:type="pct"/>
            <w:vAlign w:val="center"/>
          </w:tcPr>
          <w:p w:rsidR="000D526C" w:rsidRPr="003F3E3A" w:rsidRDefault="000D526C" w:rsidP="00C85B2E">
            <w:pPr>
              <w:jc w:val="center"/>
              <w:rPr>
                <w:sz w:val="26"/>
                <w:szCs w:val="26"/>
              </w:rPr>
            </w:pPr>
            <w:r w:rsidRPr="003F3E3A">
              <w:rPr>
                <w:sz w:val="26"/>
                <w:szCs w:val="26"/>
              </w:rPr>
              <w:t>2.00%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3.00~3.50</w:t>
            </w:r>
          </w:p>
        </w:tc>
        <w:tc>
          <w:tcPr>
            <w:tcW w:w="1306" w:type="pct"/>
            <w:vAlign w:val="center"/>
          </w:tcPr>
          <w:p w:rsidR="000D526C" w:rsidRPr="003F3E3A" w:rsidRDefault="000D526C" w:rsidP="00C85B2E">
            <w:pPr>
              <w:jc w:val="center"/>
              <w:rPr>
                <w:sz w:val="26"/>
                <w:szCs w:val="26"/>
              </w:rPr>
            </w:pPr>
            <w:r w:rsidRPr="003F3E3A">
              <w:rPr>
                <w:sz w:val="26"/>
                <w:szCs w:val="26"/>
              </w:rPr>
              <w:t>BB</w:t>
            </w:r>
          </w:p>
        </w:tc>
        <w:tc>
          <w:tcPr>
            <w:tcW w:w="1843" w:type="pct"/>
            <w:vAlign w:val="center"/>
          </w:tcPr>
          <w:p w:rsidR="000D526C" w:rsidRPr="003F3E3A" w:rsidRDefault="000D526C" w:rsidP="00C85B2E">
            <w:pPr>
              <w:jc w:val="center"/>
              <w:rPr>
                <w:sz w:val="26"/>
                <w:szCs w:val="26"/>
              </w:rPr>
            </w:pPr>
            <w:r w:rsidRPr="003F3E3A">
              <w:rPr>
                <w:sz w:val="26"/>
                <w:szCs w:val="26"/>
              </w:rPr>
              <w:t>2.50%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2.50~3.00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3.25%</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2.00~2.50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4.00%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1.50~2.00</w:t>
            </w:r>
          </w:p>
        </w:tc>
        <w:tc>
          <w:tcPr>
            <w:tcW w:w="1306" w:type="pct"/>
            <w:vAlign w:val="center"/>
          </w:tcPr>
          <w:p w:rsidR="000D526C" w:rsidRPr="003F3E3A" w:rsidRDefault="000D526C" w:rsidP="00C85B2E">
            <w:pPr>
              <w:jc w:val="center"/>
              <w:rPr>
                <w:sz w:val="26"/>
                <w:szCs w:val="26"/>
              </w:rPr>
            </w:pPr>
            <w:r w:rsidRPr="003F3E3A">
              <w:rPr>
                <w:sz w:val="26"/>
                <w:szCs w:val="26"/>
              </w:rPr>
              <w:t>B-</w:t>
            </w:r>
          </w:p>
        </w:tc>
        <w:tc>
          <w:tcPr>
            <w:tcW w:w="1843" w:type="pct"/>
            <w:vAlign w:val="center"/>
          </w:tcPr>
          <w:p w:rsidR="000D526C" w:rsidRPr="003F3E3A" w:rsidRDefault="000D526C" w:rsidP="00C85B2E">
            <w:pPr>
              <w:jc w:val="center"/>
              <w:rPr>
                <w:sz w:val="26"/>
                <w:szCs w:val="26"/>
              </w:rPr>
            </w:pPr>
            <w:r w:rsidRPr="003F3E3A">
              <w:rPr>
                <w:sz w:val="26"/>
                <w:szCs w:val="26"/>
              </w:rPr>
              <w:t>6.00%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1.25~1.50</w:t>
            </w:r>
          </w:p>
        </w:tc>
        <w:tc>
          <w:tcPr>
            <w:tcW w:w="1306" w:type="pct"/>
            <w:vAlign w:val="center"/>
          </w:tcPr>
          <w:p w:rsidR="000D526C" w:rsidRPr="003F3E3A" w:rsidRDefault="000D526C" w:rsidP="00C85B2E">
            <w:pPr>
              <w:jc w:val="center"/>
              <w:rPr>
                <w:sz w:val="26"/>
                <w:szCs w:val="26"/>
              </w:rPr>
            </w:pPr>
            <w:r w:rsidRPr="003F3E3A">
              <w:rPr>
                <w:sz w:val="26"/>
                <w:szCs w:val="26"/>
              </w:rPr>
              <w:t>CCC</w:t>
            </w:r>
          </w:p>
        </w:tc>
        <w:tc>
          <w:tcPr>
            <w:tcW w:w="1843" w:type="pct"/>
            <w:vAlign w:val="center"/>
          </w:tcPr>
          <w:p w:rsidR="000D526C" w:rsidRPr="003F3E3A" w:rsidRDefault="000D526C" w:rsidP="00C85B2E">
            <w:pPr>
              <w:jc w:val="center"/>
              <w:rPr>
                <w:sz w:val="26"/>
                <w:szCs w:val="26"/>
              </w:rPr>
            </w:pPr>
            <w:r w:rsidRPr="003F3E3A">
              <w:rPr>
                <w:sz w:val="26"/>
                <w:szCs w:val="26"/>
              </w:rPr>
              <w:t>8.00%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0.80~1.25</w:t>
            </w:r>
          </w:p>
        </w:tc>
        <w:tc>
          <w:tcPr>
            <w:tcW w:w="1306" w:type="pct"/>
            <w:vAlign w:val="center"/>
          </w:tcPr>
          <w:p w:rsidR="000D526C" w:rsidRPr="003F3E3A" w:rsidRDefault="000D526C" w:rsidP="00C85B2E">
            <w:pPr>
              <w:jc w:val="center"/>
              <w:rPr>
                <w:sz w:val="26"/>
                <w:szCs w:val="26"/>
              </w:rPr>
            </w:pPr>
            <w:r w:rsidRPr="003F3E3A">
              <w:rPr>
                <w:sz w:val="26"/>
                <w:szCs w:val="26"/>
              </w:rPr>
              <w:t>CC</w:t>
            </w:r>
          </w:p>
        </w:tc>
        <w:tc>
          <w:tcPr>
            <w:tcW w:w="1843" w:type="pct"/>
            <w:vAlign w:val="center"/>
          </w:tcPr>
          <w:p w:rsidR="000D526C" w:rsidRPr="003F3E3A" w:rsidRDefault="000D526C" w:rsidP="00C85B2E">
            <w:pPr>
              <w:jc w:val="center"/>
              <w:rPr>
                <w:sz w:val="26"/>
                <w:szCs w:val="26"/>
              </w:rPr>
            </w:pPr>
            <w:r w:rsidRPr="003F3E3A">
              <w:rPr>
                <w:sz w:val="26"/>
                <w:szCs w:val="26"/>
              </w:rPr>
              <w:t>10.00%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t>0.50~0.80</w:t>
            </w:r>
          </w:p>
        </w:tc>
        <w:tc>
          <w:tcPr>
            <w:tcW w:w="1306" w:type="pct"/>
            <w:vAlign w:val="center"/>
          </w:tcPr>
          <w:p w:rsidR="000D526C" w:rsidRPr="003F3E3A" w:rsidRDefault="000D526C" w:rsidP="00C85B2E">
            <w:pPr>
              <w:jc w:val="center"/>
              <w:rPr>
                <w:sz w:val="26"/>
                <w:szCs w:val="26"/>
              </w:rPr>
            </w:pPr>
            <w:r w:rsidRPr="003F3E3A">
              <w:rPr>
                <w:sz w:val="26"/>
                <w:szCs w:val="26"/>
              </w:rPr>
              <w:t>C</w:t>
            </w:r>
          </w:p>
        </w:tc>
        <w:tc>
          <w:tcPr>
            <w:tcW w:w="1843" w:type="pct"/>
            <w:vAlign w:val="center"/>
          </w:tcPr>
          <w:p w:rsidR="000D526C" w:rsidRPr="003F3E3A" w:rsidRDefault="000D526C" w:rsidP="00C85B2E">
            <w:pPr>
              <w:jc w:val="center"/>
              <w:rPr>
                <w:sz w:val="26"/>
                <w:szCs w:val="26"/>
              </w:rPr>
            </w:pPr>
            <w:r w:rsidRPr="003F3E3A">
              <w:rPr>
                <w:sz w:val="26"/>
                <w:szCs w:val="26"/>
              </w:rPr>
              <w:t>12.00%</w:t>
            </w:r>
          </w:p>
        </w:tc>
      </w:tr>
      <w:tr w:rsidR="000D526C" w:rsidRPr="003F3E3A" w:rsidTr="006E2E27">
        <w:trPr>
          <w:trHeight w:val="567"/>
        </w:trPr>
        <w:tc>
          <w:tcPr>
            <w:tcW w:w="1851" w:type="pct"/>
            <w:shd w:val="clear" w:color="auto" w:fill="auto"/>
            <w:noWrap/>
            <w:vAlign w:val="center"/>
          </w:tcPr>
          <w:p w:rsidR="000D526C" w:rsidRPr="003F3E3A" w:rsidRDefault="000D526C" w:rsidP="00C85B2E">
            <w:pPr>
              <w:jc w:val="center"/>
              <w:rPr>
                <w:rFonts w:eastAsia="標楷體"/>
                <w:sz w:val="26"/>
                <w:szCs w:val="26"/>
              </w:rPr>
            </w:pPr>
            <w:r w:rsidRPr="003F3E3A">
              <w:rPr>
                <w:rFonts w:eastAsia="標楷體"/>
                <w:sz w:val="26"/>
                <w:szCs w:val="26"/>
              </w:rPr>
              <w:lastRenderedPageBreak/>
              <w:t>＜</w:t>
            </w:r>
            <w:r w:rsidRPr="003F3E3A">
              <w:rPr>
                <w:rFonts w:eastAsia="標楷體"/>
                <w:sz w:val="26"/>
                <w:szCs w:val="26"/>
              </w:rPr>
              <w:t>0.50</w:t>
            </w:r>
          </w:p>
        </w:tc>
        <w:tc>
          <w:tcPr>
            <w:tcW w:w="1306" w:type="pct"/>
            <w:vAlign w:val="center"/>
          </w:tcPr>
          <w:p w:rsidR="000D526C" w:rsidRPr="003F3E3A" w:rsidRDefault="000D526C" w:rsidP="00C85B2E">
            <w:pPr>
              <w:jc w:val="center"/>
              <w:rPr>
                <w:sz w:val="26"/>
                <w:szCs w:val="26"/>
              </w:rPr>
            </w:pPr>
            <w:r w:rsidRPr="003F3E3A">
              <w:rPr>
                <w:sz w:val="26"/>
                <w:szCs w:val="26"/>
              </w:rPr>
              <w:t>D</w:t>
            </w:r>
          </w:p>
        </w:tc>
        <w:tc>
          <w:tcPr>
            <w:tcW w:w="1843" w:type="pct"/>
            <w:vAlign w:val="center"/>
          </w:tcPr>
          <w:p w:rsidR="000D526C" w:rsidRPr="003F3E3A" w:rsidRDefault="000D526C" w:rsidP="00C85B2E">
            <w:pPr>
              <w:jc w:val="center"/>
              <w:rPr>
                <w:sz w:val="26"/>
                <w:szCs w:val="26"/>
              </w:rPr>
            </w:pPr>
            <w:r w:rsidRPr="003F3E3A">
              <w:rPr>
                <w:sz w:val="26"/>
                <w:szCs w:val="26"/>
              </w:rPr>
              <w:t>20.00%</w:t>
            </w:r>
          </w:p>
        </w:tc>
      </w:tr>
    </w:tbl>
    <w:p w:rsidR="00102B08" w:rsidRPr="00C246D6" w:rsidRDefault="000D526C" w:rsidP="00C246D6">
      <w:pPr>
        <w:spacing w:beforeLines="50" w:before="120" w:afterLines="50" w:after="120" w:line="360" w:lineRule="auto"/>
        <w:ind w:leftChars="300" w:left="720" w:firstLineChars="200" w:firstLine="520"/>
        <w:jc w:val="both"/>
        <w:rPr>
          <w:rFonts w:eastAsia="標楷體"/>
          <w:sz w:val="26"/>
          <w:szCs w:val="26"/>
        </w:rPr>
      </w:pPr>
      <w:r w:rsidRPr="002304B2">
        <w:rPr>
          <w:rFonts w:eastAsia="標楷體"/>
          <w:sz w:val="26"/>
          <w:szCs w:val="26"/>
        </w:rPr>
        <w:t>根據</w:t>
      </w:r>
      <w:r w:rsidRPr="002304B2">
        <w:rPr>
          <w:rFonts w:eastAsia="標楷體" w:hint="eastAsia"/>
          <w:sz w:val="26"/>
          <w:szCs w:val="26"/>
        </w:rPr>
        <w:t>借款方</w:t>
      </w:r>
      <w:r w:rsidRPr="00835ABB">
        <w:rPr>
          <w:rFonts w:eastAsia="標楷體" w:hint="eastAsia"/>
          <w:sz w:val="26"/>
          <w:szCs w:val="26"/>
        </w:rPr>
        <w:t>開曼</w:t>
      </w:r>
      <w:r w:rsidRPr="00D72197">
        <w:rPr>
          <w:rFonts w:eastAsia="標楷體" w:hint="eastAsia"/>
          <w:sz w:val="26"/>
          <w:szCs w:val="26"/>
        </w:rPr>
        <w:t>矽成</w:t>
      </w:r>
      <w:r>
        <w:rPr>
          <w:rFonts w:eastAsia="標楷體" w:hint="eastAsia"/>
          <w:sz w:val="26"/>
          <w:szCs w:val="26"/>
        </w:rPr>
        <w:t>台灣分公司近期</w:t>
      </w:r>
      <w:proofErr w:type="gramStart"/>
      <w:r w:rsidR="00027384">
        <w:rPr>
          <w:rFonts w:eastAsia="標楷體" w:hint="eastAsia"/>
          <w:sz w:val="26"/>
          <w:szCs w:val="26"/>
        </w:rPr>
        <w:t>105</w:t>
      </w:r>
      <w:proofErr w:type="gramEnd"/>
      <w:r w:rsidRPr="002304B2">
        <w:rPr>
          <w:rFonts w:eastAsia="標楷體" w:hint="eastAsia"/>
          <w:sz w:val="26"/>
          <w:szCs w:val="26"/>
        </w:rPr>
        <w:t>年度最</w:t>
      </w:r>
      <w:proofErr w:type="gramStart"/>
      <w:r w:rsidRPr="002304B2">
        <w:rPr>
          <w:rFonts w:eastAsia="標楷體" w:hint="eastAsia"/>
          <w:sz w:val="26"/>
          <w:szCs w:val="26"/>
        </w:rPr>
        <w:t>攸關且</w:t>
      </w:r>
      <w:proofErr w:type="gramEnd"/>
      <w:r w:rsidRPr="002304B2">
        <w:rPr>
          <w:rFonts w:eastAsia="標楷體" w:hint="eastAsia"/>
          <w:sz w:val="26"/>
          <w:szCs w:val="26"/>
        </w:rPr>
        <w:t>可靠之</w:t>
      </w:r>
      <w:r w:rsidRPr="002304B2">
        <w:rPr>
          <w:rFonts w:eastAsia="標楷體"/>
          <w:sz w:val="26"/>
          <w:szCs w:val="26"/>
        </w:rPr>
        <w:t>財務報表顯示，</w:t>
      </w:r>
      <w:r w:rsidRPr="00835ABB">
        <w:rPr>
          <w:rFonts w:eastAsia="標楷體" w:hint="eastAsia"/>
          <w:sz w:val="26"/>
          <w:szCs w:val="26"/>
        </w:rPr>
        <w:t>開</w:t>
      </w:r>
      <w:proofErr w:type="gramStart"/>
      <w:r w:rsidRPr="00835ABB">
        <w:rPr>
          <w:rFonts w:eastAsia="標楷體" w:hint="eastAsia"/>
          <w:sz w:val="26"/>
          <w:szCs w:val="26"/>
        </w:rPr>
        <w:t>曼</w:t>
      </w:r>
      <w:proofErr w:type="gramEnd"/>
      <w:r w:rsidRPr="00D72197">
        <w:rPr>
          <w:rFonts w:eastAsia="標楷體" w:hint="eastAsia"/>
          <w:sz w:val="26"/>
          <w:szCs w:val="26"/>
        </w:rPr>
        <w:t>矽成</w:t>
      </w:r>
      <w:r w:rsidRPr="00835ABB">
        <w:rPr>
          <w:rFonts w:eastAsia="標楷體" w:hint="eastAsia"/>
          <w:sz w:val="26"/>
          <w:szCs w:val="26"/>
        </w:rPr>
        <w:t>台灣分公司</w:t>
      </w:r>
      <w:r w:rsidRPr="002304B2">
        <w:rPr>
          <w:rFonts w:eastAsia="標楷體" w:hint="eastAsia"/>
          <w:sz w:val="26"/>
          <w:szCs w:val="26"/>
        </w:rPr>
        <w:t>利息保障倍數</w:t>
      </w:r>
      <w:r w:rsidRPr="00C246D6">
        <w:rPr>
          <w:sz w:val="16"/>
          <w:szCs w:val="16"/>
        </w:rPr>
        <w:footnoteReference w:id="7"/>
      </w:r>
      <w:r w:rsidRPr="002304B2">
        <w:rPr>
          <w:rFonts w:eastAsia="標楷體" w:hint="eastAsia"/>
          <w:sz w:val="26"/>
          <w:szCs w:val="26"/>
        </w:rPr>
        <w:t>約為</w:t>
      </w:r>
      <w:r w:rsidR="00027384" w:rsidRPr="00CE7E1F">
        <w:rPr>
          <w:rFonts w:eastAsia="標楷體"/>
          <w:sz w:val="26"/>
          <w:szCs w:val="26"/>
        </w:rPr>
        <w:t>15.58</w:t>
      </w:r>
      <w:r w:rsidRPr="002304B2">
        <w:rPr>
          <w:rFonts w:eastAsia="標楷體" w:hint="eastAsia"/>
          <w:sz w:val="26"/>
          <w:szCs w:val="26"/>
        </w:rPr>
        <w:t>倍，按對照「利息保障倍數、債信評等與信用風險貼水對照表」</w:t>
      </w:r>
      <w:r w:rsidRPr="00835ABB">
        <w:rPr>
          <w:rFonts w:eastAsia="標楷體" w:hint="eastAsia"/>
          <w:sz w:val="26"/>
          <w:szCs w:val="26"/>
        </w:rPr>
        <w:t>開</w:t>
      </w:r>
      <w:proofErr w:type="gramStart"/>
      <w:r w:rsidRPr="00835ABB">
        <w:rPr>
          <w:rFonts w:eastAsia="標楷體" w:hint="eastAsia"/>
          <w:sz w:val="26"/>
          <w:szCs w:val="26"/>
        </w:rPr>
        <w:t>曼</w:t>
      </w:r>
      <w:proofErr w:type="gramEnd"/>
      <w:r w:rsidRPr="00D72197">
        <w:rPr>
          <w:rFonts w:eastAsia="標楷體" w:hint="eastAsia"/>
          <w:sz w:val="26"/>
          <w:szCs w:val="26"/>
        </w:rPr>
        <w:t>矽成</w:t>
      </w:r>
      <w:r w:rsidRPr="00835ABB">
        <w:rPr>
          <w:rFonts w:eastAsia="標楷體" w:hint="eastAsia"/>
          <w:sz w:val="26"/>
          <w:szCs w:val="26"/>
        </w:rPr>
        <w:t>台灣分公司</w:t>
      </w:r>
      <w:r w:rsidRPr="00D72197">
        <w:rPr>
          <w:rFonts w:eastAsia="標楷體" w:hint="eastAsia"/>
          <w:sz w:val="26"/>
          <w:szCs w:val="26"/>
        </w:rPr>
        <w:t>債信評等應為</w:t>
      </w:r>
      <w:r w:rsidR="00027384" w:rsidRPr="00C246D6">
        <w:rPr>
          <w:rFonts w:eastAsia="標楷體"/>
          <w:sz w:val="26"/>
          <w:szCs w:val="26"/>
        </w:rPr>
        <w:t>AAA</w:t>
      </w:r>
      <w:r w:rsidRPr="00D72197">
        <w:rPr>
          <w:rFonts w:eastAsia="標楷體" w:hint="eastAsia"/>
          <w:sz w:val="26"/>
          <w:szCs w:val="26"/>
        </w:rPr>
        <w:t>級，該等級信用風險貼水應為</w:t>
      </w:r>
      <w:r w:rsidR="00027384" w:rsidRPr="00C246D6">
        <w:rPr>
          <w:rFonts w:eastAsia="標楷體"/>
          <w:sz w:val="26"/>
          <w:szCs w:val="26"/>
        </w:rPr>
        <w:t>0.35</w:t>
      </w:r>
      <w:r w:rsidRPr="00C246D6">
        <w:rPr>
          <w:rFonts w:eastAsia="標楷體"/>
          <w:sz w:val="26"/>
          <w:szCs w:val="26"/>
        </w:rPr>
        <w:t>%</w:t>
      </w:r>
      <w:r w:rsidRPr="00D72197">
        <w:rPr>
          <w:rFonts w:eastAsia="標楷體" w:hint="eastAsia"/>
          <w:sz w:val="26"/>
          <w:szCs w:val="26"/>
        </w:rPr>
        <w:t>，</w:t>
      </w:r>
      <w:r w:rsidRPr="00C246D6">
        <w:rPr>
          <w:rFonts w:eastAsia="標楷體" w:hint="eastAsia"/>
          <w:sz w:val="26"/>
          <w:szCs w:val="26"/>
        </w:rPr>
        <w:t>即開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矽成台灣分公司向關係企業資金融通的合理利率，應是在基準利率為基礎上加碼</w:t>
      </w:r>
      <w:r w:rsidR="00027384" w:rsidRPr="00C246D6">
        <w:rPr>
          <w:rFonts w:eastAsia="標楷體"/>
          <w:sz w:val="26"/>
          <w:szCs w:val="26"/>
        </w:rPr>
        <w:t>0.35</w:t>
      </w:r>
      <w:r w:rsidRPr="00C246D6">
        <w:rPr>
          <w:rFonts w:eastAsia="標楷體"/>
          <w:sz w:val="26"/>
          <w:szCs w:val="26"/>
        </w:rPr>
        <w:t>%</w:t>
      </w:r>
      <w:r w:rsidRPr="00C246D6">
        <w:rPr>
          <w:rFonts w:eastAsia="標楷體" w:hint="eastAsia"/>
          <w:sz w:val="26"/>
          <w:szCs w:val="26"/>
        </w:rPr>
        <w:t>。「</w:t>
      </w:r>
      <w:r w:rsidR="001A698D" w:rsidRPr="00644FEE">
        <w:rPr>
          <w:rFonts w:eastAsia="標楷體" w:hint="eastAsia"/>
          <w:sz w:val="26"/>
          <w:szCs w:val="26"/>
        </w:rPr>
        <w:t>五大銀行新承做放款利率</w:t>
      </w:r>
      <w:r w:rsidRPr="00C246D6">
        <w:rPr>
          <w:rFonts w:eastAsia="標楷體" w:hint="eastAsia"/>
          <w:sz w:val="26"/>
          <w:szCs w:val="26"/>
        </w:rPr>
        <w:t>」建立的利率區間為</w:t>
      </w:r>
      <w:r w:rsidR="001A698D" w:rsidRPr="00C246D6">
        <w:rPr>
          <w:rFonts w:eastAsia="標楷體"/>
          <w:sz w:val="26"/>
          <w:szCs w:val="26"/>
        </w:rPr>
        <w:t>1.238%~1.523%</w:t>
      </w:r>
      <w:r w:rsidRPr="00C246D6">
        <w:rPr>
          <w:rFonts w:eastAsia="標楷體" w:hint="eastAsia"/>
          <w:sz w:val="26"/>
          <w:szCs w:val="26"/>
        </w:rPr>
        <w:t>，加碼後，矽成貸款予開</w:t>
      </w:r>
      <w:proofErr w:type="gramStart"/>
      <w:r w:rsidRPr="00C246D6">
        <w:rPr>
          <w:rFonts w:eastAsia="標楷體" w:hint="eastAsia"/>
          <w:sz w:val="26"/>
          <w:szCs w:val="26"/>
        </w:rPr>
        <w:t>曼</w:t>
      </w:r>
      <w:proofErr w:type="gramEnd"/>
      <w:r w:rsidRPr="00C246D6">
        <w:rPr>
          <w:rFonts w:eastAsia="標楷體" w:hint="eastAsia"/>
          <w:sz w:val="26"/>
          <w:szCs w:val="26"/>
        </w:rPr>
        <w:t>矽成台灣分公司之受控交易常規交易區間應為</w:t>
      </w:r>
      <w:r w:rsidRPr="00C246D6">
        <w:rPr>
          <w:rFonts w:eastAsia="標楷體"/>
          <w:sz w:val="26"/>
          <w:szCs w:val="26"/>
        </w:rPr>
        <w:t>1</w:t>
      </w:r>
      <w:r w:rsidRPr="002304B2">
        <w:rPr>
          <w:rFonts w:eastAsia="標楷體" w:hint="eastAsia"/>
          <w:sz w:val="26"/>
          <w:szCs w:val="26"/>
        </w:rPr>
        <w:t>.</w:t>
      </w:r>
      <w:r w:rsidR="001A698D">
        <w:rPr>
          <w:rFonts w:eastAsia="標楷體" w:hint="eastAsia"/>
          <w:sz w:val="26"/>
          <w:szCs w:val="26"/>
        </w:rPr>
        <w:t>588</w:t>
      </w:r>
      <w:r w:rsidRPr="002304B2">
        <w:rPr>
          <w:rFonts w:eastAsia="標楷體"/>
          <w:sz w:val="26"/>
          <w:szCs w:val="26"/>
        </w:rPr>
        <w:t>%</w:t>
      </w:r>
      <w:r w:rsidRPr="002304B2">
        <w:rPr>
          <w:rFonts w:eastAsia="標楷體" w:hint="eastAsia"/>
          <w:sz w:val="26"/>
          <w:szCs w:val="26"/>
        </w:rPr>
        <w:t>～</w:t>
      </w:r>
      <w:r w:rsidR="001A698D">
        <w:rPr>
          <w:rFonts w:eastAsia="標楷體" w:hint="eastAsia"/>
          <w:sz w:val="26"/>
          <w:szCs w:val="26"/>
        </w:rPr>
        <w:t>1.873</w:t>
      </w:r>
      <w:r w:rsidRPr="002304B2">
        <w:rPr>
          <w:rFonts w:eastAsia="標楷體"/>
          <w:sz w:val="26"/>
          <w:szCs w:val="26"/>
        </w:rPr>
        <w:t>%</w:t>
      </w:r>
      <w:r w:rsidRPr="002304B2">
        <w:rPr>
          <w:rFonts w:eastAsia="標楷體" w:hint="eastAsia"/>
          <w:sz w:val="26"/>
          <w:szCs w:val="26"/>
        </w:rPr>
        <w:t>。</w:t>
      </w:r>
    </w:p>
    <w:p w:rsidR="006240E2" w:rsidRDefault="00E146FD" w:rsidP="00BD6D02">
      <w:pPr>
        <w:pStyle w:val="3"/>
        <w:numPr>
          <w:ilvl w:val="0"/>
          <w:numId w:val="89"/>
        </w:numPr>
        <w:spacing w:beforeLines="50" w:before="120" w:afterLines="50" w:after="120" w:line="360" w:lineRule="auto"/>
        <w:ind w:leftChars="100" w:left="720"/>
        <w:jc w:val="both"/>
        <w:rPr>
          <w:rFonts w:ascii="Times New Roman" w:eastAsia="標楷體" w:hAnsi="Times New Roman"/>
          <w:sz w:val="32"/>
          <w:szCs w:val="26"/>
        </w:rPr>
      </w:pPr>
      <w:r w:rsidRPr="008D11AD">
        <w:rPr>
          <w:rFonts w:ascii="Times New Roman" w:eastAsia="標楷體" w:hAnsi="Times New Roman"/>
          <w:sz w:val="32"/>
          <w:szCs w:val="26"/>
        </w:rPr>
        <w:t>評估受控交易</w:t>
      </w:r>
      <w:r w:rsidRPr="008D11AD">
        <w:rPr>
          <w:rFonts w:ascii="Times New Roman" w:eastAsia="標楷體" w:hAnsi="Times New Roman" w:hint="eastAsia"/>
          <w:sz w:val="32"/>
          <w:szCs w:val="26"/>
        </w:rPr>
        <w:t>之常規交易</w:t>
      </w:r>
      <w:r w:rsidRPr="008D11AD">
        <w:rPr>
          <w:rFonts w:ascii="Times New Roman" w:eastAsia="標楷體" w:hAnsi="Times New Roman"/>
          <w:sz w:val="32"/>
          <w:szCs w:val="26"/>
        </w:rPr>
        <w:t>結果</w:t>
      </w:r>
    </w:p>
    <w:p w:rsidR="00CF56E7" w:rsidRPr="00CE7E1F" w:rsidRDefault="00CF56E7" w:rsidP="00CE7E1F">
      <w:pPr>
        <w:pStyle w:val="afa"/>
        <w:numPr>
          <w:ilvl w:val="0"/>
          <w:numId w:val="98"/>
        </w:numPr>
        <w:spacing w:beforeLines="50" w:before="120" w:afterLines="50" w:after="120" w:line="360" w:lineRule="auto"/>
        <w:ind w:leftChars="0" w:left="720" w:firstLine="0"/>
        <w:jc w:val="both"/>
        <w:rPr>
          <w:rFonts w:ascii="標楷體" w:eastAsia="標楷體" w:hAnsi="標楷體"/>
          <w:sz w:val="28"/>
        </w:rPr>
      </w:pPr>
      <w:r w:rsidRPr="00CE7E1F">
        <w:rPr>
          <w:rFonts w:ascii="標楷體" w:eastAsia="標楷體" w:hAnsi="標楷體" w:hint="eastAsia"/>
          <w:b/>
          <w:sz w:val="28"/>
        </w:rPr>
        <w:t>美金貸款</w:t>
      </w:r>
    </w:p>
    <w:p w:rsidR="006240E2" w:rsidRDefault="00610322" w:rsidP="00BD6D02">
      <w:pPr>
        <w:pStyle w:val="afa"/>
        <w:numPr>
          <w:ilvl w:val="0"/>
          <w:numId w:val="90"/>
        </w:numPr>
        <w:spacing w:beforeLines="50" w:before="120" w:afterLines="50" w:after="120" w:line="360" w:lineRule="auto"/>
        <w:ind w:leftChars="0"/>
        <w:jc w:val="both"/>
        <w:rPr>
          <w:rFonts w:eastAsia="標楷體"/>
          <w:b/>
          <w:sz w:val="28"/>
          <w:szCs w:val="28"/>
        </w:rPr>
      </w:pPr>
      <w:r w:rsidRPr="00610322">
        <w:rPr>
          <w:rFonts w:eastAsia="標楷體" w:hint="eastAsia"/>
          <w:b/>
          <w:sz w:val="28"/>
          <w:szCs w:val="28"/>
        </w:rPr>
        <w:t>矽成</w:t>
      </w:r>
      <w:r w:rsidR="00CF56E7" w:rsidRPr="00610322">
        <w:rPr>
          <w:rFonts w:eastAsia="標楷體" w:hint="eastAsia"/>
          <w:b/>
          <w:sz w:val="28"/>
          <w:szCs w:val="28"/>
        </w:rPr>
        <w:t>短期貸款予</w:t>
      </w:r>
      <w:r w:rsidR="00CF56E7" w:rsidRPr="00610322">
        <w:rPr>
          <w:rFonts w:eastAsia="標楷體"/>
          <w:b/>
          <w:sz w:val="28"/>
          <w:szCs w:val="28"/>
        </w:rPr>
        <w:t>ISSI-USA</w:t>
      </w:r>
    </w:p>
    <w:p w:rsidR="006240E2" w:rsidRDefault="001442BC" w:rsidP="00BD6D02">
      <w:pPr>
        <w:spacing w:beforeLines="50" w:before="120" w:afterLines="50" w:after="120" w:line="360" w:lineRule="auto"/>
        <w:ind w:leftChars="300" w:left="720" w:firstLineChars="200" w:firstLine="520"/>
        <w:jc w:val="both"/>
        <w:rPr>
          <w:rFonts w:eastAsia="標楷體"/>
          <w:sz w:val="26"/>
          <w:szCs w:val="26"/>
        </w:rPr>
      </w:pPr>
      <w:r w:rsidRPr="00A37AA9">
        <w:rPr>
          <w:rFonts w:eastAsia="標楷體" w:hint="eastAsia"/>
          <w:sz w:val="26"/>
          <w:szCs w:val="26"/>
        </w:rPr>
        <w:t>矽成與</w:t>
      </w:r>
      <w:r w:rsidR="00EE4DDF">
        <w:rPr>
          <w:rFonts w:eastAsia="標楷體" w:hint="eastAsia"/>
          <w:sz w:val="26"/>
          <w:szCs w:val="26"/>
        </w:rPr>
        <w:t>ISSI-USA</w:t>
      </w:r>
      <w:r w:rsidR="00EE4DDF" w:rsidRPr="00A37AA9">
        <w:rPr>
          <w:rFonts w:eastAsia="標楷體" w:hint="eastAsia"/>
          <w:sz w:val="26"/>
          <w:szCs w:val="26"/>
        </w:rPr>
        <w:t>之</w:t>
      </w:r>
      <w:r w:rsidR="00EE4DDF">
        <w:rPr>
          <w:rFonts w:eastAsia="標楷體" w:hint="eastAsia"/>
          <w:sz w:val="26"/>
          <w:szCs w:val="26"/>
        </w:rPr>
        <w:t>短期</w:t>
      </w:r>
      <w:r w:rsidR="00EE4DDF" w:rsidRPr="00A37AA9">
        <w:rPr>
          <w:rFonts w:eastAsia="標楷體" w:hint="eastAsia"/>
          <w:sz w:val="26"/>
          <w:szCs w:val="26"/>
        </w:rPr>
        <w:t>貸款計息</w:t>
      </w:r>
      <w:r>
        <w:rPr>
          <w:rFonts w:eastAsia="標楷體" w:hint="eastAsia"/>
          <w:sz w:val="26"/>
          <w:szCs w:val="26"/>
        </w:rPr>
        <w:t>，計息利率為</w:t>
      </w:r>
      <w:r w:rsidR="00CF56E7">
        <w:rPr>
          <w:rFonts w:eastAsia="標楷體" w:hint="eastAsia"/>
          <w:sz w:val="26"/>
          <w:szCs w:val="26"/>
        </w:rPr>
        <w:t>1.3</w:t>
      </w:r>
      <w:r>
        <w:rPr>
          <w:rFonts w:eastAsia="標楷體" w:hint="eastAsia"/>
          <w:sz w:val="26"/>
          <w:szCs w:val="26"/>
        </w:rPr>
        <w:t>%</w:t>
      </w:r>
      <w:r w:rsidRPr="00A37AA9">
        <w:rPr>
          <w:rFonts w:eastAsia="標楷體" w:hint="eastAsia"/>
          <w:sz w:val="26"/>
          <w:szCs w:val="26"/>
        </w:rPr>
        <w:t>，</w:t>
      </w:r>
      <w:r w:rsidR="00EE4DDF">
        <w:rPr>
          <w:rFonts w:eastAsia="標楷體" w:hint="eastAsia"/>
          <w:sz w:val="26"/>
          <w:szCs w:val="26"/>
        </w:rPr>
        <w:t>落</w:t>
      </w:r>
      <w:proofErr w:type="gramStart"/>
      <w:r w:rsidRPr="009E6A8E">
        <w:rPr>
          <w:rFonts w:eastAsia="標楷體" w:hint="eastAsia"/>
          <w:sz w:val="26"/>
          <w:szCs w:val="26"/>
        </w:rPr>
        <w:t>於</w:t>
      </w:r>
      <w:r w:rsidR="00EE4DDF">
        <w:rPr>
          <w:rFonts w:eastAsia="標楷體" w:hint="eastAsia"/>
          <w:sz w:val="26"/>
          <w:szCs w:val="26"/>
        </w:rPr>
        <w:t>經</w:t>
      </w:r>
      <w:r w:rsidR="00EE4DDF" w:rsidRPr="001663F5">
        <w:rPr>
          <w:rFonts w:eastAsia="標楷體" w:hint="eastAsia"/>
          <w:sz w:val="26"/>
          <w:szCs w:val="26"/>
        </w:rPr>
        <w:t>債信</w:t>
      </w:r>
      <w:proofErr w:type="gramEnd"/>
      <w:r w:rsidR="00EE4DDF" w:rsidRPr="001663F5">
        <w:rPr>
          <w:rFonts w:eastAsia="標楷體" w:hint="eastAsia"/>
          <w:sz w:val="26"/>
          <w:szCs w:val="26"/>
        </w:rPr>
        <w:t>評等</w:t>
      </w:r>
      <w:r w:rsidR="00EE4DDF" w:rsidRPr="00967324">
        <w:rPr>
          <w:rFonts w:eastAsia="標楷體" w:hAnsi="標楷體" w:hint="eastAsia"/>
          <w:sz w:val="26"/>
          <w:szCs w:val="26"/>
        </w:rPr>
        <w:t>調整</w:t>
      </w:r>
      <w:r w:rsidR="00EE4DDF" w:rsidRPr="00967324">
        <w:rPr>
          <w:rFonts w:eastAsia="標楷體" w:hAnsi="標楷體"/>
          <w:sz w:val="26"/>
          <w:szCs w:val="26"/>
        </w:rPr>
        <w:t>後</w:t>
      </w:r>
      <w:r w:rsidR="00EE4DDF">
        <w:rPr>
          <w:rFonts w:eastAsia="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00EE4DDF" w:rsidRPr="00EE4DDF">
        <w:rPr>
          <w:rFonts w:hint="eastAsia"/>
          <w:color w:val="000000"/>
          <w:sz w:val="26"/>
          <w:szCs w:val="26"/>
        </w:rPr>
        <w:t>1.2103%</w:t>
      </w:r>
      <w:r w:rsidR="00EE4DDF" w:rsidRPr="00EE4DDF">
        <w:rPr>
          <w:rFonts w:hint="eastAsia"/>
          <w:color w:val="000000"/>
          <w:sz w:val="26"/>
          <w:szCs w:val="26"/>
        </w:rPr>
        <w:t>～</w:t>
      </w:r>
      <w:r w:rsidR="00EE4DDF" w:rsidRPr="00EE4DDF">
        <w:rPr>
          <w:rFonts w:hint="eastAsia"/>
          <w:color w:val="000000"/>
          <w:sz w:val="26"/>
          <w:szCs w:val="26"/>
        </w:rPr>
        <w:t>1.6677%</w:t>
      </w:r>
      <w:r w:rsidR="007068EC" w:rsidRPr="00CE7E1F">
        <w:rPr>
          <w:rFonts w:ascii="標楷體" w:eastAsia="標楷體" w:hAnsi="標楷體" w:hint="eastAsia"/>
          <w:color w:val="000000"/>
          <w:sz w:val="26"/>
          <w:szCs w:val="26"/>
        </w:rPr>
        <w:t>內</w:t>
      </w:r>
      <w:r w:rsidRPr="000B3E6A">
        <w:rPr>
          <w:rFonts w:eastAsia="標楷體" w:hint="eastAsia"/>
          <w:sz w:val="26"/>
          <w:szCs w:val="26"/>
        </w:rPr>
        <w:t>，</w:t>
      </w:r>
      <w:r w:rsidR="007068EC" w:rsidRPr="001C6525">
        <w:rPr>
          <w:rFonts w:eastAsia="標楷體" w:hint="eastAsia"/>
          <w:color w:val="000000" w:themeColor="text1"/>
          <w:sz w:val="26"/>
          <w:szCs w:val="26"/>
        </w:rPr>
        <w:t>推論該受控交易之移轉訂價符合常規</w:t>
      </w:r>
      <w:r w:rsidR="007068EC">
        <w:rPr>
          <w:rFonts w:eastAsia="標楷體" w:hint="eastAsia"/>
          <w:color w:val="000000" w:themeColor="text1"/>
          <w:sz w:val="26"/>
          <w:szCs w:val="26"/>
        </w:rPr>
        <w:t>。</w:t>
      </w:r>
    </w:p>
    <w:p w:rsidR="006240E2" w:rsidRDefault="00610322" w:rsidP="00BD6D02">
      <w:pPr>
        <w:pStyle w:val="afa"/>
        <w:numPr>
          <w:ilvl w:val="0"/>
          <w:numId w:val="90"/>
        </w:numPr>
        <w:spacing w:beforeLines="50" w:before="120" w:afterLines="50" w:after="120" w:line="360" w:lineRule="auto"/>
        <w:ind w:leftChars="0"/>
        <w:jc w:val="both"/>
        <w:rPr>
          <w:rFonts w:eastAsia="標楷體"/>
          <w:b/>
          <w:sz w:val="28"/>
          <w:szCs w:val="28"/>
        </w:rPr>
      </w:pPr>
      <w:r w:rsidRPr="00610322">
        <w:rPr>
          <w:rFonts w:eastAsia="標楷體" w:hint="eastAsia"/>
          <w:b/>
          <w:sz w:val="28"/>
          <w:szCs w:val="28"/>
        </w:rPr>
        <w:t>矽成</w:t>
      </w:r>
      <w:r w:rsidR="00CF56E7" w:rsidRPr="00610322">
        <w:rPr>
          <w:rFonts w:eastAsia="標楷體" w:hint="eastAsia"/>
          <w:b/>
          <w:sz w:val="28"/>
          <w:szCs w:val="28"/>
        </w:rPr>
        <w:t>貸款予開</w:t>
      </w:r>
      <w:proofErr w:type="gramStart"/>
      <w:r w:rsidR="00CF56E7" w:rsidRPr="00610322">
        <w:rPr>
          <w:rFonts w:eastAsia="標楷體" w:hint="eastAsia"/>
          <w:b/>
          <w:sz w:val="28"/>
          <w:szCs w:val="28"/>
        </w:rPr>
        <w:t>曼</w:t>
      </w:r>
      <w:proofErr w:type="gramEnd"/>
      <w:r w:rsidR="00CF56E7" w:rsidRPr="00610322">
        <w:rPr>
          <w:rFonts w:eastAsia="標楷體" w:hint="eastAsia"/>
          <w:b/>
          <w:sz w:val="28"/>
          <w:szCs w:val="28"/>
        </w:rPr>
        <w:t>矽成台灣分公司</w:t>
      </w:r>
    </w:p>
    <w:p w:rsidR="006240E2" w:rsidRDefault="001442BC" w:rsidP="00BD6D02">
      <w:pPr>
        <w:spacing w:beforeLines="50" w:before="120" w:afterLines="50" w:after="120" w:line="360" w:lineRule="auto"/>
        <w:ind w:leftChars="300" w:left="720" w:firstLineChars="200" w:firstLine="520"/>
        <w:jc w:val="both"/>
        <w:rPr>
          <w:rFonts w:eastAsia="標楷體"/>
          <w:sz w:val="26"/>
          <w:szCs w:val="26"/>
        </w:rPr>
      </w:pPr>
      <w:r w:rsidRPr="00A37AA9">
        <w:rPr>
          <w:rFonts w:eastAsia="標楷體" w:hint="eastAsia"/>
          <w:sz w:val="26"/>
          <w:szCs w:val="26"/>
        </w:rPr>
        <w:t>矽成與</w:t>
      </w:r>
      <w:r w:rsidR="00EE4DDF" w:rsidRPr="006D25C7">
        <w:rPr>
          <w:rFonts w:eastAsia="標楷體" w:hint="eastAsia"/>
          <w:sz w:val="26"/>
          <w:szCs w:val="26"/>
        </w:rPr>
        <w:t>開</w:t>
      </w:r>
      <w:proofErr w:type="gramStart"/>
      <w:r w:rsidR="00EE4DDF" w:rsidRPr="006D25C7">
        <w:rPr>
          <w:rFonts w:eastAsia="標楷體" w:hint="eastAsia"/>
          <w:sz w:val="26"/>
          <w:szCs w:val="26"/>
        </w:rPr>
        <w:t>曼</w:t>
      </w:r>
      <w:proofErr w:type="gramEnd"/>
      <w:r w:rsidR="00EE4DDF" w:rsidRPr="006D25C7">
        <w:rPr>
          <w:rFonts w:eastAsia="標楷體" w:hint="eastAsia"/>
          <w:sz w:val="26"/>
          <w:szCs w:val="26"/>
        </w:rPr>
        <w:t>矽成台灣分公司</w:t>
      </w:r>
      <w:r w:rsidR="00EE4DDF" w:rsidRPr="00A37AA9">
        <w:rPr>
          <w:rFonts w:eastAsia="標楷體" w:hint="eastAsia"/>
          <w:sz w:val="26"/>
          <w:szCs w:val="26"/>
        </w:rPr>
        <w:t>之貸款計息</w:t>
      </w:r>
      <w:r>
        <w:rPr>
          <w:rFonts w:eastAsia="標楷體" w:hint="eastAsia"/>
          <w:sz w:val="26"/>
          <w:szCs w:val="26"/>
        </w:rPr>
        <w:t>，計息利率為</w:t>
      </w:r>
      <w:r w:rsidR="00CF56E7">
        <w:rPr>
          <w:rFonts w:eastAsia="標楷體" w:hint="eastAsia"/>
          <w:sz w:val="26"/>
          <w:szCs w:val="26"/>
        </w:rPr>
        <w:t>1.77</w:t>
      </w:r>
      <w:r>
        <w:rPr>
          <w:rFonts w:eastAsia="標楷體" w:hint="eastAsia"/>
          <w:sz w:val="26"/>
          <w:szCs w:val="26"/>
        </w:rPr>
        <w:t>%</w:t>
      </w:r>
      <w:r w:rsidRPr="00A37AA9">
        <w:rPr>
          <w:rFonts w:eastAsia="標楷體" w:hint="eastAsia"/>
          <w:sz w:val="26"/>
          <w:szCs w:val="26"/>
        </w:rPr>
        <w:t>，</w:t>
      </w:r>
      <w:proofErr w:type="gramStart"/>
      <w:r w:rsidRPr="009E6A8E">
        <w:rPr>
          <w:rFonts w:eastAsia="標楷體" w:hint="eastAsia"/>
          <w:sz w:val="26"/>
          <w:szCs w:val="26"/>
        </w:rPr>
        <w:t>高於</w:t>
      </w:r>
      <w:r w:rsidR="00EE4DDF">
        <w:rPr>
          <w:rFonts w:eastAsia="標楷體" w:hint="eastAsia"/>
          <w:sz w:val="26"/>
          <w:szCs w:val="26"/>
        </w:rPr>
        <w:t>經</w:t>
      </w:r>
      <w:r w:rsidR="00EE4DDF" w:rsidRPr="001663F5">
        <w:rPr>
          <w:rFonts w:eastAsia="標楷體" w:hint="eastAsia"/>
          <w:sz w:val="26"/>
          <w:szCs w:val="26"/>
        </w:rPr>
        <w:t>債信</w:t>
      </w:r>
      <w:proofErr w:type="gramEnd"/>
      <w:r w:rsidR="00EE4DDF" w:rsidRPr="001663F5">
        <w:rPr>
          <w:rFonts w:eastAsia="標楷體" w:hint="eastAsia"/>
          <w:sz w:val="26"/>
          <w:szCs w:val="26"/>
        </w:rPr>
        <w:t>評等</w:t>
      </w:r>
      <w:r w:rsidR="00EE4DDF" w:rsidRPr="00967324">
        <w:rPr>
          <w:rFonts w:eastAsia="標楷體" w:hAnsi="標楷體" w:hint="eastAsia"/>
          <w:sz w:val="26"/>
          <w:szCs w:val="26"/>
        </w:rPr>
        <w:t>調整</w:t>
      </w:r>
      <w:r w:rsidR="00EE4DDF" w:rsidRPr="00967324">
        <w:rPr>
          <w:rFonts w:eastAsia="標楷體" w:hAnsi="標楷體"/>
          <w:sz w:val="26"/>
          <w:szCs w:val="26"/>
        </w:rPr>
        <w:t>後</w:t>
      </w:r>
      <w:r w:rsidR="00EE4DDF">
        <w:rPr>
          <w:rFonts w:eastAsia="標楷體" w:hAnsi="標楷體" w:hint="eastAsia"/>
          <w:sz w:val="26"/>
          <w:szCs w:val="26"/>
        </w:rPr>
        <w:t>之</w:t>
      </w:r>
      <w:r w:rsidRPr="009E6A8E">
        <w:rPr>
          <w:rFonts w:eastAsia="標楷體" w:hint="eastAsia"/>
          <w:sz w:val="26"/>
          <w:szCs w:val="26"/>
        </w:rPr>
        <w:t>「</w:t>
      </w:r>
      <w:r w:rsidRPr="009E6A8E">
        <w:rPr>
          <w:rFonts w:eastAsia="標楷體" w:hint="eastAsia"/>
          <w:sz w:val="26"/>
          <w:szCs w:val="26"/>
        </w:rPr>
        <w:t>LIBOR</w:t>
      </w:r>
      <w:r w:rsidRPr="009E6A8E">
        <w:rPr>
          <w:rFonts w:eastAsia="標楷體" w:hint="eastAsia"/>
          <w:sz w:val="26"/>
          <w:szCs w:val="26"/>
        </w:rPr>
        <w:t>資金拆放利率」</w:t>
      </w:r>
      <w:r w:rsidRPr="009E6A8E">
        <w:rPr>
          <w:rFonts w:eastAsia="標楷體"/>
          <w:sz w:val="26"/>
          <w:szCs w:val="26"/>
        </w:rPr>
        <w:t>常規交易</w:t>
      </w:r>
      <w:r w:rsidRPr="009E6A8E">
        <w:rPr>
          <w:rFonts w:eastAsia="標楷體" w:hint="eastAsia"/>
          <w:sz w:val="26"/>
          <w:szCs w:val="26"/>
        </w:rPr>
        <w:t>區間</w:t>
      </w:r>
      <w:r w:rsidR="00EE4DDF" w:rsidRPr="00500DFA">
        <w:rPr>
          <w:rFonts w:eastAsia="標楷體"/>
          <w:color w:val="000000" w:themeColor="text1"/>
          <w:sz w:val="26"/>
          <w:szCs w:val="26"/>
        </w:rPr>
        <w:t>1.2103%</w:t>
      </w:r>
      <w:r w:rsidR="00EE4DDF" w:rsidRPr="00500DFA">
        <w:rPr>
          <w:rFonts w:eastAsia="標楷體" w:hint="eastAsia"/>
          <w:color w:val="000000" w:themeColor="text1"/>
          <w:sz w:val="26"/>
          <w:szCs w:val="26"/>
        </w:rPr>
        <w:t>～</w:t>
      </w:r>
      <w:r w:rsidR="00EE4DDF" w:rsidRPr="00500DFA">
        <w:rPr>
          <w:rFonts w:eastAsia="標楷體"/>
          <w:color w:val="000000" w:themeColor="text1"/>
          <w:sz w:val="26"/>
          <w:szCs w:val="26"/>
        </w:rPr>
        <w:t>1.6677%</w:t>
      </w:r>
      <w:r w:rsidRPr="000B3E6A">
        <w:rPr>
          <w:rFonts w:eastAsia="標楷體" w:hint="eastAsia"/>
          <w:sz w:val="26"/>
          <w:szCs w:val="26"/>
        </w:rPr>
        <w:t>，</w:t>
      </w:r>
      <w:r w:rsidR="00AD3320">
        <w:rPr>
          <w:rFonts w:eastAsia="標楷體" w:hint="eastAsia"/>
          <w:sz w:val="26"/>
          <w:szCs w:val="26"/>
        </w:rPr>
        <w:t>因互相調整結果，對中華民國稅收不</w:t>
      </w:r>
      <w:r w:rsidR="0091077D">
        <w:rPr>
          <w:rFonts w:eastAsia="標楷體" w:hint="eastAsia"/>
          <w:sz w:val="26"/>
          <w:szCs w:val="26"/>
        </w:rPr>
        <w:t>生</w:t>
      </w:r>
      <w:r w:rsidR="00AD3320">
        <w:rPr>
          <w:rFonts w:eastAsia="標楷體" w:hint="eastAsia"/>
          <w:sz w:val="26"/>
          <w:szCs w:val="26"/>
        </w:rPr>
        <w:t>影響，</w:t>
      </w:r>
      <w:r w:rsidR="00AD3320" w:rsidRPr="00696471">
        <w:rPr>
          <w:rFonts w:eastAsia="標楷體" w:hint="eastAsia"/>
          <w:sz w:val="26"/>
          <w:szCs w:val="26"/>
        </w:rPr>
        <w:t>故不予調整。</w:t>
      </w:r>
    </w:p>
    <w:p w:rsidR="00CF56E7" w:rsidRPr="006E2E27" w:rsidRDefault="00EE4DDF" w:rsidP="009F51DB">
      <w:pPr>
        <w:pStyle w:val="afa"/>
        <w:numPr>
          <w:ilvl w:val="0"/>
          <w:numId w:val="98"/>
        </w:numPr>
        <w:spacing w:beforeLines="50" w:before="120" w:afterLines="50" w:after="120" w:line="360" w:lineRule="auto"/>
        <w:ind w:leftChars="0" w:left="720" w:firstLine="0"/>
        <w:jc w:val="both"/>
        <w:rPr>
          <w:rFonts w:eastAsia="標楷體"/>
          <w:b/>
          <w:sz w:val="26"/>
          <w:szCs w:val="26"/>
        </w:rPr>
      </w:pPr>
      <w:r w:rsidRPr="006E2E27">
        <w:rPr>
          <w:rFonts w:eastAsia="標楷體" w:hint="eastAsia"/>
          <w:b/>
          <w:sz w:val="26"/>
          <w:szCs w:val="26"/>
        </w:rPr>
        <w:lastRenderedPageBreak/>
        <w:t>新台幣貸款</w:t>
      </w:r>
    </w:p>
    <w:p w:rsidR="00EE4DDF" w:rsidRPr="00CE7E1F" w:rsidRDefault="00EE4DDF" w:rsidP="00CE7E1F">
      <w:pPr>
        <w:pStyle w:val="afa"/>
        <w:numPr>
          <w:ilvl w:val="0"/>
          <w:numId w:val="90"/>
        </w:numPr>
        <w:spacing w:beforeLines="50" w:before="120" w:afterLines="50" w:after="120" w:line="360" w:lineRule="auto"/>
        <w:ind w:leftChars="0"/>
        <w:jc w:val="both"/>
        <w:rPr>
          <w:rFonts w:eastAsia="標楷體"/>
          <w:b/>
          <w:sz w:val="28"/>
          <w:szCs w:val="28"/>
        </w:rPr>
      </w:pPr>
      <w:r w:rsidRPr="00CE7E1F">
        <w:rPr>
          <w:rFonts w:eastAsia="標楷體" w:hint="eastAsia"/>
          <w:b/>
          <w:sz w:val="28"/>
          <w:szCs w:val="28"/>
        </w:rPr>
        <w:t>矽成貸款予開</w:t>
      </w:r>
      <w:proofErr w:type="gramStart"/>
      <w:r w:rsidRPr="00CE7E1F">
        <w:rPr>
          <w:rFonts w:eastAsia="標楷體" w:hint="eastAsia"/>
          <w:b/>
          <w:sz w:val="28"/>
          <w:szCs w:val="28"/>
        </w:rPr>
        <w:t>曼</w:t>
      </w:r>
      <w:proofErr w:type="gramEnd"/>
      <w:r w:rsidRPr="00CE7E1F">
        <w:rPr>
          <w:rFonts w:eastAsia="標楷體" w:hint="eastAsia"/>
          <w:b/>
          <w:sz w:val="28"/>
          <w:szCs w:val="28"/>
        </w:rPr>
        <w:t>矽成台灣分公司</w:t>
      </w:r>
    </w:p>
    <w:p w:rsidR="00EE4DDF" w:rsidRPr="00CE7E1F" w:rsidRDefault="00EE4DDF">
      <w:pPr>
        <w:spacing w:beforeLines="50" w:before="120" w:afterLines="50" w:after="120" w:line="360" w:lineRule="auto"/>
        <w:ind w:leftChars="300" w:left="720" w:firstLineChars="200" w:firstLine="520"/>
        <w:jc w:val="both"/>
        <w:rPr>
          <w:rFonts w:eastAsia="標楷體"/>
          <w:b/>
          <w:sz w:val="26"/>
          <w:szCs w:val="26"/>
        </w:rPr>
      </w:pPr>
      <w:r w:rsidRPr="00A37AA9">
        <w:rPr>
          <w:rFonts w:eastAsia="標楷體" w:hint="eastAsia"/>
          <w:sz w:val="26"/>
          <w:szCs w:val="26"/>
        </w:rPr>
        <w:t>矽成與</w:t>
      </w:r>
      <w:r w:rsidRPr="006D25C7">
        <w:rPr>
          <w:rFonts w:eastAsia="標楷體" w:hint="eastAsia"/>
          <w:sz w:val="26"/>
          <w:szCs w:val="26"/>
        </w:rPr>
        <w:t>開</w:t>
      </w:r>
      <w:proofErr w:type="gramStart"/>
      <w:r w:rsidRPr="006D25C7">
        <w:rPr>
          <w:rFonts w:eastAsia="標楷體" w:hint="eastAsia"/>
          <w:sz w:val="26"/>
          <w:szCs w:val="26"/>
        </w:rPr>
        <w:t>曼</w:t>
      </w:r>
      <w:proofErr w:type="gramEnd"/>
      <w:r w:rsidRPr="006D25C7">
        <w:rPr>
          <w:rFonts w:eastAsia="標楷體" w:hint="eastAsia"/>
          <w:sz w:val="26"/>
          <w:szCs w:val="26"/>
        </w:rPr>
        <w:t>矽成台灣分公司</w:t>
      </w:r>
      <w:r w:rsidRPr="00A37AA9">
        <w:rPr>
          <w:rFonts w:eastAsia="標楷體" w:hint="eastAsia"/>
          <w:sz w:val="26"/>
          <w:szCs w:val="26"/>
        </w:rPr>
        <w:t>之貸款計息</w:t>
      </w:r>
      <w:r>
        <w:rPr>
          <w:rFonts w:eastAsia="標楷體" w:hint="eastAsia"/>
          <w:sz w:val="26"/>
          <w:szCs w:val="26"/>
        </w:rPr>
        <w:t>，計息利率為</w:t>
      </w:r>
      <w:r>
        <w:rPr>
          <w:rFonts w:eastAsia="標楷體" w:hint="eastAsia"/>
          <w:sz w:val="26"/>
          <w:szCs w:val="26"/>
        </w:rPr>
        <w:t>1.3%</w:t>
      </w:r>
      <w:r w:rsidRPr="00A37AA9">
        <w:rPr>
          <w:rFonts w:eastAsia="標楷體" w:hint="eastAsia"/>
          <w:sz w:val="26"/>
          <w:szCs w:val="26"/>
        </w:rPr>
        <w:t>，</w:t>
      </w:r>
      <w:proofErr w:type="gramStart"/>
      <w:r w:rsidR="00BA15F4">
        <w:rPr>
          <w:rFonts w:eastAsia="標楷體" w:hint="eastAsia"/>
          <w:sz w:val="26"/>
          <w:szCs w:val="26"/>
        </w:rPr>
        <w:t>低</w:t>
      </w:r>
      <w:r w:rsidRPr="009E6A8E">
        <w:rPr>
          <w:rFonts w:eastAsia="標楷體" w:hint="eastAsia"/>
          <w:sz w:val="26"/>
          <w:szCs w:val="26"/>
        </w:rPr>
        <w:t>於</w:t>
      </w:r>
      <w:r>
        <w:rPr>
          <w:rFonts w:eastAsia="標楷體" w:hint="eastAsia"/>
          <w:sz w:val="26"/>
          <w:szCs w:val="26"/>
        </w:rPr>
        <w:t>經</w:t>
      </w:r>
      <w:r w:rsidRPr="001663F5">
        <w:rPr>
          <w:rFonts w:eastAsia="標楷體" w:hint="eastAsia"/>
          <w:sz w:val="26"/>
          <w:szCs w:val="26"/>
        </w:rPr>
        <w:t>債信</w:t>
      </w:r>
      <w:proofErr w:type="gramEnd"/>
      <w:r w:rsidRPr="001663F5">
        <w:rPr>
          <w:rFonts w:eastAsia="標楷體" w:hint="eastAsia"/>
          <w:sz w:val="26"/>
          <w:szCs w:val="26"/>
        </w:rPr>
        <w:t>評等</w:t>
      </w:r>
      <w:r w:rsidRPr="00967324">
        <w:rPr>
          <w:rFonts w:eastAsia="標楷體" w:hAnsi="標楷體" w:hint="eastAsia"/>
          <w:sz w:val="26"/>
          <w:szCs w:val="26"/>
        </w:rPr>
        <w:t>調整</w:t>
      </w:r>
      <w:r w:rsidRPr="00967324">
        <w:rPr>
          <w:rFonts w:eastAsia="標楷體" w:hAnsi="標楷體"/>
          <w:sz w:val="26"/>
          <w:szCs w:val="26"/>
        </w:rPr>
        <w:t>後</w:t>
      </w:r>
      <w:r>
        <w:rPr>
          <w:rFonts w:eastAsia="標楷體" w:hAnsi="標楷體" w:hint="eastAsia"/>
          <w:sz w:val="26"/>
          <w:szCs w:val="26"/>
        </w:rPr>
        <w:t>之</w:t>
      </w:r>
      <w:r w:rsidRPr="009E6A8E">
        <w:rPr>
          <w:rFonts w:eastAsia="標楷體" w:hint="eastAsia"/>
          <w:sz w:val="26"/>
          <w:szCs w:val="26"/>
        </w:rPr>
        <w:t>「</w:t>
      </w:r>
      <w:r w:rsidR="00BA15F4" w:rsidRPr="00BA15F4">
        <w:rPr>
          <w:rFonts w:eastAsia="標楷體" w:hint="eastAsia"/>
          <w:sz w:val="26"/>
          <w:szCs w:val="26"/>
        </w:rPr>
        <w:t>五大銀行新承做放款利率</w:t>
      </w:r>
      <w:r w:rsidRPr="009E6A8E">
        <w:rPr>
          <w:rFonts w:eastAsia="標楷體" w:hint="eastAsia"/>
          <w:sz w:val="26"/>
          <w:szCs w:val="26"/>
        </w:rPr>
        <w:t>」</w:t>
      </w:r>
      <w:r w:rsidRPr="009E6A8E">
        <w:rPr>
          <w:rFonts w:eastAsia="標楷體"/>
          <w:sz w:val="26"/>
          <w:szCs w:val="26"/>
        </w:rPr>
        <w:t>常規交易</w:t>
      </w:r>
      <w:r w:rsidRPr="009E6A8E">
        <w:rPr>
          <w:rFonts w:eastAsia="標楷體" w:hint="eastAsia"/>
          <w:sz w:val="26"/>
          <w:szCs w:val="26"/>
        </w:rPr>
        <w:t>區間</w:t>
      </w:r>
      <w:r w:rsidRPr="00500DFA">
        <w:rPr>
          <w:rFonts w:eastAsia="標楷體"/>
          <w:color w:val="000000" w:themeColor="text1"/>
          <w:sz w:val="26"/>
          <w:szCs w:val="26"/>
        </w:rPr>
        <w:t>1.</w:t>
      </w:r>
      <w:r w:rsidR="00BA15F4">
        <w:rPr>
          <w:rFonts w:eastAsia="標楷體" w:hint="eastAsia"/>
          <w:color w:val="000000" w:themeColor="text1"/>
          <w:sz w:val="26"/>
          <w:szCs w:val="26"/>
        </w:rPr>
        <w:t>588</w:t>
      </w:r>
      <w:r w:rsidRPr="00500DFA">
        <w:rPr>
          <w:rFonts w:eastAsia="標楷體"/>
          <w:color w:val="000000" w:themeColor="text1"/>
          <w:sz w:val="26"/>
          <w:szCs w:val="26"/>
        </w:rPr>
        <w:t>%</w:t>
      </w:r>
      <w:r w:rsidRPr="00500DFA">
        <w:rPr>
          <w:rFonts w:eastAsia="標楷體" w:hint="eastAsia"/>
          <w:color w:val="000000" w:themeColor="text1"/>
          <w:sz w:val="26"/>
          <w:szCs w:val="26"/>
        </w:rPr>
        <w:t>～</w:t>
      </w:r>
      <w:r w:rsidRPr="00500DFA">
        <w:rPr>
          <w:rFonts w:eastAsia="標楷體"/>
          <w:color w:val="000000" w:themeColor="text1"/>
          <w:sz w:val="26"/>
          <w:szCs w:val="26"/>
        </w:rPr>
        <w:t>1.</w:t>
      </w:r>
      <w:r w:rsidR="00BA15F4">
        <w:rPr>
          <w:rFonts w:eastAsia="標楷體" w:hint="eastAsia"/>
          <w:color w:val="000000" w:themeColor="text1"/>
          <w:sz w:val="26"/>
          <w:szCs w:val="26"/>
        </w:rPr>
        <w:t>828</w:t>
      </w:r>
      <w:r w:rsidRPr="00500DFA">
        <w:rPr>
          <w:rFonts w:eastAsia="標楷體"/>
          <w:color w:val="000000" w:themeColor="text1"/>
          <w:sz w:val="26"/>
          <w:szCs w:val="26"/>
        </w:rPr>
        <w:t>%</w:t>
      </w:r>
      <w:r w:rsidRPr="000B3E6A">
        <w:rPr>
          <w:rFonts w:eastAsia="標楷體" w:hint="eastAsia"/>
          <w:sz w:val="26"/>
          <w:szCs w:val="26"/>
        </w:rPr>
        <w:t>，</w:t>
      </w:r>
      <w:r>
        <w:rPr>
          <w:rFonts w:eastAsia="標楷體" w:hint="eastAsia"/>
          <w:sz w:val="26"/>
          <w:szCs w:val="26"/>
        </w:rPr>
        <w:t>因互相調整結果，對中華民國稅收</w:t>
      </w:r>
      <w:r w:rsidR="00BA15F4">
        <w:rPr>
          <w:rFonts w:eastAsia="標楷體" w:hint="eastAsia"/>
          <w:sz w:val="26"/>
          <w:szCs w:val="26"/>
        </w:rPr>
        <w:t>不</w:t>
      </w:r>
      <w:r w:rsidR="007B63B7">
        <w:rPr>
          <w:rFonts w:eastAsia="標楷體" w:hint="eastAsia"/>
          <w:sz w:val="26"/>
          <w:szCs w:val="26"/>
        </w:rPr>
        <w:t>生</w:t>
      </w:r>
      <w:r w:rsidR="00BA15F4">
        <w:rPr>
          <w:rFonts w:eastAsia="標楷體" w:hint="eastAsia"/>
          <w:sz w:val="26"/>
          <w:szCs w:val="26"/>
        </w:rPr>
        <w:t>影響</w:t>
      </w:r>
      <w:r>
        <w:rPr>
          <w:rFonts w:eastAsia="標楷體" w:hint="eastAsia"/>
          <w:sz w:val="26"/>
          <w:szCs w:val="26"/>
        </w:rPr>
        <w:t>，</w:t>
      </w:r>
      <w:r w:rsidRPr="00696471">
        <w:rPr>
          <w:rFonts w:eastAsia="標楷體" w:hint="eastAsia"/>
          <w:sz w:val="26"/>
          <w:szCs w:val="26"/>
        </w:rPr>
        <w:t>故不予調整。</w:t>
      </w:r>
    </w:p>
    <w:p w:rsidR="00E146FD" w:rsidRDefault="00E146FD" w:rsidP="002135C7">
      <w:pPr>
        <w:spacing w:beforeLines="50" w:before="120" w:afterLines="50" w:after="120" w:line="360" w:lineRule="auto"/>
        <w:jc w:val="both"/>
        <w:rPr>
          <w:rFonts w:eastAsia="標楷體"/>
          <w:sz w:val="26"/>
          <w:szCs w:val="26"/>
        </w:rPr>
        <w:sectPr w:rsidR="00E146FD" w:rsidSect="00CE7E1F">
          <w:headerReference w:type="even" r:id="rId47"/>
          <w:headerReference w:type="default" r:id="rId48"/>
          <w:footerReference w:type="even" r:id="rId49"/>
          <w:headerReference w:type="first" r:id="rId50"/>
          <w:type w:val="oddPage"/>
          <w:pgSz w:w="11906" w:h="16838" w:code="9"/>
          <w:pgMar w:top="2160" w:right="1274" w:bottom="1814" w:left="1440" w:header="851" w:footer="567" w:gutter="567"/>
          <w:cols w:space="425"/>
          <w:docGrid w:linePitch="360"/>
        </w:sectPr>
      </w:pPr>
    </w:p>
    <w:bookmarkStart w:id="112" w:name="_Toc253154523"/>
    <w:bookmarkStart w:id="113" w:name="_Toc253154591"/>
    <w:bookmarkStart w:id="114" w:name="_Toc272326022"/>
    <w:bookmarkStart w:id="115" w:name="_Toc272326650"/>
    <w:bookmarkStart w:id="116" w:name="_Toc272326829"/>
    <w:bookmarkStart w:id="117" w:name="_Toc275960662"/>
    <w:bookmarkStart w:id="118" w:name="_Toc129593080"/>
    <w:bookmarkStart w:id="119" w:name="_Toc129631001"/>
    <w:bookmarkStart w:id="120" w:name="_Toc137897625"/>
    <w:bookmarkEnd w:id="109"/>
    <w:p w:rsidR="002D5297" w:rsidRPr="00EA272E" w:rsidRDefault="00CE7E1F" w:rsidP="002D5297">
      <w:pPr>
        <w:pStyle w:val="1"/>
        <w:numPr>
          <w:ilvl w:val="0"/>
          <w:numId w:val="0"/>
        </w:numPr>
        <w:spacing w:before="0" w:after="0" w:line="240" w:lineRule="auto"/>
        <w:jc w:val="right"/>
        <w:rPr>
          <w:rFonts w:ascii="Times New Roman" w:eastAsia="標楷體" w:hAnsi="Times New Roman"/>
          <w:sz w:val="48"/>
          <w:szCs w:val="48"/>
        </w:rPr>
      </w:pPr>
      <w:r>
        <w:rPr>
          <w:rFonts w:ascii="Times New Roman" w:eastAsia="標楷體" w:hAnsi="Times New Roman"/>
          <w:noProof/>
          <w:sz w:val="48"/>
          <w:szCs w:val="48"/>
        </w:rPr>
        <w:lastRenderedPageBreak/>
        <mc:AlternateContent>
          <mc:Choice Requires="wps">
            <w:drawing>
              <wp:anchor distT="0" distB="0" distL="114300" distR="114300" simplePos="0" relativeHeight="251659264" behindDoc="0" locked="0" layoutInCell="1" allowOverlap="1" wp14:anchorId="762B3557" wp14:editId="72AA359A">
                <wp:simplePos x="0" y="0"/>
                <wp:positionH relativeFrom="column">
                  <wp:posOffset>4657725</wp:posOffset>
                </wp:positionH>
                <wp:positionV relativeFrom="paragraph">
                  <wp:posOffset>0</wp:posOffset>
                </wp:positionV>
                <wp:extent cx="720090" cy="720090"/>
                <wp:effectExtent l="9525" t="9525" r="13335" b="13335"/>
                <wp:wrapNone/>
                <wp:docPr id="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0090" cy="720090"/>
                        </a:xfrm>
                        <a:prstGeom prst="rect">
                          <a:avLst/>
                        </a:prstGeom>
                        <a:solidFill>
                          <a:srgbClr val="FFFFFF"/>
                        </a:solidFill>
                        <a:ln w="9525">
                          <a:solidFill>
                            <a:srgbClr val="000000"/>
                          </a:solidFill>
                          <a:miter lim="800000"/>
                          <a:headEnd/>
                          <a:tailEnd/>
                        </a:ln>
                      </wps:spPr>
                      <wps:txbx>
                        <w:txbxContent>
                          <w:p w:rsidR="00822279" w:rsidRPr="00ED5643" w:rsidRDefault="00822279"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20" o:spid="_x0000_s1160" type="#_x0000_t202" style="position:absolute;left:0;text-align:left;margin-left:366.75pt;margin-top:0;width:56.7pt;height:5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">
                <v:textbox>
                  <w:txbxContent>
                    <w:p w:rsidR="00822279" w:rsidRPr="00ED5643" w:rsidRDefault="00822279" w:rsidP="00ED5643">
                      <w:pPr>
                        <w:jc w:val="center"/>
                        <w:rPr>
                          <w:rFonts w:ascii="微軟正黑體" w:eastAsia="微軟正黑體" w:hAnsi="微軟正黑體"/>
                          <w:sz w:val="28"/>
                        </w:rPr>
                      </w:pPr>
                      <w:r w:rsidRPr="00ED5643">
                        <w:rPr>
                          <w:rFonts w:ascii="微軟正黑體" w:eastAsia="微軟正黑體" w:hAnsi="微軟正黑體" w:hint="eastAsia"/>
                          <w:b/>
                          <w:sz w:val="56"/>
                          <w:szCs w:val="52"/>
                        </w:rPr>
                        <w:t>Ⅹ</w:t>
                      </w:r>
                    </w:p>
                  </w:txbxContent>
                </v:textbox>
              </v:shape>
            </w:pict>
          </mc:Fallback>
        </mc:AlternateContent>
      </w:r>
      <w:bookmarkEnd w:id="112"/>
      <w:bookmarkEnd w:id="113"/>
      <w:bookmarkEnd w:id="114"/>
      <w:bookmarkEnd w:id="115"/>
      <w:bookmarkEnd w:id="116"/>
      <w:bookmarkEnd w:id="117"/>
    </w:p>
    <w:p w:rsidR="002D5297" w:rsidRPr="00EA272E" w:rsidRDefault="002D5297" w:rsidP="002D5297">
      <w:pPr>
        <w:jc w:val="right"/>
        <w:rPr>
          <w:rFonts w:eastAsia="標楷體"/>
        </w:rPr>
      </w:pPr>
    </w:p>
    <w:p w:rsidR="002D5297" w:rsidRPr="00EA272E" w:rsidRDefault="002D5297" w:rsidP="002D5297">
      <w:pPr>
        <w:jc w:val="right"/>
        <w:rPr>
          <w:rFonts w:eastAsia="標楷體"/>
        </w:rPr>
      </w:pPr>
    </w:p>
    <w:p w:rsidR="00567251" w:rsidRPr="00EF51A0" w:rsidRDefault="000203F2" w:rsidP="002D5297">
      <w:pPr>
        <w:pStyle w:val="1"/>
        <w:spacing w:before="100" w:beforeAutospacing="1" w:after="100" w:afterAutospacing="1" w:line="360" w:lineRule="auto"/>
        <w:ind w:left="0" w:firstLine="0"/>
        <w:jc w:val="right"/>
        <w:rPr>
          <w:rFonts w:ascii="Times New Roman" w:eastAsia="標楷體" w:hAnsi="Times New Roman"/>
          <w:sz w:val="56"/>
          <w:szCs w:val="56"/>
        </w:rPr>
      </w:pPr>
      <w:bookmarkStart w:id="121" w:name="_Toc355775833"/>
      <w:r w:rsidRPr="00EF51A0">
        <w:rPr>
          <w:rFonts w:ascii="Times New Roman" w:eastAsia="標楷體" w:hAnsi="Times New Roman" w:hint="eastAsia"/>
          <w:sz w:val="56"/>
          <w:szCs w:val="56"/>
        </w:rPr>
        <w:t>結論</w:t>
      </w:r>
      <w:bookmarkEnd w:id="118"/>
      <w:bookmarkEnd w:id="119"/>
      <w:bookmarkEnd w:id="120"/>
      <w:bookmarkEnd w:id="121"/>
    </w:p>
    <w:p w:rsidR="006240E2" w:rsidRDefault="00567251" w:rsidP="00BD6D02">
      <w:pPr>
        <w:spacing w:before="100" w:beforeAutospacing="1" w:afterLines="50" w:after="120" w:line="360" w:lineRule="auto"/>
        <w:ind w:firstLineChars="200" w:firstLine="520"/>
        <w:rPr>
          <w:rFonts w:eastAsia="標楷體"/>
          <w:sz w:val="26"/>
          <w:szCs w:val="26"/>
        </w:rPr>
      </w:pPr>
      <w:r w:rsidRPr="00A03EC7">
        <w:rPr>
          <w:rFonts w:eastAsia="標楷體"/>
          <w:sz w:val="26"/>
          <w:szCs w:val="26"/>
        </w:rPr>
        <w:t>本報告結論之正確性，</w:t>
      </w:r>
      <w:proofErr w:type="gramStart"/>
      <w:r w:rsidRPr="00A03EC7">
        <w:rPr>
          <w:rFonts w:eastAsia="標楷體"/>
          <w:sz w:val="26"/>
          <w:szCs w:val="26"/>
        </w:rPr>
        <w:t>端賴</w:t>
      </w:r>
      <w:r w:rsidR="00D549DD" w:rsidRPr="00A03EC7">
        <w:rPr>
          <w:rFonts w:eastAsia="標楷體" w:hint="eastAsia"/>
          <w:sz w:val="26"/>
          <w:szCs w:val="26"/>
        </w:rPr>
        <w:t>矽成</w:t>
      </w:r>
      <w:proofErr w:type="gramEnd"/>
      <w:r w:rsidRPr="00A03EC7">
        <w:rPr>
          <w:rFonts w:eastAsia="標楷體"/>
          <w:sz w:val="26"/>
          <w:szCs w:val="26"/>
        </w:rPr>
        <w:t>管理當局提供資料之正確性，以及本所對其與各</w:t>
      </w:r>
      <w:proofErr w:type="gramStart"/>
      <w:r w:rsidRPr="00A03EC7">
        <w:rPr>
          <w:rFonts w:eastAsia="標楷體"/>
          <w:sz w:val="26"/>
          <w:szCs w:val="26"/>
        </w:rPr>
        <w:t>關係企業間受控</w:t>
      </w:r>
      <w:proofErr w:type="gramEnd"/>
      <w:r w:rsidRPr="00A03EC7">
        <w:rPr>
          <w:rFonts w:eastAsia="標楷體"/>
          <w:sz w:val="26"/>
          <w:szCs w:val="26"/>
        </w:rPr>
        <w:t>交易之充分瞭解而得致。</w:t>
      </w:r>
    </w:p>
    <w:p w:rsidR="006240E2" w:rsidRDefault="0046339D" w:rsidP="00BD6D02">
      <w:pPr>
        <w:spacing w:beforeLines="50" w:before="120" w:afterLines="50" w:after="120" w:line="360" w:lineRule="auto"/>
        <w:ind w:firstLineChars="200" w:firstLine="520"/>
        <w:rPr>
          <w:rFonts w:eastAsia="標楷體"/>
          <w:sz w:val="26"/>
          <w:szCs w:val="26"/>
        </w:rPr>
      </w:pPr>
      <w:r w:rsidRPr="00A03EC7">
        <w:rPr>
          <w:rFonts w:eastAsia="標楷體"/>
          <w:sz w:val="26"/>
          <w:szCs w:val="26"/>
        </w:rPr>
        <w:t>本所</w:t>
      </w:r>
      <w:r w:rsidR="00AE3D3A" w:rsidRPr="00A03EC7">
        <w:rPr>
          <w:rFonts w:eastAsia="標楷體" w:hint="eastAsia"/>
          <w:sz w:val="26"/>
          <w:szCs w:val="26"/>
        </w:rPr>
        <w:t>於本報告中</w:t>
      </w:r>
      <w:r w:rsidR="00AE3D3A" w:rsidRPr="00A03EC7">
        <w:rPr>
          <w:rFonts w:eastAsia="標楷體"/>
          <w:sz w:val="26"/>
          <w:szCs w:val="26"/>
        </w:rPr>
        <w:t>採用</w:t>
      </w:r>
      <w:r w:rsidR="00AE3D3A" w:rsidRPr="00A03EC7">
        <w:rPr>
          <w:rFonts w:eastAsia="標楷體" w:hint="eastAsia"/>
          <w:sz w:val="26"/>
          <w:szCs w:val="26"/>
        </w:rPr>
        <w:t>之</w:t>
      </w:r>
      <w:r w:rsidRPr="00A03EC7">
        <w:rPr>
          <w:rFonts w:eastAsia="標楷體"/>
          <w:sz w:val="26"/>
          <w:szCs w:val="26"/>
        </w:rPr>
        <w:t>可比較對象皆</w:t>
      </w:r>
      <w:r w:rsidR="00567251" w:rsidRPr="00A03EC7">
        <w:rPr>
          <w:rFonts w:eastAsia="標楷體"/>
          <w:sz w:val="26"/>
          <w:szCs w:val="26"/>
        </w:rPr>
        <w:t>來自獨立且可驗證之來源</w:t>
      </w:r>
      <w:r w:rsidR="008748A0" w:rsidRPr="00A03EC7">
        <w:rPr>
          <w:rFonts w:eastAsia="標楷體"/>
          <w:sz w:val="26"/>
          <w:szCs w:val="26"/>
        </w:rPr>
        <w:t>，</w:t>
      </w:r>
      <w:r w:rsidR="002C775B" w:rsidRPr="00A03EC7">
        <w:rPr>
          <w:rFonts w:eastAsia="標楷體" w:hint="eastAsia"/>
          <w:sz w:val="26"/>
          <w:szCs w:val="26"/>
        </w:rPr>
        <w:t>即取自『</w:t>
      </w:r>
      <w:r w:rsidR="006D79C6">
        <w:rPr>
          <w:rFonts w:eastAsia="標楷體" w:hint="eastAsia"/>
          <w:sz w:val="26"/>
          <w:szCs w:val="26"/>
        </w:rPr>
        <w:t>ONESOURCE</w:t>
      </w:r>
      <w:r w:rsidR="006D79C6">
        <w:rPr>
          <w:rFonts w:eastAsia="標楷體" w:hint="eastAsia"/>
          <w:sz w:val="26"/>
          <w:szCs w:val="26"/>
        </w:rPr>
        <w:t>資料庫</w:t>
      </w:r>
      <w:r w:rsidR="002C775B" w:rsidRPr="00A03EC7">
        <w:rPr>
          <w:rFonts w:eastAsia="標楷體" w:hint="eastAsia"/>
          <w:sz w:val="26"/>
          <w:szCs w:val="26"/>
        </w:rPr>
        <w:t>』</w:t>
      </w:r>
      <w:r w:rsidR="005D1489">
        <w:rPr>
          <w:rFonts w:eastAsia="標楷體" w:hint="eastAsia"/>
          <w:sz w:val="26"/>
          <w:szCs w:val="26"/>
        </w:rPr>
        <w:t>及</w:t>
      </w:r>
      <w:r w:rsidR="0062235E" w:rsidRPr="00A03EC7">
        <w:rPr>
          <w:rFonts w:eastAsia="標楷體" w:hint="eastAsia"/>
          <w:sz w:val="26"/>
          <w:szCs w:val="26"/>
        </w:rPr>
        <w:t>『</w:t>
      </w:r>
      <w:r w:rsidR="0062235E" w:rsidRPr="001F72B4">
        <w:rPr>
          <w:rFonts w:eastAsia="標楷體" w:hint="eastAsia"/>
          <w:sz w:val="26"/>
          <w:szCs w:val="26"/>
        </w:rPr>
        <w:t>LIBOR</w:t>
      </w:r>
      <w:r w:rsidR="0062235E" w:rsidRPr="00A03EC7">
        <w:rPr>
          <w:rFonts w:eastAsia="標楷體" w:hint="eastAsia"/>
          <w:sz w:val="26"/>
          <w:szCs w:val="26"/>
        </w:rPr>
        <w:t>』</w:t>
      </w:r>
      <w:r w:rsidR="00BA527C">
        <w:rPr>
          <w:rFonts w:eastAsia="標楷體" w:hint="eastAsia"/>
          <w:sz w:val="26"/>
          <w:szCs w:val="26"/>
        </w:rPr>
        <w:t>、</w:t>
      </w:r>
      <w:r w:rsidR="00BA527C" w:rsidRPr="00A03EC7">
        <w:rPr>
          <w:rFonts w:eastAsia="標楷體" w:hint="eastAsia"/>
          <w:sz w:val="26"/>
          <w:szCs w:val="26"/>
        </w:rPr>
        <w:t>『</w:t>
      </w:r>
      <w:r w:rsidR="002D45F7">
        <w:rPr>
          <w:rFonts w:eastAsia="標楷體" w:hint="eastAsia"/>
          <w:sz w:val="26"/>
          <w:szCs w:val="26"/>
        </w:rPr>
        <w:t>五大銀行</w:t>
      </w:r>
      <w:r w:rsidR="00264974">
        <w:rPr>
          <w:rFonts w:eastAsia="標楷體" w:hint="eastAsia"/>
          <w:sz w:val="26"/>
          <w:szCs w:val="26"/>
        </w:rPr>
        <w:t>新承做</w:t>
      </w:r>
      <w:r w:rsidR="002D45F7">
        <w:rPr>
          <w:rFonts w:eastAsia="標楷體" w:hint="eastAsia"/>
          <w:sz w:val="26"/>
          <w:szCs w:val="26"/>
        </w:rPr>
        <w:t>放款利率</w:t>
      </w:r>
      <w:r w:rsidR="00BA527C" w:rsidRPr="00A03EC7">
        <w:rPr>
          <w:rFonts w:eastAsia="標楷體" w:hint="eastAsia"/>
          <w:sz w:val="26"/>
          <w:szCs w:val="26"/>
        </w:rPr>
        <w:t>』</w:t>
      </w:r>
      <w:r w:rsidR="00567251" w:rsidRPr="00A03EC7">
        <w:rPr>
          <w:rFonts w:eastAsia="標楷體"/>
          <w:sz w:val="26"/>
          <w:szCs w:val="26"/>
        </w:rPr>
        <w:t>。</w:t>
      </w:r>
    </w:p>
    <w:p w:rsidR="006240E2" w:rsidRDefault="00B5366E" w:rsidP="00BD6D0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t>分析結果</w:t>
      </w:r>
    </w:p>
    <w:p w:rsidR="006240E2" w:rsidRDefault="00D7167B" w:rsidP="00BD6D02">
      <w:pPr>
        <w:pStyle w:val="3"/>
        <w:numPr>
          <w:ilvl w:val="0"/>
          <w:numId w:val="76"/>
        </w:numPr>
        <w:spacing w:beforeLines="50" w:before="120" w:afterLines="50" w:after="120" w:line="360" w:lineRule="auto"/>
        <w:ind w:leftChars="100" w:left="720"/>
        <w:jc w:val="both"/>
        <w:rPr>
          <w:rFonts w:ascii="Times New Roman" w:eastAsia="標楷體" w:hAnsi="Times New Roman"/>
          <w:sz w:val="32"/>
          <w:szCs w:val="26"/>
        </w:rPr>
      </w:pPr>
      <w:r w:rsidRPr="00F3556E">
        <w:rPr>
          <w:rFonts w:ascii="Times New Roman" w:eastAsia="標楷體" w:hAnsi="Times New Roman" w:hint="eastAsia"/>
          <w:sz w:val="32"/>
          <w:szCs w:val="26"/>
        </w:rPr>
        <w:t>有形資產之移轉</w:t>
      </w:r>
      <w:proofErr w:type="gramStart"/>
      <w:r w:rsidR="00A37AA9" w:rsidRPr="00F3556E">
        <w:rPr>
          <w:rFonts w:ascii="Times New Roman" w:eastAsia="標楷體" w:hAnsi="Times New Roman"/>
          <w:sz w:val="32"/>
          <w:szCs w:val="26"/>
        </w:rPr>
        <w:t>—</w:t>
      </w:r>
      <w:proofErr w:type="gramEnd"/>
      <w:r w:rsidR="00A37AA9" w:rsidRPr="00F3556E">
        <w:rPr>
          <w:rFonts w:ascii="Times New Roman" w:eastAsia="標楷體" w:hAnsi="Times New Roman"/>
          <w:sz w:val="32"/>
          <w:szCs w:val="26"/>
        </w:rPr>
        <w:t>進貨</w:t>
      </w:r>
    </w:p>
    <w:p w:rsidR="006240E2" w:rsidRDefault="00F3556E" w:rsidP="00BD6D02">
      <w:pPr>
        <w:pStyle w:val="afa"/>
        <w:numPr>
          <w:ilvl w:val="0"/>
          <w:numId w:val="90"/>
        </w:numPr>
        <w:spacing w:beforeLines="50" w:before="120" w:afterLines="50" w:after="120" w:line="360" w:lineRule="auto"/>
        <w:ind w:leftChars="0"/>
        <w:jc w:val="both"/>
        <w:rPr>
          <w:rFonts w:eastAsia="標楷體"/>
          <w:b/>
          <w:sz w:val="28"/>
          <w:szCs w:val="28"/>
        </w:rPr>
      </w:pPr>
      <w:r w:rsidRPr="00D200D9">
        <w:rPr>
          <w:rFonts w:eastAsia="標楷體"/>
          <w:b/>
          <w:sz w:val="28"/>
          <w:szCs w:val="28"/>
        </w:rPr>
        <w:t>矽成</w:t>
      </w:r>
      <w:r w:rsidR="000A7EFF" w:rsidRPr="001D17B4">
        <w:rPr>
          <w:rFonts w:eastAsia="標楷體"/>
          <w:b/>
          <w:sz w:val="28"/>
          <w:szCs w:val="28"/>
        </w:rPr>
        <w:t>向</w:t>
      </w:r>
      <w:r w:rsidR="000A7EFF" w:rsidRPr="001D17B4">
        <w:rPr>
          <w:rFonts w:eastAsia="標楷體" w:hint="eastAsia"/>
          <w:b/>
          <w:sz w:val="28"/>
          <w:szCs w:val="28"/>
        </w:rPr>
        <w:t>關係企業</w:t>
      </w:r>
      <w:r w:rsidR="000A7EFF" w:rsidRPr="001D17B4">
        <w:rPr>
          <w:rFonts w:eastAsia="標楷體"/>
          <w:b/>
          <w:sz w:val="28"/>
          <w:szCs w:val="28"/>
        </w:rPr>
        <w:t>購買</w:t>
      </w:r>
      <w:r w:rsidR="000A7EFF" w:rsidRPr="001D17B4">
        <w:rPr>
          <w:rFonts w:eastAsia="標楷體" w:hint="eastAsia"/>
          <w:b/>
          <w:sz w:val="28"/>
          <w:szCs w:val="28"/>
        </w:rPr>
        <w:t>記憶體晶片</w:t>
      </w:r>
    </w:p>
    <w:p w:rsidR="00E60098" w:rsidRPr="00E60098" w:rsidRDefault="00E60098" w:rsidP="00577949">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sz w:val="26"/>
          <w:szCs w:val="26"/>
        </w:rPr>
        <w:t>矽成向</w:t>
      </w:r>
      <w:r w:rsidRPr="00E60098">
        <w:rPr>
          <w:rFonts w:eastAsia="標楷體" w:hint="eastAsia"/>
          <w:sz w:val="26"/>
          <w:szCs w:val="26"/>
        </w:rPr>
        <w:t>開曼矽成台灣分公司</w:t>
      </w:r>
      <w:r w:rsidRPr="00E60098">
        <w:rPr>
          <w:rFonts w:eastAsia="標楷體"/>
          <w:sz w:val="26"/>
          <w:szCs w:val="26"/>
        </w:rPr>
        <w:t>購買</w:t>
      </w:r>
      <w:r w:rsidRPr="00E60098">
        <w:rPr>
          <w:rFonts w:eastAsia="標楷體" w:hint="eastAsia"/>
          <w:sz w:val="26"/>
          <w:szCs w:val="26"/>
        </w:rPr>
        <w:t>記憶體晶片交易，可比較利潤法為</w:t>
      </w:r>
      <w:r w:rsidRPr="00E60098">
        <w:rPr>
          <w:rFonts w:eastAsia="標楷體"/>
          <w:sz w:val="26"/>
          <w:szCs w:val="26"/>
        </w:rPr>
        <w:t>評估</w:t>
      </w:r>
      <w:r w:rsidRPr="00E60098">
        <w:rPr>
          <w:rFonts w:eastAsia="標楷體" w:hint="eastAsia"/>
          <w:sz w:val="26"/>
          <w:szCs w:val="26"/>
        </w:rPr>
        <w:t>該受控交易之</w:t>
      </w:r>
      <w:proofErr w:type="gramStart"/>
      <w:r w:rsidRPr="00E60098">
        <w:rPr>
          <w:rFonts w:eastAsia="標楷體" w:hint="eastAsia"/>
          <w:sz w:val="26"/>
          <w:szCs w:val="26"/>
        </w:rPr>
        <w:t>最</w:t>
      </w:r>
      <w:proofErr w:type="gramEnd"/>
      <w:r w:rsidRPr="00E60098">
        <w:rPr>
          <w:rFonts w:eastAsia="標楷體" w:hint="eastAsia"/>
          <w:sz w:val="26"/>
          <w:szCs w:val="26"/>
        </w:rPr>
        <w:t>適常規交易方法，以矽成為受測個體。</w:t>
      </w:r>
    </w:p>
    <w:p w:rsidR="00E60098" w:rsidRPr="00E60098" w:rsidRDefault="00E60098" w:rsidP="00577949">
      <w:pPr>
        <w:spacing w:beforeLines="50" w:before="120" w:afterLines="50" w:after="120" w:line="360" w:lineRule="auto"/>
        <w:ind w:leftChars="300" w:left="720" w:firstLineChars="200" w:firstLine="520"/>
        <w:jc w:val="both"/>
        <w:rPr>
          <w:rFonts w:eastAsia="標楷體"/>
          <w:sz w:val="26"/>
          <w:szCs w:val="26"/>
        </w:rPr>
      </w:pPr>
      <w:r w:rsidRPr="00E60098">
        <w:rPr>
          <w:rFonts w:eastAsia="標楷體" w:hint="eastAsia"/>
          <w:sz w:val="26"/>
          <w:szCs w:val="26"/>
        </w:rPr>
        <w:t>經分析，</w:t>
      </w:r>
      <w:r w:rsidRPr="00E60098">
        <w:rPr>
          <w:rFonts w:eastAsia="標楷體"/>
          <w:sz w:val="26"/>
          <w:szCs w:val="26"/>
        </w:rPr>
        <w:t>矽成</w:t>
      </w:r>
      <w:r w:rsidRPr="006A4A2E">
        <w:rPr>
          <w:rFonts w:eastAsia="標楷體" w:hint="eastAsia"/>
          <w:sz w:val="26"/>
          <w:szCs w:val="26"/>
        </w:rPr>
        <w:t>自開</w:t>
      </w:r>
      <w:proofErr w:type="gramStart"/>
      <w:r w:rsidRPr="006A4A2E">
        <w:rPr>
          <w:rFonts w:eastAsia="標楷體" w:hint="eastAsia"/>
          <w:sz w:val="26"/>
          <w:szCs w:val="26"/>
        </w:rPr>
        <w:t>曼</w:t>
      </w:r>
      <w:proofErr w:type="gramEnd"/>
      <w:r w:rsidRPr="006A4A2E">
        <w:rPr>
          <w:rFonts w:eastAsia="標楷體" w:hint="eastAsia"/>
          <w:sz w:val="26"/>
          <w:szCs w:val="26"/>
        </w:rPr>
        <w:t>矽成台灣分公司</w:t>
      </w:r>
      <w:r w:rsidRPr="006A4A2E">
        <w:rPr>
          <w:rFonts w:eastAsia="標楷體" w:hint="eastAsia"/>
          <w:sz w:val="26"/>
          <w:szCs w:val="26"/>
        </w:rPr>
        <w:t>103~105</w:t>
      </w:r>
      <w:r w:rsidRPr="006A4A2E">
        <w:rPr>
          <w:rFonts w:eastAsia="標楷體" w:hint="eastAsia"/>
          <w:sz w:val="26"/>
          <w:szCs w:val="26"/>
        </w:rPr>
        <w:t>會計年度進貨轉售記憶體晶片產品，平均賺得營業淨</w:t>
      </w:r>
      <w:r w:rsidRPr="006A4A2E">
        <w:rPr>
          <w:rFonts w:eastAsia="標楷體"/>
          <w:sz w:val="26"/>
          <w:szCs w:val="26"/>
        </w:rPr>
        <w:t>利率</w:t>
      </w:r>
      <w:r w:rsidR="008D20C0">
        <w:rPr>
          <w:rFonts w:eastAsia="標楷體" w:hint="eastAsia"/>
          <w:sz w:val="26"/>
          <w:szCs w:val="26"/>
        </w:rPr>
        <w:t>9.29%</w:t>
      </w:r>
      <w:r w:rsidRPr="006A4A2E">
        <w:rPr>
          <w:rFonts w:eastAsia="標楷體" w:hint="eastAsia"/>
          <w:sz w:val="26"/>
          <w:szCs w:val="26"/>
        </w:rPr>
        <w:t>，高於</w:t>
      </w:r>
      <w:r w:rsidRPr="006A4A2E">
        <w:rPr>
          <w:rFonts w:eastAsia="標楷體" w:hint="eastAsia"/>
          <w:sz w:val="26"/>
          <w:szCs w:val="26"/>
        </w:rPr>
        <w:t>ONESOURCE</w:t>
      </w:r>
      <w:r w:rsidRPr="006A4A2E">
        <w:rPr>
          <w:rFonts w:eastAsia="標楷體" w:hint="eastAsia"/>
          <w:sz w:val="26"/>
          <w:szCs w:val="26"/>
        </w:rPr>
        <w:t>資料庫</w:t>
      </w:r>
      <w:proofErr w:type="gramStart"/>
      <w:r w:rsidRPr="006A4A2E">
        <w:rPr>
          <w:rFonts w:eastAsia="標楷體" w:hint="eastAsia"/>
          <w:sz w:val="26"/>
          <w:szCs w:val="26"/>
        </w:rPr>
        <w:t>所選可比較</w:t>
      </w:r>
      <w:proofErr w:type="gramEnd"/>
      <w:r w:rsidRPr="006A4A2E">
        <w:rPr>
          <w:rFonts w:eastAsia="標楷體" w:hint="eastAsia"/>
          <w:sz w:val="26"/>
          <w:szCs w:val="26"/>
        </w:rPr>
        <w:t>對象之常規交易範圍</w:t>
      </w:r>
      <w:r w:rsidRPr="006A4A2E">
        <w:rPr>
          <w:rFonts w:eastAsia="標楷體" w:hint="eastAsia"/>
          <w:sz w:val="26"/>
          <w:szCs w:val="26"/>
        </w:rPr>
        <w:t>1.</w:t>
      </w:r>
      <w:r w:rsidR="006A4A2E" w:rsidRPr="006A4A2E">
        <w:rPr>
          <w:rFonts w:eastAsia="標楷體" w:hint="eastAsia"/>
          <w:sz w:val="26"/>
          <w:szCs w:val="26"/>
        </w:rPr>
        <w:t>44</w:t>
      </w:r>
      <w:r w:rsidRPr="006A4A2E">
        <w:rPr>
          <w:rFonts w:eastAsia="標楷體" w:hint="eastAsia"/>
          <w:sz w:val="26"/>
          <w:szCs w:val="26"/>
        </w:rPr>
        <w:t>%</w:t>
      </w:r>
      <w:r w:rsidRPr="006A4A2E">
        <w:rPr>
          <w:rFonts w:eastAsia="標楷體" w:hint="eastAsia"/>
          <w:sz w:val="26"/>
          <w:szCs w:val="26"/>
        </w:rPr>
        <w:t>～</w:t>
      </w:r>
      <w:r w:rsidR="006A4A2E" w:rsidRPr="006A4A2E">
        <w:rPr>
          <w:rFonts w:eastAsia="標楷體" w:hint="eastAsia"/>
          <w:sz w:val="26"/>
          <w:szCs w:val="26"/>
        </w:rPr>
        <w:t>6.79</w:t>
      </w:r>
      <w:r w:rsidRPr="006A4A2E">
        <w:rPr>
          <w:rFonts w:eastAsia="標楷體" w:hint="eastAsia"/>
          <w:sz w:val="26"/>
          <w:szCs w:val="26"/>
        </w:rPr>
        <w:t>%</w:t>
      </w:r>
      <w:r w:rsidRPr="006A4A2E">
        <w:rPr>
          <w:rFonts w:eastAsia="標楷體" w:hint="eastAsia"/>
          <w:sz w:val="26"/>
          <w:szCs w:val="26"/>
        </w:rPr>
        <w:t>上分位數，因互相調整結果，對中華民國稅收不生影響，故不予調整。</w:t>
      </w:r>
    </w:p>
    <w:p w:rsidR="006240E2" w:rsidRDefault="0076086D" w:rsidP="00BD6D02">
      <w:pPr>
        <w:pStyle w:val="3"/>
        <w:numPr>
          <w:ilvl w:val="0"/>
          <w:numId w:val="76"/>
        </w:numPr>
        <w:spacing w:beforeLines="50" w:before="120" w:afterLines="50" w:after="120" w:line="360" w:lineRule="auto"/>
        <w:ind w:leftChars="100" w:left="720"/>
        <w:jc w:val="both"/>
        <w:rPr>
          <w:rFonts w:ascii="Times New Roman" w:eastAsia="標楷體" w:hAnsi="Times New Roman"/>
          <w:sz w:val="32"/>
          <w:szCs w:val="26"/>
        </w:rPr>
      </w:pPr>
      <w:r w:rsidRPr="008D5617">
        <w:rPr>
          <w:rFonts w:ascii="Times New Roman" w:eastAsia="標楷體" w:hAnsi="Times New Roman" w:hint="eastAsia"/>
          <w:sz w:val="32"/>
          <w:szCs w:val="26"/>
        </w:rPr>
        <w:t>服務之提供－</w:t>
      </w:r>
      <w:r w:rsidR="00063F26">
        <w:rPr>
          <w:rFonts w:ascii="Times New Roman" w:eastAsia="標楷體" w:hAnsi="Times New Roman" w:hint="eastAsia"/>
          <w:sz w:val="32"/>
          <w:szCs w:val="26"/>
        </w:rPr>
        <w:t>提供營運支援服務</w:t>
      </w:r>
    </w:p>
    <w:p w:rsidR="006240E2" w:rsidRDefault="00736C74" w:rsidP="00BD6D02">
      <w:pPr>
        <w:pStyle w:val="afa"/>
        <w:numPr>
          <w:ilvl w:val="0"/>
          <w:numId w:val="90"/>
        </w:numPr>
        <w:spacing w:beforeLines="50" w:before="120" w:afterLines="50" w:after="120" w:line="360" w:lineRule="auto"/>
        <w:ind w:leftChars="0"/>
        <w:jc w:val="both"/>
        <w:rPr>
          <w:rFonts w:eastAsia="標楷體"/>
          <w:b/>
          <w:sz w:val="28"/>
          <w:szCs w:val="28"/>
        </w:rPr>
      </w:pPr>
      <w:r w:rsidRPr="00736C74">
        <w:rPr>
          <w:rFonts w:eastAsia="標楷體" w:hint="eastAsia"/>
          <w:b/>
          <w:sz w:val="28"/>
          <w:szCs w:val="28"/>
        </w:rPr>
        <w:t>矽成</w:t>
      </w:r>
      <w:r w:rsidR="000A7EFF" w:rsidRPr="00736C74">
        <w:rPr>
          <w:rFonts w:eastAsia="標楷體" w:hint="eastAsia"/>
          <w:b/>
          <w:sz w:val="28"/>
          <w:szCs w:val="28"/>
        </w:rPr>
        <w:t>提供關係企業營運支援服務</w:t>
      </w:r>
    </w:p>
    <w:p w:rsidR="006240E2" w:rsidRDefault="00E574BB" w:rsidP="00BD6D02">
      <w:pPr>
        <w:spacing w:beforeLines="50" w:before="120" w:afterLines="50" w:after="120" w:line="360" w:lineRule="auto"/>
        <w:ind w:leftChars="300" w:left="720" w:firstLineChars="200" w:firstLine="520"/>
        <w:jc w:val="both"/>
        <w:rPr>
          <w:rFonts w:eastAsia="標楷體"/>
          <w:sz w:val="26"/>
          <w:szCs w:val="26"/>
        </w:rPr>
      </w:pPr>
      <w:r w:rsidRPr="00DF020D">
        <w:rPr>
          <w:rFonts w:eastAsia="標楷體"/>
          <w:sz w:val="26"/>
          <w:szCs w:val="26"/>
        </w:rPr>
        <w:lastRenderedPageBreak/>
        <w:t>矽成</w:t>
      </w:r>
      <w:r w:rsidRPr="00DF020D">
        <w:rPr>
          <w:rFonts w:eastAsia="標楷體" w:hint="eastAsia"/>
          <w:sz w:val="26"/>
          <w:szCs w:val="26"/>
        </w:rPr>
        <w:t>提供營運支援服務予</w:t>
      </w:r>
      <w:r w:rsidR="00B327C4">
        <w:rPr>
          <w:rFonts w:eastAsia="標楷體" w:hint="eastAsia"/>
          <w:sz w:val="26"/>
          <w:szCs w:val="26"/>
        </w:rPr>
        <w:t>關係企業</w:t>
      </w:r>
      <w:r w:rsidRPr="00DF020D">
        <w:rPr>
          <w:rFonts w:eastAsia="標楷體" w:hint="eastAsia"/>
          <w:sz w:val="26"/>
          <w:szCs w:val="26"/>
        </w:rPr>
        <w:t>交易，</w:t>
      </w:r>
      <w:r w:rsidRPr="000D07E4">
        <w:rPr>
          <w:rFonts w:eastAsia="標楷體" w:hint="eastAsia"/>
          <w:sz w:val="26"/>
          <w:szCs w:val="26"/>
        </w:rPr>
        <w:t>可比較利潤法</w:t>
      </w:r>
      <w:r w:rsidRPr="00C40B06">
        <w:rPr>
          <w:rFonts w:eastAsia="標楷體"/>
          <w:sz w:val="26"/>
          <w:szCs w:val="26"/>
        </w:rPr>
        <w:t>為評估該受控交易之最適常規交易方法</w:t>
      </w:r>
      <w:r>
        <w:rPr>
          <w:rFonts w:eastAsia="標楷體" w:hint="eastAsia"/>
          <w:sz w:val="26"/>
          <w:szCs w:val="26"/>
        </w:rPr>
        <w:t>，</w:t>
      </w:r>
      <w:r w:rsidRPr="000D07E4">
        <w:rPr>
          <w:rFonts w:eastAsia="標楷體"/>
          <w:sz w:val="26"/>
          <w:szCs w:val="26"/>
        </w:rPr>
        <w:t>以</w:t>
      </w:r>
      <w:r>
        <w:rPr>
          <w:rFonts w:eastAsia="標楷體" w:hint="eastAsia"/>
          <w:sz w:val="26"/>
          <w:szCs w:val="26"/>
        </w:rPr>
        <w:t>矽成</w:t>
      </w:r>
      <w:r w:rsidRPr="000D07E4">
        <w:rPr>
          <w:rFonts w:eastAsia="標楷體"/>
          <w:sz w:val="26"/>
          <w:szCs w:val="26"/>
        </w:rPr>
        <w:t>為受測個體。</w:t>
      </w:r>
    </w:p>
    <w:p w:rsidR="006240E2" w:rsidRDefault="00E574BB" w:rsidP="00BD6D02">
      <w:pPr>
        <w:spacing w:beforeLines="50" w:before="120" w:afterLines="50" w:after="120" w:line="360" w:lineRule="auto"/>
        <w:ind w:leftChars="300" w:left="720" w:firstLineChars="200" w:firstLine="520"/>
        <w:jc w:val="both"/>
      </w:pPr>
      <w:r w:rsidRPr="00B327C4">
        <w:rPr>
          <w:rFonts w:eastAsia="標楷體"/>
          <w:sz w:val="26"/>
          <w:szCs w:val="26"/>
        </w:rPr>
        <w:t>矽成</w:t>
      </w:r>
      <w:r w:rsidR="000A628A">
        <w:rPr>
          <w:rFonts w:eastAsia="標楷體" w:hint="eastAsia"/>
          <w:sz w:val="26"/>
          <w:szCs w:val="26"/>
        </w:rPr>
        <w:t>10</w:t>
      </w:r>
      <w:r w:rsidR="00D7468D">
        <w:rPr>
          <w:rFonts w:eastAsia="標楷體" w:hint="eastAsia"/>
          <w:sz w:val="26"/>
          <w:szCs w:val="26"/>
        </w:rPr>
        <w:t>3</w:t>
      </w:r>
      <w:r w:rsidR="00B327C4">
        <w:rPr>
          <w:rFonts w:eastAsia="標楷體" w:hint="eastAsia"/>
          <w:sz w:val="26"/>
          <w:szCs w:val="26"/>
        </w:rPr>
        <w:t>~</w:t>
      </w:r>
      <w:r w:rsidRPr="00B327C4">
        <w:rPr>
          <w:rFonts w:eastAsia="標楷體"/>
          <w:sz w:val="26"/>
          <w:szCs w:val="26"/>
        </w:rPr>
        <w:t>10</w:t>
      </w:r>
      <w:r w:rsidR="00D7468D">
        <w:rPr>
          <w:rFonts w:eastAsia="標楷體" w:hint="eastAsia"/>
          <w:sz w:val="26"/>
          <w:szCs w:val="26"/>
        </w:rPr>
        <w:t>5</w:t>
      </w:r>
      <w:r w:rsidRPr="00B327C4">
        <w:rPr>
          <w:rFonts w:eastAsia="標楷體"/>
          <w:sz w:val="26"/>
          <w:szCs w:val="26"/>
        </w:rPr>
        <w:t>會計年度提供</w:t>
      </w:r>
      <w:r w:rsidR="00B327C4" w:rsidRPr="00B327C4">
        <w:rPr>
          <w:rFonts w:eastAsia="標楷體" w:hint="eastAsia"/>
          <w:sz w:val="26"/>
          <w:szCs w:val="26"/>
        </w:rPr>
        <w:t>關係企業</w:t>
      </w:r>
      <w:r w:rsidRPr="00B327C4">
        <w:rPr>
          <w:rFonts w:eastAsia="標楷體"/>
          <w:sz w:val="26"/>
          <w:szCs w:val="26"/>
        </w:rPr>
        <w:t>營運支援服務，</w:t>
      </w:r>
      <w:r w:rsidR="002663C0">
        <w:rPr>
          <w:rFonts w:eastAsia="標楷體" w:hint="eastAsia"/>
          <w:sz w:val="26"/>
          <w:szCs w:val="26"/>
        </w:rPr>
        <w:t>平均</w:t>
      </w:r>
      <w:r w:rsidRPr="00B327C4">
        <w:rPr>
          <w:rFonts w:eastAsia="標楷體"/>
          <w:sz w:val="26"/>
          <w:szCs w:val="26"/>
        </w:rPr>
        <w:t>賺得成本及營業費用淨利率</w:t>
      </w:r>
      <w:r w:rsidR="00D7468D">
        <w:rPr>
          <w:rFonts w:eastAsia="標楷體" w:hint="eastAsia"/>
          <w:sz w:val="26"/>
          <w:szCs w:val="26"/>
        </w:rPr>
        <w:t>6.55</w:t>
      </w:r>
      <w:r w:rsidRPr="00B327C4">
        <w:rPr>
          <w:rFonts w:eastAsia="標楷體"/>
          <w:sz w:val="26"/>
          <w:szCs w:val="26"/>
        </w:rPr>
        <w:t>%</w:t>
      </w:r>
      <w:r w:rsidRPr="00B327C4">
        <w:rPr>
          <w:rFonts w:eastAsia="標楷體" w:hAnsi="標楷體"/>
          <w:sz w:val="26"/>
          <w:szCs w:val="26"/>
        </w:rPr>
        <w:t>，</w:t>
      </w:r>
      <w:r w:rsidRPr="00B327C4">
        <w:rPr>
          <w:rFonts w:eastAsia="標楷體" w:hAnsi="標楷體" w:hint="eastAsia"/>
          <w:sz w:val="26"/>
          <w:szCs w:val="26"/>
        </w:rPr>
        <w:t>位</w:t>
      </w:r>
      <w:r w:rsidRPr="00B327C4">
        <w:rPr>
          <w:rFonts w:eastAsia="標楷體" w:hAnsi="標楷體"/>
          <w:sz w:val="26"/>
          <w:szCs w:val="26"/>
        </w:rPr>
        <w:t>於</w:t>
      </w:r>
      <w:r w:rsidRPr="00B327C4">
        <w:rPr>
          <w:rFonts w:eastAsia="標楷體" w:hint="eastAsia"/>
          <w:sz w:val="26"/>
          <w:szCs w:val="26"/>
        </w:rPr>
        <w:t>ONESOURCE</w:t>
      </w:r>
      <w:r w:rsidRPr="00B327C4">
        <w:rPr>
          <w:rFonts w:eastAsia="標楷體" w:hint="eastAsia"/>
          <w:sz w:val="26"/>
          <w:szCs w:val="26"/>
        </w:rPr>
        <w:t>資料庫所選可比較對象</w:t>
      </w:r>
      <w:r w:rsidRPr="00B327C4">
        <w:rPr>
          <w:rFonts w:eastAsia="標楷體" w:hAnsi="標楷體"/>
          <w:sz w:val="26"/>
          <w:szCs w:val="26"/>
        </w:rPr>
        <w:t>之常規交易範圍</w:t>
      </w:r>
      <w:r w:rsidR="000203F2" w:rsidRPr="00EF51A0">
        <w:rPr>
          <w:rFonts w:eastAsia="標楷體" w:hAnsi="標楷體"/>
          <w:sz w:val="26"/>
          <w:szCs w:val="26"/>
        </w:rPr>
        <w:t>2.66</w:t>
      </w:r>
      <w:r w:rsidR="0049208D">
        <w:rPr>
          <w:rFonts w:eastAsia="標楷體" w:hAnsi="標楷體"/>
          <w:sz w:val="26"/>
          <w:szCs w:val="26"/>
        </w:rPr>
        <w:t>%</w:t>
      </w:r>
      <w:r w:rsidR="0049208D">
        <w:rPr>
          <w:rFonts w:eastAsia="標楷體" w:hAnsi="標楷體" w:hint="eastAsia"/>
          <w:sz w:val="26"/>
          <w:szCs w:val="26"/>
        </w:rPr>
        <w:t>～</w:t>
      </w:r>
      <w:r w:rsidR="00D7468D">
        <w:rPr>
          <w:rFonts w:eastAsia="標楷體" w:hAnsi="標楷體" w:hint="eastAsia"/>
          <w:sz w:val="26"/>
          <w:szCs w:val="26"/>
        </w:rPr>
        <w:t>6.71</w:t>
      </w:r>
      <w:r w:rsidR="0049208D">
        <w:rPr>
          <w:rFonts w:eastAsia="標楷體" w:hAnsi="標楷體"/>
          <w:sz w:val="26"/>
          <w:szCs w:val="26"/>
        </w:rPr>
        <w:t>%</w:t>
      </w:r>
      <w:r w:rsidR="0049208D">
        <w:rPr>
          <w:rFonts w:eastAsia="標楷體" w:hint="eastAsia"/>
          <w:sz w:val="26"/>
          <w:szCs w:val="26"/>
        </w:rPr>
        <w:t>內</w:t>
      </w:r>
      <w:r w:rsidRPr="00B327C4">
        <w:rPr>
          <w:rFonts w:eastAsia="標楷體" w:hAnsi="標楷體"/>
          <w:sz w:val="26"/>
          <w:szCs w:val="26"/>
        </w:rPr>
        <w:t>，推論矽成</w:t>
      </w:r>
      <w:r w:rsidR="000A628A">
        <w:rPr>
          <w:rFonts w:eastAsia="標楷體" w:hint="eastAsia"/>
          <w:sz w:val="26"/>
          <w:szCs w:val="26"/>
        </w:rPr>
        <w:t>10</w:t>
      </w:r>
      <w:r w:rsidR="00D7468D">
        <w:rPr>
          <w:rFonts w:eastAsia="標楷體" w:hint="eastAsia"/>
          <w:sz w:val="26"/>
          <w:szCs w:val="26"/>
        </w:rPr>
        <w:t>5</w:t>
      </w:r>
      <w:r w:rsidRPr="00B327C4">
        <w:rPr>
          <w:rFonts w:eastAsia="標楷體" w:hAnsi="標楷體"/>
          <w:sz w:val="26"/>
          <w:szCs w:val="26"/>
        </w:rPr>
        <w:t>會計年度該受控交易之移轉訂價符合常規。</w:t>
      </w:r>
    </w:p>
    <w:p w:rsidR="00AD3320" w:rsidRDefault="008B7855" w:rsidP="00AD3320">
      <w:pPr>
        <w:pStyle w:val="3"/>
        <w:numPr>
          <w:ilvl w:val="0"/>
          <w:numId w:val="76"/>
        </w:numPr>
        <w:spacing w:beforeLines="50" w:before="120" w:afterLines="50" w:after="120" w:line="360" w:lineRule="auto"/>
        <w:ind w:leftChars="100" w:left="720"/>
        <w:jc w:val="both"/>
        <w:rPr>
          <w:rFonts w:ascii="Times New Roman" w:eastAsia="標楷體"/>
          <w:sz w:val="32"/>
        </w:rPr>
      </w:pPr>
      <w:r w:rsidRPr="008B7855">
        <w:rPr>
          <w:rFonts w:ascii="Times New Roman" w:eastAsia="標楷體" w:hint="eastAsia"/>
          <w:sz w:val="32"/>
        </w:rPr>
        <w:t>資金之使用</w:t>
      </w:r>
      <w:r w:rsidR="00E477EB">
        <w:rPr>
          <w:rFonts w:ascii="Times New Roman" w:eastAsia="標楷體"/>
          <w:sz w:val="32"/>
        </w:rPr>
        <w:t>—</w:t>
      </w:r>
      <w:r w:rsidR="00E477EB">
        <w:rPr>
          <w:rFonts w:ascii="Times New Roman" w:eastAsia="標楷體" w:hint="eastAsia"/>
          <w:sz w:val="32"/>
        </w:rPr>
        <w:t>資金融通</w:t>
      </w:r>
    </w:p>
    <w:p w:rsidR="00AD3320" w:rsidRPr="009F51DB" w:rsidRDefault="00AD3320" w:rsidP="009F51DB">
      <w:pPr>
        <w:pStyle w:val="afa"/>
        <w:numPr>
          <w:ilvl w:val="1"/>
          <w:numId w:val="12"/>
        </w:numPr>
        <w:spacing w:beforeLines="50" w:before="120" w:afterLines="50" w:after="120" w:line="360" w:lineRule="auto"/>
        <w:ind w:leftChars="0" w:left="1202" w:hanging="482"/>
        <w:jc w:val="both"/>
        <w:rPr>
          <w:rFonts w:eastAsia="標楷體"/>
          <w:b/>
          <w:sz w:val="28"/>
          <w:szCs w:val="28"/>
        </w:rPr>
      </w:pPr>
      <w:r w:rsidRPr="009F51DB">
        <w:rPr>
          <w:rFonts w:eastAsia="標楷體" w:hint="eastAsia"/>
          <w:b/>
          <w:sz w:val="28"/>
          <w:szCs w:val="28"/>
        </w:rPr>
        <w:t>美金貸款</w:t>
      </w:r>
    </w:p>
    <w:p w:rsidR="00AD3320" w:rsidRPr="009F51DB" w:rsidRDefault="00AD3320" w:rsidP="009F51DB">
      <w:pPr>
        <w:pStyle w:val="afa"/>
        <w:numPr>
          <w:ilvl w:val="0"/>
          <w:numId w:val="90"/>
        </w:numPr>
        <w:spacing w:beforeLines="50" w:before="120" w:afterLines="50" w:after="120" w:line="360" w:lineRule="auto"/>
        <w:ind w:leftChars="0"/>
        <w:jc w:val="both"/>
        <w:rPr>
          <w:rFonts w:eastAsia="標楷體"/>
          <w:b/>
          <w:sz w:val="28"/>
          <w:szCs w:val="28"/>
        </w:rPr>
      </w:pPr>
      <w:r>
        <w:rPr>
          <w:rFonts w:eastAsia="標楷體" w:hint="eastAsia"/>
          <w:b/>
          <w:sz w:val="28"/>
          <w:szCs w:val="28"/>
        </w:rPr>
        <w:t>矽成短期貸款予</w:t>
      </w:r>
      <w:r>
        <w:rPr>
          <w:rFonts w:eastAsia="標楷體" w:hint="eastAsia"/>
          <w:b/>
          <w:sz w:val="28"/>
          <w:szCs w:val="28"/>
        </w:rPr>
        <w:t>ISSI-USA</w:t>
      </w:r>
    </w:p>
    <w:p w:rsidR="00AD3320" w:rsidRDefault="00AD3320" w:rsidP="00AD3320">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DF020D">
        <w:rPr>
          <w:rFonts w:eastAsia="標楷體" w:hint="eastAsia"/>
          <w:sz w:val="26"/>
          <w:szCs w:val="26"/>
        </w:rPr>
        <w:t>矽成於</w:t>
      </w:r>
      <w:r>
        <w:rPr>
          <w:rFonts w:eastAsia="標楷體" w:hint="eastAsia"/>
          <w:sz w:val="26"/>
          <w:szCs w:val="26"/>
        </w:rPr>
        <w:t>105</w:t>
      </w:r>
      <w:r w:rsidRPr="00DF020D">
        <w:rPr>
          <w:rFonts w:eastAsia="標楷體" w:hint="eastAsia"/>
          <w:sz w:val="26"/>
          <w:szCs w:val="26"/>
        </w:rPr>
        <w:t>會計年度</w:t>
      </w:r>
      <w:r>
        <w:rPr>
          <w:rFonts w:eastAsia="標楷體" w:hint="eastAsia"/>
          <w:sz w:val="26"/>
          <w:szCs w:val="26"/>
        </w:rPr>
        <w:t>提供短期資金予</w:t>
      </w:r>
      <w:r>
        <w:rPr>
          <w:rFonts w:eastAsia="標楷體" w:hint="eastAsia"/>
          <w:sz w:val="26"/>
          <w:szCs w:val="26"/>
        </w:rPr>
        <w:t>ISSI-USA</w:t>
      </w:r>
      <w:r>
        <w:rPr>
          <w:rFonts w:eastAsia="標楷體" w:hint="eastAsia"/>
          <w:sz w:val="26"/>
          <w:szCs w:val="26"/>
        </w:rPr>
        <w:t>，</w:t>
      </w:r>
      <w:r w:rsidRPr="00EA272E">
        <w:rPr>
          <w:rFonts w:eastAsia="標楷體" w:hint="eastAsia"/>
          <w:sz w:val="26"/>
          <w:szCs w:val="26"/>
        </w:rPr>
        <w:t>計息年利率</w:t>
      </w:r>
      <w:r>
        <w:rPr>
          <w:rFonts w:eastAsia="標楷體" w:hint="eastAsia"/>
          <w:sz w:val="26"/>
          <w:szCs w:val="26"/>
        </w:rPr>
        <w:t>為</w:t>
      </w:r>
      <w:r>
        <w:rPr>
          <w:rFonts w:eastAsia="標楷體" w:hint="eastAsia"/>
          <w:sz w:val="26"/>
          <w:szCs w:val="26"/>
        </w:rPr>
        <w:t>1.3</w:t>
      </w:r>
      <w:r w:rsidRPr="0088066A">
        <w:rPr>
          <w:rFonts w:eastAsia="標楷體" w:hint="eastAsia"/>
          <w:sz w:val="26"/>
          <w:szCs w:val="26"/>
        </w:rPr>
        <w:t>%</w:t>
      </w:r>
      <w:r>
        <w:rPr>
          <w:rFonts w:eastAsia="標楷體" w:hint="eastAsia"/>
          <w:sz w:val="26"/>
          <w:szCs w:val="26"/>
        </w:rPr>
        <w:t>，</w:t>
      </w:r>
      <w:r w:rsidRPr="00C51018">
        <w:rPr>
          <w:rFonts w:eastAsia="標楷體" w:hint="eastAsia"/>
          <w:sz w:val="26"/>
          <w:szCs w:val="26"/>
        </w:rPr>
        <w:t>可比較未受控價格法為矽成此受控交易移轉訂價分析之最適常規交易方法。</w:t>
      </w:r>
    </w:p>
    <w:p w:rsidR="00AD3320" w:rsidRDefault="00AD3320" w:rsidP="00AD3320">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C51018">
        <w:rPr>
          <w:rFonts w:eastAsia="標楷體" w:hint="eastAsia"/>
          <w:sz w:val="26"/>
          <w:szCs w:val="26"/>
        </w:rPr>
        <w:t>本報告依矽成貸出資金之年度、幣別、用途及貸款期間等進行可比</w:t>
      </w:r>
      <w:r w:rsidRPr="00AE1693">
        <w:rPr>
          <w:rFonts w:eastAsia="標楷體" w:hint="eastAsia"/>
          <w:sz w:val="26"/>
          <w:szCs w:val="26"/>
        </w:rPr>
        <w:t>較未受控價格之搜尋，並建立常規交易範圍。</w:t>
      </w:r>
      <w:r w:rsidRPr="009E6A8E">
        <w:rPr>
          <w:rFonts w:eastAsia="標楷體"/>
          <w:sz w:val="26"/>
          <w:szCs w:val="26"/>
        </w:rPr>
        <w:t>本所以</w:t>
      </w:r>
      <w:r>
        <w:rPr>
          <w:rFonts w:eastAsia="標楷體" w:hint="eastAsia"/>
          <w:sz w:val="26"/>
          <w:szCs w:val="26"/>
        </w:rPr>
        <w:t>美元</w:t>
      </w:r>
      <w:r w:rsidRPr="009E6A8E">
        <w:rPr>
          <w:rFonts w:eastAsia="標楷體" w:hint="eastAsia"/>
          <w:sz w:val="26"/>
          <w:szCs w:val="26"/>
        </w:rPr>
        <w:t>LIBOR</w:t>
      </w:r>
      <w:r w:rsidRPr="009E6A8E">
        <w:rPr>
          <w:rFonts w:eastAsia="標楷體" w:hint="eastAsia"/>
          <w:sz w:val="26"/>
          <w:szCs w:val="26"/>
        </w:rPr>
        <w:t>公布之</w:t>
      </w:r>
      <w:r w:rsidRPr="00587F67">
        <w:rPr>
          <w:rFonts w:eastAsia="標楷體"/>
          <w:sz w:val="26"/>
          <w:szCs w:val="26"/>
        </w:rPr>
        <w:t>10</w:t>
      </w:r>
      <w:r w:rsidRPr="00587F67">
        <w:rPr>
          <w:rFonts w:eastAsia="標楷體" w:hint="eastAsia"/>
          <w:sz w:val="26"/>
          <w:szCs w:val="26"/>
        </w:rPr>
        <w:t>5</w:t>
      </w:r>
      <w:r w:rsidRPr="00587F67">
        <w:rPr>
          <w:rFonts w:eastAsia="標楷體" w:hint="eastAsia"/>
          <w:sz w:val="26"/>
          <w:szCs w:val="26"/>
        </w:rPr>
        <w:t>年</w:t>
      </w:r>
      <w:r w:rsidRPr="00587F67">
        <w:rPr>
          <w:rFonts w:eastAsia="標楷體"/>
          <w:sz w:val="26"/>
          <w:szCs w:val="26"/>
        </w:rPr>
        <w:t>1</w:t>
      </w:r>
      <w:r w:rsidRPr="00587F67">
        <w:rPr>
          <w:rFonts w:eastAsia="標楷體" w:hint="eastAsia"/>
          <w:sz w:val="26"/>
          <w:szCs w:val="26"/>
        </w:rPr>
        <w:t>月至</w:t>
      </w:r>
      <w:r w:rsidRPr="00587F67">
        <w:rPr>
          <w:rFonts w:eastAsia="標楷體"/>
          <w:sz w:val="26"/>
          <w:szCs w:val="26"/>
        </w:rPr>
        <w:t>10</w:t>
      </w:r>
      <w:r w:rsidRPr="00587F67">
        <w:rPr>
          <w:rFonts w:eastAsia="標楷體" w:hint="eastAsia"/>
          <w:sz w:val="26"/>
          <w:szCs w:val="26"/>
        </w:rPr>
        <w:t>5</w:t>
      </w:r>
      <w:r w:rsidRPr="00587F67">
        <w:rPr>
          <w:rFonts w:eastAsia="標楷體" w:hint="eastAsia"/>
          <w:sz w:val="26"/>
          <w:szCs w:val="26"/>
        </w:rPr>
        <w:t>年</w:t>
      </w:r>
      <w:r w:rsidRPr="00587F67">
        <w:rPr>
          <w:rFonts w:eastAsia="標楷體"/>
          <w:sz w:val="26"/>
          <w:szCs w:val="26"/>
        </w:rPr>
        <w:t>12</w:t>
      </w:r>
      <w:r w:rsidRPr="00587F67">
        <w:rPr>
          <w:rFonts w:eastAsia="標楷體" w:hint="eastAsia"/>
          <w:sz w:val="26"/>
          <w:szCs w:val="26"/>
        </w:rPr>
        <w:t>月</w:t>
      </w:r>
      <w:r w:rsidRPr="009E6A8E">
        <w:rPr>
          <w:rFonts w:eastAsia="標楷體" w:hint="eastAsia"/>
          <w:sz w:val="26"/>
          <w:szCs w:val="26"/>
        </w:rPr>
        <w:t>間之資金拆放利率區間</w:t>
      </w:r>
      <w:r w:rsidRPr="009E6A8E">
        <w:rPr>
          <w:rFonts w:eastAsia="標楷體"/>
          <w:sz w:val="26"/>
          <w:szCs w:val="26"/>
        </w:rPr>
        <w:t>，</w:t>
      </w:r>
      <w:r w:rsidRPr="009E6A8E">
        <w:rPr>
          <w:rFonts w:eastAsia="標楷體" w:hint="eastAsia"/>
          <w:sz w:val="26"/>
          <w:szCs w:val="26"/>
        </w:rPr>
        <w:t>進行外部可比較對象搜尋。</w:t>
      </w:r>
    </w:p>
    <w:p w:rsidR="00AD3320"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color w:val="000000" w:themeColor="text1"/>
          <w:sz w:val="26"/>
          <w:szCs w:val="26"/>
        </w:rPr>
      </w:pPr>
      <w:r w:rsidRPr="00B21950">
        <w:rPr>
          <w:rFonts w:eastAsia="標楷體" w:hint="eastAsia"/>
          <w:sz w:val="26"/>
          <w:szCs w:val="26"/>
        </w:rPr>
        <w:t>經分析，矽成</w:t>
      </w:r>
      <w:r>
        <w:rPr>
          <w:rFonts w:eastAsia="標楷體" w:hint="eastAsia"/>
          <w:sz w:val="26"/>
          <w:szCs w:val="26"/>
        </w:rPr>
        <w:t>短期貸款予</w:t>
      </w:r>
      <w:r>
        <w:rPr>
          <w:rFonts w:eastAsia="標楷體" w:hint="eastAsia"/>
          <w:sz w:val="26"/>
          <w:szCs w:val="26"/>
        </w:rPr>
        <w:t>ISSI-USA</w:t>
      </w:r>
      <w:r w:rsidRPr="00B21950">
        <w:rPr>
          <w:rFonts w:eastAsia="標楷體" w:hint="eastAsia"/>
          <w:sz w:val="26"/>
          <w:szCs w:val="26"/>
        </w:rPr>
        <w:t>，計息利率為</w:t>
      </w:r>
      <w:r>
        <w:rPr>
          <w:rFonts w:eastAsia="標楷體" w:hint="eastAsia"/>
          <w:sz w:val="26"/>
          <w:szCs w:val="26"/>
        </w:rPr>
        <w:t>1.3</w:t>
      </w:r>
      <w:r w:rsidRPr="00B21950">
        <w:rPr>
          <w:rFonts w:eastAsia="標楷體" w:hint="eastAsia"/>
          <w:sz w:val="26"/>
          <w:szCs w:val="26"/>
        </w:rPr>
        <w:t>%</w:t>
      </w:r>
      <w:r w:rsidRPr="00B21950">
        <w:rPr>
          <w:rFonts w:eastAsia="標楷體" w:hint="eastAsia"/>
          <w:sz w:val="26"/>
          <w:szCs w:val="26"/>
        </w:rPr>
        <w:t>，</w:t>
      </w:r>
      <w:r w:rsidR="00922550">
        <w:rPr>
          <w:rFonts w:eastAsia="標楷體" w:hint="eastAsia"/>
          <w:sz w:val="26"/>
          <w:szCs w:val="26"/>
        </w:rPr>
        <w:t>位</w:t>
      </w:r>
      <w:r w:rsidR="00794676" w:rsidRPr="009E6A8E">
        <w:rPr>
          <w:rFonts w:eastAsia="標楷體" w:hint="eastAsia"/>
          <w:sz w:val="26"/>
          <w:szCs w:val="26"/>
        </w:rPr>
        <w:t>於</w:t>
      </w:r>
      <w:r w:rsidR="00794676">
        <w:rPr>
          <w:rFonts w:eastAsia="標楷體" w:hint="eastAsia"/>
          <w:sz w:val="26"/>
          <w:szCs w:val="26"/>
        </w:rPr>
        <w:t>經</w:t>
      </w:r>
      <w:r w:rsidR="00794676" w:rsidRPr="001663F5">
        <w:rPr>
          <w:rFonts w:eastAsia="標楷體" w:hint="eastAsia"/>
          <w:sz w:val="26"/>
          <w:szCs w:val="26"/>
        </w:rPr>
        <w:t>債信評等</w:t>
      </w:r>
      <w:r w:rsidR="00794676" w:rsidRPr="00967324">
        <w:rPr>
          <w:rFonts w:eastAsia="標楷體" w:hAnsi="標楷體" w:hint="eastAsia"/>
          <w:sz w:val="26"/>
          <w:szCs w:val="26"/>
        </w:rPr>
        <w:t>調整</w:t>
      </w:r>
      <w:r w:rsidR="00794676" w:rsidRPr="00967324">
        <w:rPr>
          <w:rFonts w:eastAsia="標楷體" w:hAnsi="標楷體"/>
          <w:sz w:val="26"/>
          <w:szCs w:val="26"/>
        </w:rPr>
        <w:t>後</w:t>
      </w:r>
      <w:r w:rsidR="00794676">
        <w:rPr>
          <w:rFonts w:eastAsia="標楷體" w:hint="eastAsia"/>
          <w:sz w:val="26"/>
          <w:szCs w:val="26"/>
        </w:rPr>
        <w:t>之</w:t>
      </w:r>
      <w:r w:rsidR="00794676" w:rsidRPr="009E6A8E">
        <w:rPr>
          <w:rFonts w:eastAsia="標楷體" w:hint="eastAsia"/>
          <w:sz w:val="26"/>
          <w:szCs w:val="26"/>
        </w:rPr>
        <w:t>「</w:t>
      </w:r>
      <w:r w:rsidR="00794676" w:rsidRPr="009E6A8E">
        <w:rPr>
          <w:rFonts w:eastAsia="標楷體" w:hint="eastAsia"/>
          <w:sz w:val="26"/>
          <w:szCs w:val="26"/>
        </w:rPr>
        <w:t>LIBOR</w:t>
      </w:r>
      <w:r w:rsidR="00794676" w:rsidRPr="009E6A8E">
        <w:rPr>
          <w:rFonts w:eastAsia="標楷體" w:hint="eastAsia"/>
          <w:sz w:val="26"/>
          <w:szCs w:val="26"/>
        </w:rPr>
        <w:t>資金拆放利率」</w:t>
      </w:r>
      <w:r w:rsidR="00794676" w:rsidRPr="009E6A8E">
        <w:rPr>
          <w:rFonts w:eastAsia="標楷體"/>
          <w:sz w:val="26"/>
          <w:szCs w:val="26"/>
        </w:rPr>
        <w:t>常規交易</w:t>
      </w:r>
      <w:r w:rsidR="00794676" w:rsidRPr="009E6A8E">
        <w:rPr>
          <w:rFonts w:eastAsia="標楷體" w:hint="eastAsia"/>
          <w:sz w:val="26"/>
          <w:szCs w:val="26"/>
        </w:rPr>
        <w:t>區間</w:t>
      </w:r>
      <w:r w:rsidR="00794676" w:rsidRPr="00EE4DDF">
        <w:rPr>
          <w:rFonts w:hint="eastAsia"/>
          <w:color w:val="000000"/>
          <w:sz w:val="26"/>
          <w:szCs w:val="26"/>
        </w:rPr>
        <w:t>1.2103%</w:t>
      </w:r>
      <w:r w:rsidR="00794676" w:rsidRPr="00EE4DDF">
        <w:rPr>
          <w:rFonts w:hint="eastAsia"/>
          <w:color w:val="000000"/>
          <w:sz w:val="26"/>
          <w:szCs w:val="26"/>
        </w:rPr>
        <w:t>～</w:t>
      </w:r>
      <w:r w:rsidR="00794676" w:rsidRPr="00EE4DDF">
        <w:rPr>
          <w:rFonts w:hint="eastAsia"/>
          <w:color w:val="000000"/>
          <w:sz w:val="26"/>
          <w:szCs w:val="26"/>
        </w:rPr>
        <w:t>1.6677%</w:t>
      </w:r>
      <w:r w:rsidR="00794676" w:rsidRPr="00CE7E1F">
        <w:rPr>
          <w:rFonts w:ascii="標楷體" w:eastAsia="標楷體" w:hAnsi="標楷體" w:hint="eastAsia"/>
          <w:color w:val="000000"/>
          <w:sz w:val="26"/>
          <w:szCs w:val="26"/>
        </w:rPr>
        <w:t>內</w:t>
      </w:r>
      <w:r w:rsidR="00794676" w:rsidRPr="000B3E6A">
        <w:rPr>
          <w:rFonts w:eastAsia="標楷體" w:hint="eastAsia"/>
          <w:sz w:val="26"/>
          <w:szCs w:val="26"/>
        </w:rPr>
        <w:t>，</w:t>
      </w:r>
      <w:r w:rsidR="00794676" w:rsidRPr="001C6525">
        <w:rPr>
          <w:rFonts w:eastAsia="標楷體" w:hint="eastAsia"/>
          <w:color w:val="000000" w:themeColor="text1"/>
          <w:sz w:val="26"/>
          <w:szCs w:val="26"/>
        </w:rPr>
        <w:t>推論該受控交易之移轉訂價符合常規</w:t>
      </w:r>
      <w:r w:rsidR="00794676">
        <w:rPr>
          <w:rFonts w:eastAsia="標楷體" w:hint="eastAsia"/>
          <w:color w:val="000000" w:themeColor="text1"/>
          <w:sz w:val="26"/>
          <w:szCs w:val="26"/>
        </w:rPr>
        <w:t>。</w:t>
      </w:r>
    </w:p>
    <w:p w:rsidR="00AD3320" w:rsidRPr="009F51DB" w:rsidRDefault="00AD3320" w:rsidP="009F51DB">
      <w:pPr>
        <w:pStyle w:val="afa"/>
        <w:numPr>
          <w:ilvl w:val="0"/>
          <w:numId w:val="90"/>
        </w:numPr>
        <w:spacing w:beforeLines="50" w:before="120" w:afterLines="50" w:after="120" w:line="360" w:lineRule="auto"/>
        <w:ind w:leftChars="0"/>
        <w:jc w:val="both"/>
        <w:rPr>
          <w:rFonts w:eastAsia="標楷體"/>
          <w:sz w:val="28"/>
          <w:szCs w:val="28"/>
        </w:rPr>
      </w:pPr>
      <w:r w:rsidRPr="009F51DB">
        <w:rPr>
          <w:rFonts w:eastAsia="標楷體" w:hint="eastAsia"/>
          <w:b/>
          <w:sz w:val="28"/>
          <w:szCs w:val="28"/>
        </w:rPr>
        <w:t>矽成貸款予開</w:t>
      </w:r>
      <w:proofErr w:type="gramStart"/>
      <w:r w:rsidRPr="009F51DB">
        <w:rPr>
          <w:rFonts w:eastAsia="標楷體" w:hint="eastAsia"/>
          <w:b/>
          <w:sz w:val="28"/>
          <w:szCs w:val="28"/>
        </w:rPr>
        <w:t>曼</w:t>
      </w:r>
      <w:proofErr w:type="gramEnd"/>
      <w:r w:rsidRPr="009F51DB">
        <w:rPr>
          <w:rFonts w:eastAsia="標楷體" w:hint="eastAsia"/>
          <w:b/>
          <w:sz w:val="28"/>
          <w:szCs w:val="28"/>
        </w:rPr>
        <w:t>矽成台灣分公司</w:t>
      </w:r>
    </w:p>
    <w:p w:rsidR="00AD3320" w:rsidRPr="009F51DB"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t>矽成於</w:t>
      </w:r>
      <w:r w:rsidRPr="009F51DB">
        <w:rPr>
          <w:rFonts w:eastAsia="標楷體"/>
          <w:sz w:val="26"/>
          <w:szCs w:val="26"/>
        </w:rPr>
        <w:t>105</w:t>
      </w:r>
      <w:r w:rsidRPr="009F51DB">
        <w:rPr>
          <w:rFonts w:eastAsia="標楷體" w:hint="eastAsia"/>
          <w:sz w:val="26"/>
          <w:szCs w:val="26"/>
        </w:rPr>
        <w:t>會計年度提供資金予開曼矽成台灣分公司，計息年利率為</w:t>
      </w:r>
      <w:r w:rsidRPr="009F51DB">
        <w:rPr>
          <w:rFonts w:eastAsia="標楷體"/>
          <w:sz w:val="26"/>
          <w:szCs w:val="26"/>
        </w:rPr>
        <w:t>1.77%</w:t>
      </w:r>
      <w:r w:rsidRPr="009F51DB">
        <w:rPr>
          <w:rFonts w:eastAsia="標楷體" w:hint="eastAsia"/>
          <w:sz w:val="26"/>
          <w:szCs w:val="26"/>
        </w:rPr>
        <w:t>，可比較未受控價格法為矽成此受控交易移轉訂價分析之最適常規交易方法。</w:t>
      </w:r>
    </w:p>
    <w:p w:rsidR="00AD3320" w:rsidRPr="009F51DB" w:rsidRDefault="00AD3320" w:rsidP="009F51DB">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9F51DB">
        <w:rPr>
          <w:rFonts w:eastAsia="標楷體" w:hint="eastAsia"/>
          <w:sz w:val="26"/>
          <w:szCs w:val="26"/>
        </w:rPr>
        <w:lastRenderedPageBreak/>
        <w:t>本報告依矽成貸出資金之年度、幣別、用途及貸款期間等進行可比較未受控價格之搜尋，並建立常規交易範圍。本所以美元</w:t>
      </w:r>
      <w:r w:rsidRPr="009F51DB">
        <w:rPr>
          <w:rFonts w:eastAsia="標楷體"/>
          <w:sz w:val="26"/>
          <w:szCs w:val="26"/>
        </w:rPr>
        <w:t>LIBOR</w:t>
      </w:r>
      <w:r w:rsidRPr="009F51DB">
        <w:rPr>
          <w:rFonts w:eastAsia="標楷體" w:hint="eastAsia"/>
          <w:sz w:val="26"/>
          <w:szCs w:val="26"/>
        </w:rPr>
        <w:t>公布之</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w:t>
      </w:r>
      <w:r w:rsidRPr="009F51DB">
        <w:rPr>
          <w:rFonts w:eastAsia="標楷體" w:hint="eastAsia"/>
          <w:sz w:val="26"/>
          <w:szCs w:val="26"/>
        </w:rPr>
        <w:t>月至</w:t>
      </w:r>
      <w:r w:rsidRPr="009F51DB">
        <w:rPr>
          <w:rFonts w:eastAsia="標楷體"/>
          <w:sz w:val="26"/>
          <w:szCs w:val="26"/>
        </w:rPr>
        <w:t>105</w:t>
      </w:r>
      <w:r w:rsidRPr="009F51DB">
        <w:rPr>
          <w:rFonts w:eastAsia="標楷體" w:hint="eastAsia"/>
          <w:sz w:val="26"/>
          <w:szCs w:val="26"/>
        </w:rPr>
        <w:t>年</w:t>
      </w:r>
      <w:r w:rsidRPr="009F51DB">
        <w:rPr>
          <w:rFonts w:eastAsia="標楷體"/>
          <w:sz w:val="26"/>
          <w:szCs w:val="26"/>
        </w:rPr>
        <w:t>12</w:t>
      </w:r>
      <w:r w:rsidRPr="009F51DB">
        <w:rPr>
          <w:rFonts w:eastAsia="標楷體" w:hint="eastAsia"/>
          <w:sz w:val="26"/>
          <w:szCs w:val="26"/>
        </w:rPr>
        <w:t>月間之資金拆放利率區間，進行外部可比較對象搜尋。</w:t>
      </w:r>
    </w:p>
    <w:p w:rsidR="00AD3320" w:rsidRDefault="00AD3320" w:rsidP="009F51DB">
      <w:pPr>
        <w:tabs>
          <w:tab w:val="left" w:pos="960"/>
          <w:tab w:val="left" w:pos="993"/>
        </w:tabs>
        <w:spacing w:beforeLines="50" w:before="120" w:afterLines="50" w:after="120" w:line="360" w:lineRule="auto"/>
        <w:ind w:leftChars="300" w:left="720" w:firstLineChars="200" w:firstLine="520"/>
        <w:jc w:val="both"/>
      </w:pPr>
      <w:r w:rsidRPr="009F51DB">
        <w:rPr>
          <w:rFonts w:eastAsia="標楷體" w:hint="eastAsia"/>
          <w:sz w:val="26"/>
          <w:szCs w:val="26"/>
        </w:rPr>
        <w:t>經分析，矽成貸款予開曼矽成台灣分公司，計息利率為</w:t>
      </w:r>
      <w:r w:rsidRPr="009F51DB">
        <w:rPr>
          <w:rFonts w:eastAsia="標楷體"/>
          <w:sz w:val="26"/>
          <w:szCs w:val="26"/>
        </w:rPr>
        <w:t>1.77%</w:t>
      </w:r>
      <w:r w:rsidRPr="009F51DB">
        <w:rPr>
          <w:rFonts w:eastAsia="標楷體" w:hint="eastAsia"/>
          <w:sz w:val="26"/>
          <w:szCs w:val="26"/>
        </w:rPr>
        <w:t>，</w:t>
      </w:r>
      <w:r w:rsidR="00794676" w:rsidRPr="009E6A8E">
        <w:rPr>
          <w:rFonts w:eastAsia="標楷體" w:hint="eastAsia"/>
          <w:sz w:val="26"/>
          <w:szCs w:val="26"/>
        </w:rPr>
        <w:t>高於</w:t>
      </w:r>
      <w:r w:rsidR="00794676">
        <w:rPr>
          <w:rFonts w:eastAsia="標楷體" w:hint="eastAsia"/>
          <w:sz w:val="26"/>
          <w:szCs w:val="26"/>
        </w:rPr>
        <w:t>經</w:t>
      </w:r>
      <w:r w:rsidR="00794676" w:rsidRPr="001663F5">
        <w:rPr>
          <w:rFonts w:eastAsia="標楷體" w:hint="eastAsia"/>
          <w:sz w:val="26"/>
          <w:szCs w:val="26"/>
        </w:rPr>
        <w:t>債信評等</w:t>
      </w:r>
      <w:r w:rsidR="00794676" w:rsidRPr="00967324">
        <w:rPr>
          <w:rFonts w:eastAsia="標楷體" w:hAnsi="標楷體" w:hint="eastAsia"/>
          <w:sz w:val="26"/>
          <w:szCs w:val="26"/>
        </w:rPr>
        <w:t>調整</w:t>
      </w:r>
      <w:r w:rsidR="00794676" w:rsidRPr="00967324">
        <w:rPr>
          <w:rFonts w:eastAsia="標楷體" w:hAnsi="標楷體"/>
          <w:sz w:val="26"/>
          <w:szCs w:val="26"/>
        </w:rPr>
        <w:t>後</w:t>
      </w:r>
      <w:r w:rsidR="00794676">
        <w:rPr>
          <w:rFonts w:eastAsia="標楷體" w:hAnsi="標楷體" w:hint="eastAsia"/>
          <w:sz w:val="26"/>
          <w:szCs w:val="26"/>
        </w:rPr>
        <w:t>之</w:t>
      </w:r>
      <w:r w:rsidR="00794676" w:rsidRPr="009E6A8E">
        <w:rPr>
          <w:rFonts w:eastAsia="標楷體" w:hint="eastAsia"/>
          <w:sz w:val="26"/>
          <w:szCs w:val="26"/>
        </w:rPr>
        <w:t>「</w:t>
      </w:r>
      <w:r w:rsidR="00794676" w:rsidRPr="009E6A8E">
        <w:rPr>
          <w:rFonts w:eastAsia="標楷體" w:hint="eastAsia"/>
          <w:sz w:val="26"/>
          <w:szCs w:val="26"/>
        </w:rPr>
        <w:t>LIBOR</w:t>
      </w:r>
      <w:r w:rsidR="00794676" w:rsidRPr="009E6A8E">
        <w:rPr>
          <w:rFonts w:eastAsia="標楷體" w:hint="eastAsia"/>
          <w:sz w:val="26"/>
          <w:szCs w:val="26"/>
        </w:rPr>
        <w:t>資金拆放利率」</w:t>
      </w:r>
      <w:r w:rsidR="00794676" w:rsidRPr="009E6A8E">
        <w:rPr>
          <w:rFonts w:eastAsia="標楷體"/>
          <w:sz w:val="26"/>
          <w:szCs w:val="26"/>
        </w:rPr>
        <w:t>常規交易</w:t>
      </w:r>
      <w:r w:rsidR="00794676" w:rsidRPr="009E6A8E">
        <w:rPr>
          <w:rFonts w:eastAsia="標楷體" w:hint="eastAsia"/>
          <w:sz w:val="26"/>
          <w:szCs w:val="26"/>
        </w:rPr>
        <w:t>區間</w:t>
      </w:r>
      <w:r w:rsidR="00794676" w:rsidRPr="00500DFA">
        <w:rPr>
          <w:rFonts w:eastAsia="標楷體"/>
          <w:color w:val="000000" w:themeColor="text1"/>
          <w:sz w:val="26"/>
          <w:szCs w:val="26"/>
        </w:rPr>
        <w:t>1.2103%</w:t>
      </w:r>
      <w:r w:rsidR="00794676" w:rsidRPr="00500DFA">
        <w:rPr>
          <w:rFonts w:eastAsia="標楷體" w:hint="eastAsia"/>
          <w:color w:val="000000" w:themeColor="text1"/>
          <w:sz w:val="26"/>
          <w:szCs w:val="26"/>
        </w:rPr>
        <w:t>～</w:t>
      </w:r>
      <w:r w:rsidR="00794676" w:rsidRPr="00500DFA">
        <w:rPr>
          <w:rFonts w:eastAsia="標楷體"/>
          <w:color w:val="000000" w:themeColor="text1"/>
          <w:sz w:val="26"/>
          <w:szCs w:val="26"/>
        </w:rPr>
        <w:t>1.6677%</w:t>
      </w:r>
      <w:r w:rsidR="00794676" w:rsidRPr="000B3E6A">
        <w:rPr>
          <w:rFonts w:eastAsia="標楷體" w:hint="eastAsia"/>
          <w:sz w:val="26"/>
          <w:szCs w:val="26"/>
        </w:rPr>
        <w:t>，</w:t>
      </w:r>
      <w:r w:rsidR="00794676">
        <w:rPr>
          <w:rFonts w:eastAsia="標楷體" w:hint="eastAsia"/>
          <w:sz w:val="26"/>
          <w:szCs w:val="26"/>
        </w:rPr>
        <w:t>因互相調整結果，對中華民國稅收不</w:t>
      </w:r>
      <w:r w:rsidR="00922550">
        <w:rPr>
          <w:rFonts w:eastAsia="標楷體" w:hint="eastAsia"/>
          <w:sz w:val="26"/>
          <w:szCs w:val="26"/>
        </w:rPr>
        <w:t>生</w:t>
      </w:r>
      <w:r w:rsidR="00794676">
        <w:rPr>
          <w:rFonts w:eastAsia="標楷體" w:hint="eastAsia"/>
          <w:sz w:val="26"/>
          <w:szCs w:val="26"/>
        </w:rPr>
        <w:t>影響，</w:t>
      </w:r>
      <w:r w:rsidR="00794676" w:rsidRPr="00696471">
        <w:rPr>
          <w:rFonts w:eastAsia="標楷體" w:hint="eastAsia"/>
          <w:sz w:val="26"/>
          <w:szCs w:val="26"/>
        </w:rPr>
        <w:t>故不予調整。</w:t>
      </w:r>
    </w:p>
    <w:p w:rsidR="00794676" w:rsidRDefault="00794676" w:rsidP="009F51DB">
      <w:pPr>
        <w:pStyle w:val="afa"/>
        <w:numPr>
          <w:ilvl w:val="1"/>
          <w:numId w:val="12"/>
        </w:numPr>
        <w:spacing w:beforeLines="50" w:before="120" w:afterLines="50" w:after="120" w:line="360" w:lineRule="auto"/>
        <w:ind w:leftChars="0" w:left="1202" w:hanging="482"/>
        <w:jc w:val="both"/>
        <w:rPr>
          <w:rFonts w:eastAsia="標楷體"/>
          <w:b/>
          <w:sz w:val="28"/>
          <w:szCs w:val="28"/>
        </w:rPr>
      </w:pPr>
      <w:r>
        <w:rPr>
          <w:rFonts w:eastAsia="標楷體" w:hint="eastAsia"/>
          <w:b/>
          <w:sz w:val="28"/>
          <w:szCs w:val="28"/>
        </w:rPr>
        <w:t>新台幣</w:t>
      </w:r>
      <w:r w:rsidR="00E477EB">
        <w:rPr>
          <w:rFonts w:eastAsia="標楷體" w:hint="eastAsia"/>
          <w:b/>
          <w:sz w:val="28"/>
          <w:szCs w:val="28"/>
        </w:rPr>
        <w:t>貸款</w:t>
      </w:r>
    </w:p>
    <w:p w:rsidR="006240E2" w:rsidRPr="009F51DB" w:rsidRDefault="00794676" w:rsidP="009F51DB">
      <w:pPr>
        <w:pStyle w:val="afa"/>
        <w:numPr>
          <w:ilvl w:val="0"/>
          <w:numId w:val="90"/>
        </w:numPr>
        <w:spacing w:beforeLines="50" w:before="120" w:afterLines="50" w:after="120" w:line="360" w:lineRule="auto"/>
        <w:ind w:leftChars="0"/>
        <w:jc w:val="both"/>
        <w:rPr>
          <w:rFonts w:eastAsia="標楷體"/>
          <w:b/>
          <w:sz w:val="28"/>
          <w:szCs w:val="28"/>
        </w:rPr>
      </w:pPr>
      <w:r>
        <w:rPr>
          <w:rFonts w:eastAsia="標楷體" w:hint="eastAsia"/>
          <w:b/>
          <w:sz w:val="28"/>
          <w:szCs w:val="28"/>
        </w:rPr>
        <w:t>矽成</w:t>
      </w:r>
      <w:r w:rsidRPr="00CE7E1F">
        <w:rPr>
          <w:rFonts w:eastAsia="標楷體" w:hint="eastAsia"/>
          <w:b/>
          <w:sz w:val="28"/>
          <w:szCs w:val="28"/>
        </w:rPr>
        <w:t>貸款予開曼矽成台灣分公司</w:t>
      </w:r>
    </w:p>
    <w:p w:rsidR="006240E2" w:rsidRDefault="00E477EB" w:rsidP="00BD6D02">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DF020D">
        <w:rPr>
          <w:rFonts w:eastAsia="標楷體" w:hint="eastAsia"/>
          <w:sz w:val="26"/>
          <w:szCs w:val="26"/>
        </w:rPr>
        <w:t>矽成於</w:t>
      </w:r>
      <w:r w:rsidR="00FD2EAB">
        <w:rPr>
          <w:rFonts w:eastAsia="標楷體" w:hint="eastAsia"/>
          <w:sz w:val="26"/>
          <w:szCs w:val="26"/>
        </w:rPr>
        <w:t>10</w:t>
      </w:r>
      <w:r w:rsidR="00D7468D">
        <w:rPr>
          <w:rFonts w:eastAsia="標楷體" w:hint="eastAsia"/>
          <w:sz w:val="26"/>
          <w:szCs w:val="26"/>
        </w:rPr>
        <w:t>5</w:t>
      </w:r>
      <w:r w:rsidRPr="00DF020D">
        <w:rPr>
          <w:rFonts w:eastAsia="標楷體" w:hint="eastAsia"/>
          <w:sz w:val="26"/>
          <w:szCs w:val="26"/>
        </w:rPr>
        <w:t>會計年度</w:t>
      </w:r>
      <w:r>
        <w:rPr>
          <w:rFonts w:eastAsia="標楷體" w:hint="eastAsia"/>
          <w:sz w:val="26"/>
          <w:szCs w:val="26"/>
        </w:rPr>
        <w:t>提供資金予</w:t>
      </w:r>
      <w:r w:rsidRPr="00F966A3">
        <w:rPr>
          <w:rFonts w:eastAsia="標楷體" w:hint="eastAsia"/>
          <w:sz w:val="26"/>
          <w:szCs w:val="26"/>
        </w:rPr>
        <w:t>開曼矽成台灣分公司</w:t>
      </w:r>
      <w:r>
        <w:rPr>
          <w:rFonts w:eastAsia="標楷體" w:hint="eastAsia"/>
          <w:sz w:val="26"/>
          <w:szCs w:val="26"/>
        </w:rPr>
        <w:t>，</w:t>
      </w:r>
      <w:r w:rsidRPr="00EA272E">
        <w:rPr>
          <w:rFonts w:eastAsia="標楷體" w:hint="eastAsia"/>
          <w:sz w:val="26"/>
          <w:szCs w:val="26"/>
        </w:rPr>
        <w:t>計息年利率</w:t>
      </w:r>
      <w:r>
        <w:rPr>
          <w:rFonts w:eastAsia="標楷體" w:hint="eastAsia"/>
          <w:sz w:val="26"/>
          <w:szCs w:val="26"/>
        </w:rPr>
        <w:t>為</w:t>
      </w:r>
      <w:r w:rsidR="00794676">
        <w:rPr>
          <w:rFonts w:eastAsia="標楷體" w:hint="eastAsia"/>
          <w:sz w:val="26"/>
          <w:szCs w:val="26"/>
        </w:rPr>
        <w:t>1.3</w:t>
      </w:r>
      <w:r w:rsidRPr="00B15649">
        <w:rPr>
          <w:rFonts w:eastAsia="標楷體"/>
          <w:sz w:val="26"/>
          <w:szCs w:val="26"/>
        </w:rPr>
        <w:t>%</w:t>
      </w:r>
      <w:r>
        <w:rPr>
          <w:rFonts w:eastAsia="標楷體" w:hint="eastAsia"/>
          <w:sz w:val="26"/>
          <w:szCs w:val="26"/>
        </w:rPr>
        <w:t>，</w:t>
      </w:r>
      <w:r w:rsidRPr="00C51018">
        <w:rPr>
          <w:rFonts w:eastAsia="標楷體" w:hint="eastAsia"/>
          <w:sz w:val="26"/>
          <w:szCs w:val="26"/>
        </w:rPr>
        <w:t>可比較未受控價格法為矽成此受控交易移轉訂價分析之最適常規交易方法。</w:t>
      </w:r>
    </w:p>
    <w:p w:rsidR="006240E2" w:rsidRDefault="005C3AD5" w:rsidP="00BD6D02">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C51018">
        <w:rPr>
          <w:rFonts w:eastAsia="標楷體" w:hint="eastAsia"/>
          <w:sz w:val="26"/>
          <w:szCs w:val="26"/>
        </w:rPr>
        <w:t>本報告依矽成貸出資金之年度、幣別、用途及貸款期間等進行可比</w:t>
      </w:r>
      <w:r w:rsidRPr="00AE1693">
        <w:rPr>
          <w:rFonts w:eastAsia="標楷體" w:hint="eastAsia"/>
          <w:sz w:val="26"/>
          <w:szCs w:val="26"/>
        </w:rPr>
        <w:t>較未受控價格之搜尋，並建立常規交易範圍。</w:t>
      </w:r>
      <w:r w:rsidRPr="009E6A8E">
        <w:rPr>
          <w:rFonts w:eastAsia="標楷體"/>
          <w:sz w:val="26"/>
          <w:szCs w:val="26"/>
        </w:rPr>
        <w:t>本所以</w:t>
      </w:r>
      <w:r w:rsidR="00794676" w:rsidRPr="00794676">
        <w:rPr>
          <w:rFonts w:eastAsia="標楷體" w:hint="eastAsia"/>
          <w:sz w:val="26"/>
          <w:szCs w:val="26"/>
        </w:rPr>
        <w:t>五大銀行新承做放款利率</w:t>
      </w:r>
      <w:r w:rsidRPr="009E6A8E">
        <w:rPr>
          <w:rFonts w:eastAsia="標楷體" w:hint="eastAsia"/>
          <w:sz w:val="26"/>
          <w:szCs w:val="26"/>
        </w:rPr>
        <w:t>公布之</w:t>
      </w:r>
      <w:r w:rsidRPr="004553D7">
        <w:rPr>
          <w:rFonts w:eastAsia="標楷體"/>
          <w:sz w:val="26"/>
          <w:szCs w:val="26"/>
        </w:rPr>
        <w:t>10</w:t>
      </w:r>
      <w:r w:rsidR="004553D7" w:rsidRPr="00CE7E1F">
        <w:rPr>
          <w:rFonts w:eastAsia="標楷體"/>
          <w:sz w:val="26"/>
          <w:szCs w:val="26"/>
        </w:rPr>
        <w:t>5</w:t>
      </w:r>
      <w:r w:rsidRPr="004553D7">
        <w:rPr>
          <w:rFonts w:eastAsia="標楷體" w:hint="eastAsia"/>
          <w:sz w:val="26"/>
          <w:szCs w:val="26"/>
        </w:rPr>
        <w:t>年</w:t>
      </w:r>
      <w:r w:rsidRPr="004553D7">
        <w:rPr>
          <w:rFonts w:eastAsia="標楷體"/>
          <w:sz w:val="26"/>
          <w:szCs w:val="26"/>
        </w:rPr>
        <w:t>1</w:t>
      </w:r>
      <w:r w:rsidRPr="004553D7">
        <w:rPr>
          <w:rFonts w:eastAsia="標楷體" w:hint="eastAsia"/>
          <w:sz w:val="26"/>
          <w:szCs w:val="26"/>
        </w:rPr>
        <w:t>月至</w:t>
      </w:r>
      <w:r w:rsidRPr="004553D7">
        <w:rPr>
          <w:rFonts w:eastAsia="標楷體"/>
          <w:sz w:val="26"/>
          <w:szCs w:val="26"/>
        </w:rPr>
        <w:t>10</w:t>
      </w:r>
      <w:r w:rsidR="004553D7" w:rsidRPr="00CE7E1F">
        <w:rPr>
          <w:rFonts w:eastAsia="標楷體"/>
          <w:sz w:val="26"/>
          <w:szCs w:val="26"/>
        </w:rPr>
        <w:t>5</w:t>
      </w:r>
      <w:r w:rsidRPr="004553D7">
        <w:rPr>
          <w:rFonts w:eastAsia="標楷體" w:hint="eastAsia"/>
          <w:sz w:val="26"/>
          <w:szCs w:val="26"/>
        </w:rPr>
        <w:t>年</w:t>
      </w:r>
      <w:r w:rsidR="00F031BA" w:rsidRPr="004553D7">
        <w:rPr>
          <w:rFonts w:eastAsia="標楷體"/>
          <w:sz w:val="26"/>
          <w:szCs w:val="26"/>
        </w:rPr>
        <w:t>12</w:t>
      </w:r>
      <w:r w:rsidRPr="004553D7">
        <w:rPr>
          <w:rFonts w:eastAsia="標楷體" w:hint="eastAsia"/>
          <w:sz w:val="26"/>
          <w:szCs w:val="26"/>
        </w:rPr>
        <w:t>月</w:t>
      </w:r>
      <w:r w:rsidRPr="009E6A8E">
        <w:rPr>
          <w:rFonts w:eastAsia="標楷體" w:hint="eastAsia"/>
          <w:sz w:val="26"/>
          <w:szCs w:val="26"/>
        </w:rPr>
        <w:t>間之資金拆放利率區間</w:t>
      </w:r>
      <w:r w:rsidRPr="009E6A8E">
        <w:rPr>
          <w:rFonts w:eastAsia="標楷體"/>
          <w:sz w:val="26"/>
          <w:szCs w:val="26"/>
        </w:rPr>
        <w:t>，</w:t>
      </w:r>
      <w:r w:rsidRPr="009E6A8E">
        <w:rPr>
          <w:rFonts w:eastAsia="標楷體" w:hint="eastAsia"/>
          <w:sz w:val="26"/>
          <w:szCs w:val="26"/>
        </w:rPr>
        <w:t>進行外部可比較對象搜尋。</w:t>
      </w:r>
    </w:p>
    <w:p w:rsidR="00733DC5" w:rsidRDefault="000A7EFF">
      <w:pPr>
        <w:tabs>
          <w:tab w:val="left" w:pos="960"/>
          <w:tab w:val="left" w:pos="993"/>
        </w:tabs>
        <w:spacing w:beforeLines="50" w:before="120" w:afterLines="50" w:after="120" w:line="360" w:lineRule="auto"/>
        <w:ind w:leftChars="300" w:left="720" w:firstLineChars="200" w:firstLine="520"/>
        <w:jc w:val="both"/>
        <w:rPr>
          <w:rFonts w:eastAsia="標楷體"/>
          <w:sz w:val="26"/>
          <w:szCs w:val="26"/>
        </w:rPr>
      </w:pPr>
      <w:r w:rsidRPr="00B21950">
        <w:rPr>
          <w:rFonts w:eastAsia="標楷體" w:hint="eastAsia"/>
          <w:sz w:val="26"/>
          <w:szCs w:val="26"/>
        </w:rPr>
        <w:t>經分析，矽成貸款予開曼矽成台灣分公司，計息利率為</w:t>
      </w:r>
      <w:r w:rsidR="00794676">
        <w:rPr>
          <w:rFonts w:eastAsia="標楷體" w:hint="eastAsia"/>
          <w:sz w:val="26"/>
          <w:szCs w:val="26"/>
        </w:rPr>
        <w:t>1.3</w:t>
      </w:r>
      <w:r w:rsidRPr="007068EC">
        <w:rPr>
          <w:rFonts w:eastAsia="標楷體"/>
          <w:sz w:val="26"/>
          <w:szCs w:val="26"/>
        </w:rPr>
        <w:t>%</w:t>
      </w:r>
      <w:r w:rsidRPr="00B21950">
        <w:rPr>
          <w:rFonts w:eastAsia="標楷體" w:hint="eastAsia"/>
          <w:sz w:val="26"/>
          <w:szCs w:val="26"/>
        </w:rPr>
        <w:t>，</w:t>
      </w:r>
      <w:r w:rsidR="00794676" w:rsidRPr="00794676">
        <w:rPr>
          <w:rFonts w:eastAsia="標楷體" w:hint="eastAsia"/>
          <w:sz w:val="26"/>
          <w:szCs w:val="26"/>
        </w:rPr>
        <w:t>低於經債信評等調整後之「五大銀行新承做放款利率」常規交易區間</w:t>
      </w:r>
      <w:r w:rsidR="00794676" w:rsidRPr="00794676">
        <w:rPr>
          <w:rFonts w:eastAsia="標楷體" w:hint="eastAsia"/>
          <w:sz w:val="26"/>
          <w:szCs w:val="26"/>
        </w:rPr>
        <w:t>1.588%</w:t>
      </w:r>
      <w:r w:rsidR="00794676" w:rsidRPr="00794676">
        <w:rPr>
          <w:rFonts w:eastAsia="標楷體" w:hint="eastAsia"/>
          <w:sz w:val="26"/>
          <w:szCs w:val="26"/>
        </w:rPr>
        <w:t>～</w:t>
      </w:r>
      <w:r w:rsidR="00794676" w:rsidRPr="00794676">
        <w:rPr>
          <w:rFonts w:eastAsia="標楷體" w:hint="eastAsia"/>
          <w:sz w:val="26"/>
          <w:szCs w:val="26"/>
        </w:rPr>
        <w:t>1.828%</w:t>
      </w:r>
      <w:r w:rsidR="00794676" w:rsidRPr="00794676">
        <w:rPr>
          <w:rFonts w:eastAsia="標楷體" w:hint="eastAsia"/>
          <w:sz w:val="26"/>
          <w:szCs w:val="26"/>
        </w:rPr>
        <w:t>，因互相調整結果，對中華民國稅收不</w:t>
      </w:r>
      <w:r w:rsidR="00922550">
        <w:rPr>
          <w:rFonts w:eastAsia="標楷體" w:hint="eastAsia"/>
          <w:sz w:val="26"/>
          <w:szCs w:val="26"/>
        </w:rPr>
        <w:t>生</w:t>
      </w:r>
      <w:r w:rsidR="00794676" w:rsidRPr="00794676">
        <w:rPr>
          <w:rFonts w:eastAsia="標楷體" w:hint="eastAsia"/>
          <w:sz w:val="26"/>
          <w:szCs w:val="26"/>
        </w:rPr>
        <w:t>影響，故不予調整。</w:t>
      </w:r>
    </w:p>
    <w:p w:rsidR="006240E2" w:rsidRDefault="00B5366E" w:rsidP="00BD6D02">
      <w:pPr>
        <w:pStyle w:val="2"/>
        <w:numPr>
          <w:ilvl w:val="1"/>
          <w:numId w:val="29"/>
        </w:numPr>
        <w:tabs>
          <w:tab w:val="left" w:pos="756"/>
        </w:tabs>
        <w:spacing w:beforeLines="100" w:before="240" w:afterLines="100" w:after="240" w:line="360" w:lineRule="auto"/>
        <w:ind w:left="0" w:firstLine="0"/>
        <w:rPr>
          <w:rFonts w:ascii="Times New Roman" w:eastAsia="標楷體" w:hAnsi="Times New Roman"/>
          <w:sz w:val="36"/>
          <w:szCs w:val="40"/>
        </w:rPr>
      </w:pPr>
      <w:r w:rsidRPr="00EA272E">
        <w:rPr>
          <w:rFonts w:ascii="Times New Roman" w:eastAsia="標楷體" w:hAnsi="Times New Roman" w:hint="eastAsia"/>
          <w:sz w:val="36"/>
          <w:szCs w:val="40"/>
        </w:rPr>
        <w:lastRenderedPageBreak/>
        <w:t>建議</w:t>
      </w:r>
    </w:p>
    <w:p w:rsidR="006240E2" w:rsidRDefault="00567251" w:rsidP="00BD6D02">
      <w:pPr>
        <w:spacing w:beforeLines="50" w:before="120" w:afterLines="50" w:after="120" w:line="360" w:lineRule="auto"/>
        <w:ind w:firstLineChars="200" w:firstLine="520"/>
        <w:rPr>
          <w:rFonts w:eastAsia="標楷體"/>
          <w:sz w:val="26"/>
          <w:szCs w:val="26"/>
        </w:rPr>
      </w:pPr>
      <w:r w:rsidRPr="00142F23">
        <w:rPr>
          <w:rFonts w:eastAsia="標楷體"/>
          <w:sz w:val="26"/>
          <w:szCs w:val="26"/>
        </w:rPr>
        <w:t>本所建議</w:t>
      </w:r>
      <w:r w:rsidR="00D549DD" w:rsidRPr="00142F23">
        <w:rPr>
          <w:rFonts w:eastAsia="標楷體" w:hint="eastAsia"/>
          <w:sz w:val="26"/>
          <w:szCs w:val="26"/>
        </w:rPr>
        <w:t>矽成</w:t>
      </w:r>
      <w:r w:rsidRPr="00142F23">
        <w:rPr>
          <w:rFonts w:eastAsia="標楷體"/>
          <w:sz w:val="26"/>
          <w:szCs w:val="26"/>
        </w:rPr>
        <w:t>每年應根據當時之經濟情況，對營運狀況進行測試，以檢視移轉訂價是否仍符合常規，若不合常規，則需加以調整。</w:t>
      </w:r>
    </w:p>
    <w:p w:rsidR="006240E2" w:rsidRDefault="00567251" w:rsidP="00ED4157">
      <w:pPr>
        <w:spacing w:beforeLines="50" w:before="120" w:afterLines="50" w:after="120" w:line="360" w:lineRule="auto"/>
        <w:ind w:firstLineChars="200" w:firstLine="520"/>
        <w:jc w:val="both"/>
        <w:rPr>
          <w:rFonts w:eastAsia="標楷體"/>
          <w:b/>
          <w:sz w:val="26"/>
          <w:szCs w:val="26"/>
        </w:rPr>
      </w:pPr>
      <w:r w:rsidRPr="00142F23">
        <w:rPr>
          <w:rFonts w:eastAsia="標楷體"/>
          <w:sz w:val="26"/>
          <w:szCs w:val="26"/>
        </w:rPr>
        <w:t>本所必須提醒本報告之使用者，若</w:t>
      </w:r>
      <w:r w:rsidR="00D549DD" w:rsidRPr="00142F23">
        <w:rPr>
          <w:rFonts w:eastAsia="標楷體" w:hint="eastAsia"/>
          <w:sz w:val="26"/>
          <w:szCs w:val="26"/>
        </w:rPr>
        <w:t>矽成</w:t>
      </w:r>
      <w:r w:rsidRPr="00142F23">
        <w:rPr>
          <w:rFonts w:eastAsia="標楷體"/>
          <w:sz w:val="26"/>
          <w:szCs w:val="26"/>
        </w:rPr>
        <w:t>執行之功能及承擔之風險有顯著變化，均會對本報告之分析</w:t>
      </w:r>
      <w:r w:rsidR="00266D93" w:rsidRPr="00142F23">
        <w:rPr>
          <w:rFonts w:eastAsia="標楷體"/>
          <w:sz w:val="26"/>
          <w:szCs w:val="26"/>
        </w:rPr>
        <w:t>以及所選出之可比較對象</w:t>
      </w:r>
      <w:r w:rsidRPr="00142F23">
        <w:rPr>
          <w:rFonts w:eastAsia="標楷體"/>
          <w:sz w:val="26"/>
          <w:szCs w:val="26"/>
        </w:rPr>
        <w:t>有所影響，進而影響利潤指標</w:t>
      </w:r>
      <w:r w:rsidR="006B5C5E" w:rsidRPr="00142F23">
        <w:rPr>
          <w:rFonts w:eastAsia="標楷體"/>
          <w:sz w:val="26"/>
          <w:szCs w:val="26"/>
        </w:rPr>
        <w:t>及</w:t>
      </w:r>
      <w:r w:rsidRPr="00142F23">
        <w:rPr>
          <w:rFonts w:eastAsia="標楷體"/>
          <w:sz w:val="26"/>
          <w:szCs w:val="26"/>
        </w:rPr>
        <w:t>常規交易範圍。</w:t>
      </w:r>
    </w:p>
    <w:sectPr w:rsidR="006240E2" w:rsidSect="00E146FD">
      <w:pgSz w:w="11906" w:h="16838" w:code="9"/>
      <w:pgMar w:top="2160" w:right="1440" w:bottom="1814" w:left="1440" w:header="851" w:footer="567" w:gutter="567"/>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615" w:rsidRDefault="00F63615">
      <w:r>
        <w:separator/>
      </w:r>
    </w:p>
    <w:p w:rsidR="00F63615" w:rsidRDefault="00F63615"/>
  </w:endnote>
  <w:endnote w:type="continuationSeparator" w:id="0">
    <w:p w:rsidR="00F63615" w:rsidRDefault="00F63615">
      <w:r>
        <w:continuationSeparator/>
      </w:r>
    </w:p>
    <w:p w:rsidR="00F63615" w:rsidRDefault="00F636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DFKaiShu-SB-Estd-BF">
    <w:altName w:val="細明體"/>
    <w:panose1 w:val="00000000000000000000"/>
    <w:charset w:val="88"/>
    <w:family w:val="auto"/>
    <w:notTrueType/>
    <w:pitch w:val="default"/>
    <w:sig w:usb0="00000001" w:usb1="08080000" w:usb2="00000010" w:usb3="00000000" w:csb0="00100000"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rsidP="00986C9C">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rsidP="00986C9C">
    <w:pPr>
      <w:pStyle w:val="a8"/>
      <w:jc w:val="center"/>
    </w:pPr>
    <w:r w:rsidRPr="001E62D4">
      <w:t xml:space="preserve">© </w:t>
    </w:r>
    <w:r>
      <w:rPr>
        <w:rFonts w:eastAsia="標楷體" w:hAnsi="標楷體" w:hint="eastAsia"/>
        <w:bCs/>
      </w:rPr>
      <w:t>2017</w:t>
    </w:r>
    <w:r w:rsidRPr="00BF1978">
      <w:rPr>
        <w:color w:val="00CCFF"/>
      </w:rPr>
      <w:t xml:space="preserve"> </w:t>
    </w:r>
    <w:r w:rsidRPr="008817F5">
      <w:t xml:space="preserve">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8F3E59">
      <w:rPr>
        <w:noProof/>
      </w:rPr>
      <w:t>12</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BD6D02" w:rsidRDefault="00016ADC" w:rsidP="00016ADC">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jc w:val="right"/>
    </w:pPr>
    <w:r>
      <w:fldChar w:fldCharType="begin"/>
    </w:r>
    <w:r>
      <w:instrText xml:space="preserve"> PAGE   \* MERGEFORMAT </w:instrText>
    </w:r>
    <w:r>
      <w:fldChar w:fldCharType="separate"/>
    </w:r>
    <w:r w:rsidR="008F3E59">
      <w:rPr>
        <w:noProof/>
      </w:rPr>
      <w:t>11</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F12B6F">
      <w:rPr>
        <w:noProof/>
      </w:rPr>
      <w:t>76</w:t>
    </w:r>
    <w:r>
      <w:rPr>
        <w:noProof/>
        <w:lang w:val="zh-TW"/>
      </w:rPr>
      <w:fldChar w:fldCharType="end"/>
    </w:r>
  </w:p>
  <w:p w:rsidR="00822279" w:rsidRDefault="00822279" w:rsidP="008469CA">
    <w:pPr>
      <w:pStyle w:val="a8"/>
      <w:jc w:val="center"/>
    </w:pPr>
    <w:r w:rsidRPr="001E62D4">
      <w:t xml:space="preserve">© </w:t>
    </w:r>
    <w:r>
      <w:rPr>
        <w:rFonts w:eastAsia="標楷體" w:hAnsi="標楷體" w:hint="eastAsia"/>
        <w:bCs/>
      </w:rPr>
      <w:t>2017</w:t>
    </w:r>
    <w:r w:rsidRPr="008817F5">
      <w:t xml:space="preserve"> Grant </w:t>
    </w:r>
    <w:smartTag w:uri="urn:schemas-microsoft-com:office:smarttags" w:element="City">
      <w:r w:rsidRPr="008817F5">
        <w:t>Thornton</w:t>
      </w:r>
    </w:smartTag>
    <w:r w:rsidRPr="008817F5">
      <w:t xml:space="preserve"> </w:t>
    </w:r>
    <w:smartTag w:uri="urn:schemas-microsoft-com:office:smarttags" w:element="place">
      <w:smartTag w:uri="urn:schemas-microsoft-com:office:smarttags" w:element="country-region">
        <w:r w:rsidRPr="008817F5">
          <w:t>Taiwan</w:t>
        </w:r>
      </w:smartTag>
    </w:smartTag>
    <w:r w:rsidRPr="008817F5">
      <w:t>.  All rights reserved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8"/>
    </w:pPr>
    <w:r>
      <w:fldChar w:fldCharType="begin"/>
    </w:r>
    <w:r>
      <w:instrText xml:space="preserve"> PAGE   \* MERGEFORMAT </w:instrText>
    </w:r>
    <w:r>
      <w:fldChar w:fldCharType="separate"/>
    </w:r>
    <w:r w:rsidR="00F12B6F">
      <w:rPr>
        <w:noProof/>
      </w:rPr>
      <w:t>96</w:t>
    </w:r>
    <w:r>
      <w:rPr>
        <w:noProof/>
        <w:lang w:val="zh-TW"/>
      </w:rPr>
      <w:fldChar w:fldCharType="end"/>
    </w:r>
  </w:p>
  <w:p w:rsidR="00822279" w:rsidRDefault="00822279" w:rsidP="00986C9C">
    <w:pPr>
      <w:pStyle w:val="a8"/>
      <w:jc w:val="center"/>
    </w:pPr>
    <w:r w:rsidRPr="001E62D4">
      <w:t xml:space="preserve">© </w:t>
    </w:r>
    <w:r>
      <w:rPr>
        <w:rFonts w:eastAsia="標楷體" w:hAnsi="標楷體" w:hint="eastAsia"/>
        <w:bCs/>
      </w:rPr>
      <w:t>2017</w:t>
    </w:r>
    <w:r w:rsidRPr="008817F5">
      <w:t xml:space="preserve"> Grant Thornton </w:t>
    </w:r>
    <w:smartTag w:uri="urn:schemas-microsoft-com:office:smarttags" w:element="place">
      <w:smartTag w:uri="urn:schemas-microsoft-com:office:smarttags" w:element="country-region">
        <w:r w:rsidRPr="008817F5">
          <w:t>Taiwan</w:t>
        </w:r>
      </w:smartTag>
    </w:smartTag>
    <w:r w:rsidRPr="008817F5">
      <w:t>.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615" w:rsidRDefault="00F63615">
      <w:r>
        <w:separator/>
      </w:r>
    </w:p>
    <w:p w:rsidR="00F63615" w:rsidRDefault="00F63615"/>
  </w:footnote>
  <w:footnote w:type="continuationSeparator" w:id="0">
    <w:p w:rsidR="00F63615" w:rsidRDefault="00F63615">
      <w:r>
        <w:continuationSeparator/>
      </w:r>
    </w:p>
    <w:p w:rsidR="00F63615" w:rsidRDefault="00F63615"/>
  </w:footnote>
  <w:footnote w:id="1">
    <w:p w:rsidR="00822279" w:rsidRPr="004F6265" w:rsidRDefault="00822279" w:rsidP="00FD027A">
      <w:pPr>
        <w:pStyle w:val="af0"/>
        <w:ind w:left="154" w:hangingChars="77" w:hanging="154"/>
      </w:pPr>
      <w:r w:rsidRPr="004F6265">
        <w:rPr>
          <w:rStyle w:val="af2"/>
        </w:rPr>
        <w:footnoteRef/>
      </w:r>
      <w:r>
        <w:rPr>
          <w:rFonts w:hint="eastAsia"/>
          <w:color w:val="000000"/>
        </w:rPr>
        <w:t xml:space="preserve"> </w:t>
      </w:r>
      <w:r w:rsidRPr="004F6265">
        <w:rPr>
          <w:color w:val="000000"/>
        </w:rPr>
        <w:t>資料來源：許慶基等</w:t>
      </w:r>
      <w:r w:rsidRPr="004F6265">
        <w:rPr>
          <w:color w:val="000000"/>
        </w:rPr>
        <w:t>(</w:t>
      </w:r>
      <w:r w:rsidRPr="004F6265">
        <w:rPr>
          <w:color w:val="000000"/>
        </w:rPr>
        <w:t>民</w:t>
      </w:r>
      <w:r w:rsidRPr="004F6265">
        <w:rPr>
          <w:color w:val="000000"/>
        </w:rPr>
        <w:t>90)</w:t>
      </w:r>
      <w:r w:rsidRPr="004F6265">
        <w:rPr>
          <w:color w:val="000000"/>
        </w:rPr>
        <w:t>，</w:t>
      </w:r>
      <w:r w:rsidRPr="004F6265">
        <w:rPr>
          <w:color w:val="000000"/>
        </w:rPr>
        <w:t>IC</w:t>
      </w:r>
      <w:r w:rsidRPr="004F6265">
        <w:rPr>
          <w:color w:val="000000"/>
        </w:rPr>
        <w:t>設計公司</w:t>
      </w:r>
      <w:proofErr w:type="gramStart"/>
      <w:r w:rsidRPr="004F6265">
        <w:rPr>
          <w:color w:val="000000"/>
        </w:rPr>
        <w:t>最</w:t>
      </w:r>
      <w:proofErr w:type="gramEnd"/>
      <w:r w:rsidRPr="004F6265">
        <w:rPr>
          <w:color w:val="000000"/>
        </w:rPr>
        <w:t>適化生產模式之研究，中國工業工程學會九十年度年會暨學術研討會</w:t>
      </w:r>
      <w:r>
        <w:rPr>
          <w:rFonts w:hint="eastAsia"/>
          <w:color w:val="000000"/>
        </w:rPr>
        <w:t>。</w:t>
      </w:r>
    </w:p>
  </w:footnote>
  <w:footnote w:id="2">
    <w:p w:rsidR="00822279" w:rsidRPr="00D341E0" w:rsidRDefault="00822279" w:rsidP="00F45E45">
      <w:pPr>
        <w:pStyle w:val="af0"/>
      </w:pPr>
      <w:r>
        <w:rPr>
          <w:rStyle w:val="af2"/>
        </w:rPr>
        <w:footnoteRef/>
      </w:r>
      <w:r>
        <w:rPr>
          <w:rFonts w:asciiTheme="minorEastAsia" w:eastAsiaTheme="minorEastAsia" w:hAnsiTheme="minorEastAsia" w:hint="eastAsia"/>
        </w:rPr>
        <w:t xml:space="preserve"> </w:t>
      </w:r>
      <w:r w:rsidRPr="00C37B27">
        <w:rPr>
          <w:rFonts w:asciiTheme="minorEastAsia" w:eastAsiaTheme="minorEastAsia" w:hAnsiTheme="minorEastAsia" w:hint="eastAsia"/>
        </w:rPr>
        <w:t>http://www.eettaiwan.com/news/article/20161201NT21-IC-industry-revenue-16Q3。</w:t>
      </w:r>
    </w:p>
  </w:footnote>
  <w:footnote w:id="3">
    <w:p w:rsidR="00822279" w:rsidRPr="00AA0DD0" w:rsidRDefault="00822279">
      <w:pPr>
        <w:pStyle w:val="af0"/>
      </w:pPr>
      <w:r>
        <w:rPr>
          <w:rStyle w:val="af2"/>
        </w:rPr>
        <w:footnoteRef/>
      </w:r>
      <w:r>
        <w:t xml:space="preserve"> </w:t>
      </w:r>
      <w:r>
        <w:rPr>
          <w:rFonts w:hint="eastAsia"/>
        </w:rPr>
        <w:t>營利事業所得稅結算申報書第</w:t>
      </w:r>
      <w:r>
        <w:rPr>
          <w:rFonts w:hint="eastAsia"/>
        </w:rPr>
        <w:t>19</w:t>
      </w:r>
      <w:r>
        <w:rPr>
          <w:rFonts w:hint="eastAsia"/>
        </w:rPr>
        <w:t>頁填表說明載明之關係人代號。</w:t>
      </w:r>
    </w:p>
  </w:footnote>
  <w:footnote w:id="4">
    <w:p w:rsidR="00822279" w:rsidRDefault="00822279">
      <w:pPr>
        <w:pStyle w:val="af0"/>
      </w:pPr>
      <w:r>
        <w:rPr>
          <w:rStyle w:val="af2"/>
        </w:rPr>
        <w:footnoteRef/>
      </w:r>
      <w:r>
        <w:t xml:space="preserve"> </w:t>
      </w:r>
      <w:proofErr w:type="gramStart"/>
      <w:r w:rsidRPr="004B51CD">
        <w:rPr>
          <w:rFonts w:hint="eastAsia"/>
        </w:rPr>
        <w:t>104</w:t>
      </w:r>
      <w:proofErr w:type="gramEnd"/>
      <w:r w:rsidRPr="004B51CD">
        <w:rPr>
          <w:rFonts w:hint="eastAsia"/>
        </w:rPr>
        <w:t>年度所涵蓋期間為民國</w:t>
      </w:r>
      <w:r w:rsidRPr="004B51CD">
        <w:rPr>
          <w:rFonts w:hint="eastAsia"/>
        </w:rPr>
        <w:t>104</w:t>
      </w:r>
      <w:r w:rsidRPr="004B51CD">
        <w:rPr>
          <w:rFonts w:hint="eastAsia"/>
        </w:rPr>
        <w:t>年</w:t>
      </w:r>
      <w:r w:rsidRPr="004B51CD">
        <w:rPr>
          <w:rFonts w:hint="eastAsia"/>
        </w:rPr>
        <w:t>10</w:t>
      </w:r>
      <w:r w:rsidRPr="004B51CD">
        <w:rPr>
          <w:rFonts w:hint="eastAsia"/>
        </w:rPr>
        <w:t>月</w:t>
      </w:r>
      <w:r w:rsidRPr="004B51CD">
        <w:rPr>
          <w:rFonts w:hint="eastAsia"/>
        </w:rPr>
        <w:t>1</w:t>
      </w:r>
      <w:r w:rsidRPr="004B51CD">
        <w:rPr>
          <w:rFonts w:hint="eastAsia"/>
        </w:rPr>
        <w:t>日至</w:t>
      </w:r>
      <w:r w:rsidRPr="004B51CD">
        <w:rPr>
          <w:rFonts w:hint="eastAsia"/>
        </w:rPr>
        <w:t>10</w:t>
      </w:r>
      <w:r>
        <w:rPr>
          <w:rFonts w:hint="eastAsia"/>
        </w:rPr>
        <w:t>4</w:t>
      </w:r>
      <w:r w:rsidRPr="004B51CD">
        <w:rPr>
          <w:rFonts w:hint="eastAsia"/>
        </w:rPr>
        <w:t>年</w:t>
      </w:r>
      <w:r w:rsidRPr="004B51CD">
        <w:rPr>
          <w:rFonts w:hint="eastAsia"/>
        </w:rPr>
        <w:t>12</w:t>
      </w:r>
      <w:r w:rsidRPr="004B51CD">
        <w:rPr>
          <w:rFonts w:hint="eastAsia"/>
        </w:rPr>
        <w:t>月</w:t>
      </w:r>
      <w:r w:rsidRPr="004B51CD">
        <w:rPr>
          <w:rFonts w:hint="eastAsia"/>
        </w:rPr>
        <w:t>31</w:t>
      </w:r>
      <w:r w:rsidRPr="004B51CD">
        <w:rPr>
          <w:rFonts w:hint="eastAsia"/>
        </w:rPr>
        <w:t>日，依所得稅法第</w:t>
      </w:r>
      <w:r w:rsidRPr="004B51CD">
        <w:rPr>
          <w:rFonts w:hint="eastAsia"/>
        </w:rPr>
        <w:t>40</w:t>
      </w:r>
      <w:r w:rsidRPr="004B51CD">
        <w:rPr>
          <w:rFonts w:hint="eastAsia"/>
        </w:rPr>
        <w:t>條第</w:t>
      </w:r>
      <w:r w:rsidRPr="004B51CD">
        <w:rPr>
          <w:rFonts w:hint="eastAsia"/>
        </w:rPr>
        <w:t>1</w:t>
      </w:r>
      <w:r w:rsidRPr="004B51CD">
        <w:rPr>
          <w:rFonts w:hint="eastAsia"/>
        </w:rPr>
        <w:t>項規定，營業期間不滿一年者，應將其所得額按實際營業期間相當全年之比例換算全年所得額，依規定稅率計算全年度稅額，再就原比例換算其應納稅額。</w:t>
      </w:r>
    </w:p>
  </w:footnote>
  <w:footnote w:id="5">
    <w:p w:rsidR="00822279" w:rsidRDefault="00822279" w:rsidP="00102B08">
      <w:pPr>
        <w:pStyle w:val="af0"/>
        <w:spacing w:before="120" w:after="120"/>
        <w:rPr>
          <w:rFonts w:ascii="新細明體" w:hAnsi="新細明體"/>
        </w:rPr>
      </w:pPr>
      <w:r>
        <w:rPr>
          <w:rStyle w:val="af2"/>
        </w:rPr>
        <w:footnoteRef/>
      </w:r>
      <w:r>
        <w:t xml:space="preserve"> </w:t>
      </w:r>
      <w:r>
        <w:rPr>
          <w:rFonts w:hint="eastAsia"/>
        </w:rPr>
        <w:t>因</w:t>
      </w:r>
      <w:r>
        <w:rPr>
          <w:rFonts w:hint="eastAsia"/>
        </w:rPr>
        <w:t>ISSI 2016</w:t>
      </w:r>
      <w:r>
        <w:rPr>
          <w:rFonts w:hint="eastAsia"/>
        </w:rPr>
        <w:t>年度經歷集團組織架構調整，</w:t>
      </w:r>
      <w:r>
        <w:rPr>
          <w:rFonts w:ascii="新細明體" w:hAnsi="新細明體" w:hint="eastAsia"/>
        </w:rPr>
        <w:t>存有組織重整之商業因素，該商業因素確實影響常規交易價格</w:t>
      </w:r>
      <w:r>
        <w:t>(</w:t>
      </w:r>
      <w:r>
        <w:rPr>
          <w:rFonts w:ascii="新細明體" w:hAnsi="新細明體" w:hint="eastAsia"/>
        </w:rPr>
        <w:t>利率區間</w:t>
      </w:r>
      <w:r>
        <w:t>)</w:t>
      </w:r>
      <w:r>
        <w:rPr>
          <w:rFonts w:ascii="新細明體" w:hAnsi="新細明體" w:hint="eastAsia"/>
        </w:rPr>
        <w:t>，應考慮</w:t>
      </w:r>
      <w:r>
        <w:rPr>
          <w:rFonts w:ascii="新細明體" w:hAnsi="新細明體" w:hint="eastAsia"/>
          <w:b/>
          <w:bCs/>
        </w:rPr>
        <w:t>將其非常態交易之利息費用排除</w:t>
      </w:r>
      <w:r>
        <w:t>(</w:t>
      </w:r>
      <w:r>
        <w:rPr>
          <w:rFonts w:ascii="新細明體" w:hAnsi="新細明體" w:hint="eastAsia"/>
        </w:rPr>
        <w:t>組織重整</w:t>
      </w:r>
      <w:r>
        <w:t>)</w:t>
      </w:r>
      <w:r>
        <w:rPr>
          <w:rFonts w:ascii="新細明體" w:hAnsi="新細明體" w:hint="eastAsia"/>
        </w:rPr>
        <w:t>，用以調整可比較之常規交易價格，為期分析合理性，計算利息保障倍數時，以2015~2016</w:t>
      </w:r>
      <w:proofErr w:type="gramStart"/>
      <w:r>
        <w:rPr>
          <w:rFonts w:ascii="新細明體" w:hAnsi="新細明體" w:hint="eastAsia"/>
        </w:rPr>
        <w:t>兩</w:t>
      </w:r>
      <w:proofErr w:type="gramEnd"/>
      <w:r>
        <w:rPr>
          <w:rFonts w:ascii="新細明體" w:hAnsi="新細明體" w:hint="eastAsia"/>
        </w:rPr>
        <w:t>年度之損益資料進行評估，調整2016年特殊營業情況。</w:t>
      </w:r>
    </w:p>
    <w:p w:rsidR="00822279" w:rsidRPr="00CE7E1F" w:rsidRDefault="00822279" w:rsidP="00B13A6C">
      <w:pPr>
        <w:pStyle w:val="af0"/>
        <w:spacing w:before="120" w:after="120"/>
        <w:rPr>
          <w:color w:val="000000" w:themeColor="text1"/>
        </w:rPr>
      </w:pPr>
      <w:r w:rsidRPr="00CE7E1F">
        <w:rPr>
          <w:rFonts w:hint="eastAsia"/>
          <w:color w:val="000000" w:themeColor="text1"/>
        </w:rPr>
        <w:t>利息保障倍數</w:t>
      </w:r>
      <w:r w:rsidRPr="00CE7E1F">
        <w:rPr>
          <w:color w:val="000000" w:themeColor="text1"/>
        </w:rPr>
        <w:t>= EBIT/Interest expense</w:t>
      </w:r>
    </w:p>
    <w:p w:rsidR="00822279" w:rsidRPr="001A698D" w:rsidRDefault="00822279" w:rsidP="00102B08">
      <w:pPr>
        <w:pStyle w:val="af0"/>
        <w:spacing w:before="120" w:after="120"/>
        <w:rPr>
          <w:color w:val="FF0000"/>
        </w:rPr>
      </w:pPr>
      <w:r w:rsidRPr="00CE7E1F">
        <w:rPr>
          <w:color w:val="000000" w:themeColor="text1"/>
        </w:rPr>
        <w:t xml:space="preserve">     (11,746,000 +285,000) /</w:t>
      </w:r>
      <w:r>
        <w:rPr>
          <w:rFonts w:hint="eastAsia"/>
          <w:color w:val="000000" w:themeColor="text1"/>
        </w:rPr>
        <w:t>285</w:t>
      </w:r>
      <w:r w:rsidRPr="00CE7E1F">
        <w:rPr>
          <w:color w:val="000000" w:themeColor="text1"/>
        </w:rPr>
        <w:t>,</w:t>
      </w:r>
      <w:r>
        <w:rPr>
          <w:rFonts w:hint="eastAsia"/>
          <w:color w:val="000000" w:themeColor="text1"/>
        </w:rPr>
        <w:t>000</w:t>
      </w:r>
      <w:r w:rsidRPr="00CE7E1F">
        <w:rPr>
          <w:color w:val="000000" w:themeColor="text1"/>
        </w:rPr>
        <w:t xml:space="preserve"> =42.2250</w:t>
      </w:r>
    </w:p>
  </w:footnote>
  <w:footnote w:id="6">
    <w:p w:rsidR="00822279" w:rsidRDefault="00822279" w:rsidP="001A698D">
      <w:pPr>
        <w:pStyle w:val="af0"/>
        <w:spacing w:before="120" w:after="120"/>
      </w:pPr>
      <w:r>
        <w:rPr>
          <w:rStyle w:val="af2"/>
        </w:rPr>
        <w:footnoteRef/>
      </w:r>
      <w:r>
        <w:rPr>
          <w:rFonts w:hint="eastAsia"/>
        </w:rPr>
        <w:t>利息保障倍數</w:t>
      </w:r>
      <w:r>
        <w:t>= EBIT/Interest expense</w:t>
      </w:r>
    </w:p>
    <w:p w:rsidR="00822279" w:rsidRDefault="00822279" w:rsidP="001A698D">
      <w:pPr>
        <w:pStyle w:val="af0"/>
        <w:spacing w:before="120" w:after="120"/>
      </w:pPr>
      <w:r>
        <w:t xml:space="preserve">     (</w:t>
      </w:r>
      <w:r w:rsidRPr="00027384">
        <w:t>254,628,409</w:t>
      </w:r>
      <w:r>
        <w:t xml:space="preserve"> +</w:t>
      </w:r>
      <w:r w:rsidRPr="00027384">
        <w:t xml:space="preserve"> 17,459,560</w:t>
      </w:r>
      <w:r>
        <w:t>) /</w:t>
      </w:r>
      <w:r w:rsidRPr="00027384">
        <w:t>17,459,560</w:t>
      </w:r>
      <w:r>
        <w:t xml:space="preserve"> =</w:t>
      </w:r>
      <w:r>
        <w:rPr>
          <w:rFonts w:hint="eastAsia"/>
        </w:rPr>
        <w:t>1</w:t>
      </w:r>
      <w:r>
        <w:t>5.5</w:t>
      </w:r>
      <w:r>
        <w:rPr>
          <w:rFonts w:hint="eastAsia"/>
        </w:rPr>
        <w:t>8</w:t>
      </w:r>
    </w:p>
  </w:footnote>
  <w:footnote w:id="7">
    <w:p w:rsidR="00822279" w:rsidRDefault="00822279" w:rsidP="000D526C">
      <w:pPr>
        <w:pStyle w:val="af0"/>
        <w:spacing w:before="120" w:after="120"/>
      </w:pPr>
      <w:r>
        <w:rPr>
          <w:rStyle w:val="af2"/>
        </w:rPr>
        <w:footnoteRef/>
      </w:r>
      <w:r>
        <w:rPr>
          <w:rFonts w:hint="eastAsia"/>
        </w:rPr>
        <w:t>利息保障倍數</w:t>
      </w:r>
      <w:r>
        <w:t>= EBIT/Interest expense</w:t>
      </w:r>
    </w:p>
    <w:p w:rsidR="00822279" w:rsidRDefault="00822279" w:rsidP="000D526C">
      <w:pPr>
        <w:pStyle w:val="af0"/>
        <w:spacing w:before="120" w:after="120"/>
      </w:pPr>
      <w:r>
        <w:t xml:space="preserve">     (</w:t>
      </w:r>
      <w:r w:rsidRPr="00027384">
        <w:t>254,628,409</w:t>
      </w:r>
      <w:r>
        <w:t xml:space="preserve"> +</w:t>
      </w:r>
      <w:r w:rsidRPr="00027384">
        <w:t xml:space="preserve"> 17,459,560</w:t>
      </w:r>
      <w:r>
        <w:t>) /</w:t>
      </w:r>
      <w:r w:rsidRPr="00027384">
        <w:t xml:space="preserve">  17,459,560</w:t>
      </w:r>
      <w:r>
        <w:t>=</w:t>
      </w:r>
      <w:r>
        <w:rPr>
          <w:rFonts w:hint="eastAsia"/>
        </w:rPr>
        <w:t>1</w:t>
      </w:r>
      <w:r>
        <w:t>5.5</w:t>
      </w:r>
      <w:r>
        <w:rPr>
          <w:rFonts w:hint="eastAsia"/>
        </w:rPr>
        <w:t>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48000" behindDoc="0" locked="0" layoutInCell="1" allowOverlap="1" wp14:anchorId="213C3D30" wp14:editId="1F04114A">
              <wp:simplePos x="0" y="0"/>
              <wp:positionH relativeFrom="column">
                <wp:posOffset>-18415</wp:posOffset>
              </wp:positionH>
              <wp:positionV relativeFrom="paragraph">
                <wp:posOffset>675005</wp:posOffset>
              </wp:positionV>
              <wp:extent cx="5829300" cy="0"/>
              <wp:effectExtent l="10160" t="8255" r="8890" b="10795"/>
              <wp:wrapNone/>
              <wp:docPr id="6" name="Line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5875">
                        <a:solidFill>
                          <a:srgbClr val="00009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80" o:spid="_x0000_s1026" style="position:absolute;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53.15pt" to="457.55pt,5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" strokecolor="#00009a" strokeweight="1.25pt"/>
          </w:pict>
        </mc:Fallback>
      </mc:AlternateContent>
    </w:r>
    <w:r>
      <w:rPr>
        <w:noProof/>
      </w:rPr>
      <w:drawing>
        <wp:inline distT="0" distB="0" distL="0" distR="0" wp14:anchorId="7A17F5DB" wp14:editId="043FD8AF">
          <wp:extent cx="2286000" cy="609600"/>
          <wp:effectExtent l="19050" t="0" r="0" b="0"/>
          <wp:docPr id="81" name="圖片 1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4" descr="logo"/>
                  <pic:cNvPicPr>
                    <a:picLocks noChangeAspect="1" noChangeArrowheads="1"/>
                  </pic:cNvPicPr>
                </pic:nvPicPr>
                <pic:blipFill>
                  <a:blip r:embed="rId1"/>
                  <a:srcRect/>
                  <a:stretch>
                    <a:fillRect/>
                  </a:stretch>
                </pic:blipFill>
                <pic:spPr bwMode="auto">
                  <a:xfrm>
                    <a:off x="0" y="0"/>
                    <a:ext cx="2286000" cy="609600"/>
                  </a:xfrm>
                  <a:prstGeom prst="rect">
                    <a:avLst/>
                  </a:prstGeom>
                  <a:noFill/>
                  <a:ln w="9525">
                    <a:noFill/>
                    <a:miter lim="800000"/>
                    <a:headEnd/>
                    <a:tailEnd/>
                  </a:ln>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C434A7" w:rsidRDefault="00822279" w:rsidP="00C434A7">
    <w:pPr>
      <w:pStyle w:val="a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58240" behindDoc="0" locked="0" layoutInCell="1" allowOverlap="1" wp14:anchorId="78505E3F" wp14:editId="3E3C83E8">
              <wp:simplePos x="0" y="0"/>
              <wp:positionH relativeFrom="column">
                <wp:posOffset>3740785</wp:posOffset>
              </wp:positionH>
              <wp:positionV relativeFrom="paragraph">
                <wp:posOffset>136525</wp:posOffset>
              </wp:positionV>
              <wp:extent cx="1707515" cy="586740"/>
              <wp:effectExtent l="0" t="3175" r="0" b="635"/>
              <wp:wrapNone/>
              <wp:docPr id="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061EC4" w:rsidRDefault="00822279" w:rsidP="00BD6D02">
                          <w:pPr>
                            <w:spacing w:line="360" w:lineRule="auto"/>
                            <w:jc w:val="right"/>
                            <w:rPr>
                              <w:rFonts w:eastAsia="標楷體" w:hAnsi="標楷體"/>
                              <w:bCs/>
                              <w:sz w:val="20"/>
                              <w:szCs w:val="20"/>
                            </w:rPr>
                          </w:pPr>
                          <w:r w:rsidRPr="00061EC4">
                            <w:rPr>
                              <w:rFonts w:eastAsia="標楷體" w:hAnsi="標楷體" w:hint="eastAsia"/>
                              <w:bCs/>
                              <w:sz w:val="20"/>
                              <w:szCs w:val="20"/>
                            </w:rPr>
                            <w:t>矽成積體電路股份有限公司</w:t>
                          </w:r>
                        </w:p>
                        <w:p w:rsidR="00822279" w:rsidRPr="00061EC4" w:rsidRDefault="00822279" w:rsidP="00BD6D02">
                          <w:pPr>
                            <w:spacing w:line="360" w:lineRule="auto"/>
                            <w:jc w:val="right"/>
                            <w:rPr>
                              <w:rFonts w:eastAsia="標楷體" w:hAnsi="標楷體"/>
                              <w:bCs/>
                              <w:sz w:val="20"/>
                              <w:szCs w:val="20"/>
                            </w:rPr>
                          </w:pPr>
                          <w:r>
                            <w:rPr>
                              <w:rFonts w:eastAsia="標楷體" w:hAnsi="標楷體" w:hint="eastAsia"/>
                              <w:bCs/>
                              <w:sz w:val="20"/>
                              <w:szCs w:val="20"/>
                            </w:rPr>
                            <w:t>105</w:t>
                          </w:r>
                          <w:r w:rsidRPr="00061EC4">
                            <w:rPr>
                              <w:rFonts w:eastAsia="標楷體" w:hAnsi="標楷體" w:hint="eastAsia"/>
                              <w:bCs/>
                              <w:sz w:val="20"/>
                              <w:szCs w:val="20"/>
                            </w:rPr>
                            <w:t>會計</w:t>
                          </w:r>
                          <w:r w:rsidRPr="00061EC4">
                            <w:rPr>
                              <w:rFonts w:eastAsia="標楷體" w:hAnsi="標楷體"/>
                              <w:bCs/>
                              <w:sz w:val="20"/>
                              <w:szCs w:val="20"/>
                            </w:rPr>
                            <w:t>年度移轉訂價報告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6" o:spid="_x0000_s1161" type="#_x0000_t202" style="position:absolute;margin-left:294.55pt;margin-top:10.75pt;width:134.45pt;height:46.2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" filled="f" stroked="f">
              <v:textbox style="mso-fit-shape-to-text:t">
                <w:txbxContent>
                  <w:p w:rsidR="00822279" w:rsidRPr="00061EC4" w:rsidRDefault="00822279" w:rsidP="00BD6D02">
                    <w:pPr>
                      <w:spacing w:line="360" w:lineRule="auto"/>
                      <w:jc w:val="right"/>
                      <w:rPr>
                        <w:rFonts w:eastAsia="標楷體" w:hAnsi="標楷體"/>
                        <w:bCs/>
                        <w:sz w:val="20"/>
                        <w:szCs w:val="20"/>
                      </w:rPr>
                    </w:pPr>
                    <w:r w:rsidRPr="00061EC4">
                      <w:rPr>
                        <w:rFonts w:eastAsia="標楷體" w:hAnsi="標楷體" w:hint="eastAsia"/>
                        <w:bCs/>
                        <w:sz w:val="20"/>
                        <w:szCs w:val="20"/>
                      </w:rPr>
                      <w:t>矽成積體電路股份有限公司</w:t>
                    </w:r>
                  </w:p>
                  <w:p w:rsidR="00822279" w:rsidRPr="00061EC4" w:rsidRDefault="00822279" w:rsidP="00BD6D02">
                    <w:pPr>
                      <w:spacing w:line="360" w:lineRule="auto"/>
                      <w:jc w:val="right"/>
                      <w:rPr>
                        <w:rFonts w:eastAsia="標楷體" w:hAnsi="標楷體"/>
                        <w:bCs/>
                        <w:sz w:val="20"/>
                        <w:szCs w:val="20"/>
                      </w:rPr>
                    </w:pPr>
                    <w:r>
                      <w:rPr>
                        <w:rFonts w:eastAsia="標楷體" w:hAnsi="標楷體" w:hint="eastAsia"/>
                        <w:bCs/>
                        <w:sz w:val="20"/>
                        <w:szCs w:val="20"/>
                      </w:rPr>
                      <w:t>105</w:t>
                    </w:r>
                    <w:r w:rsidRPr="00061EC4">
                      <w:rPr>
                        <w:rFonts w:eastAsia="標楷體" w:hAnsi="標楷體" w:hint="eastAsia"/>
                        <w:bCs/>
                        <w:sz w:val="20"/>
                        <w:szCs w:val="20"/>
                      </w:rPr>
                      <w:t>會計</w:t>
                    </w:r>
                    <w:r w:rsidRPr="00061EC4">
                      <w:rPr>
                        <w:rFonts w:eastAsia="標楷體" w:hAnsi="標楷體"/>
                        <w:bCs/>
                        <w:sz w:val="20"/>
                        <w:szCs w:val="20"/>
                      </w:rPr>
                      <w:t>年度移轉訂價報告</w:t>
                    </w: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C434A7" w:rsidRDefault="00822279" w:rsidP="00C434A7">
    <w:pPr>
      <w:pStyle w:val="a7"/>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3E0D0D" w:rsidP="006F5A67">
    <w:pPr>
      <w:pStyle w:val="a7"/>
    </w:pPr>
    <w:r>
      <w:rPr>
        <w:rFonts w:eastAsia="標楷體"/>
        <w:noProof/>
      </w:rPr>
      <mc:AlternateContent>
        <mc:Choice Requires="wps">
          <w:drawing>
            <wp:anchor distT="0" distB="0" distL="114300" distR="114300" simplePos="0" relativeHeight="251660288" behindDoc="0" locked="0" layoutInCell="1" allowOverlap="1" wp14:anchorId="6F98851E" wp14:editId="4937BF9E">
              <wp:simplePos x="0" y="0"/>
              <wp:positionH relativeFrom="column">
                <wp:posOffset>3415665</wp:posOffset>
              </wp:positionH>
              <wp:positionV relativeFrom="paragraph">
                <wp:posOffset>162560</wp:posOffset>
              </wp:positionV>
              <wp:extent cx="2037080" cy="509905"/>
              <wp:effectExtent l="0" t="0" r="0" b="4445"/>
              <wp:wrapSquare wrapText="bothSides"/>
              <wp:docPr id="94"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2" type="#_x0000_t202" style="position:absolute;margin-left:268.95pt;margin-top:12.8pt;width:160.4pt;height:4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" filled="f" stroked="f">
              <v:textbo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822279" w:rsidP="006F5A67">
    <w:pPr>
      <w:pStyle w:val="a7"/>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3E0D0D" w:rsidP="006F5A67">
    <w:pPr>
      <w:pStyle w:val="a7"/>
    </w:pPr>
    <w:r>
      <w:rPr>
        <w:rFonts w:eastAsia="標楷體"/>
        <w:noProof/>
      </w:rPr>
      <mc:AlternateContent>
        <mc:Choice Requires="wps">
          <w:drawing>
            <wp:anchor distT="0" distB="0" distL="114300" distR="114300" simplePos="0" relativeHeight="251662336" behindDoc="0" locked="0" layoutInCell="1" allowOverlap="1" wp14:anchorId="6F98851E" wp14:editId="4937BF9E">
              <wp:simplePos x="0" y="0"/>
              <wp:positionH relativeFrom="column">
                <wp:posOffset>3418840</wp:posOffset>
              </wp:positionH>
              <wp:positionV relativeFrom="paragraph">
                <wp:posOffset>162560</wp:posOffset>
              </wp:positionV>
              <wp:extent cx="2037080" cy="509905"/>
              <wp:effectExtent l="0" t="0" r="0" b="4445"/>
              <wp:wrapSquare wrapText="bothSides"/>
              <wp:docPr id="9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3" type="#_x0000_t202" style="position:absolute;margin-left:269.2pt;margin-top:12.8pt;width:160.4pt;height:40.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" filled="f" stroked="f">
              <v:textbox>
                <w:txbxContent>
                  <w:p w:rsidR="003E0D0D" w:rsidRPr="005448EE" w:rsidRDefault="003E0D0D" w:rsidP="003E0D0D">
                    <w:pPr>
                      <w:jc w:val="right"/>
                      <w:rPr>
                        <w:rFonts w:eastAsia="標楷體"/>
                        <w:bCs/>
                        <w:sz w:val="20"/>
                        <w:szCs w:val="20"/>
                      </w:rPr>
                    </w:pPr>
                    <w:r w:rsidRPr="005448EE">
                      <w:rPr>
                        <w:rFonts w:eastAsia="標楷體" w:hint="eastAsia"/>
                        <w:bCs/>
                        <w:sz w:val="20"/>
                        <w:szCs w:val="20"/>
                      </w:rPr>
                      <w:t>矽成積體電路股份有限公司</w:t>
                    </w:r>
                  </w:p>
                  <w:p w:rsidR="003E0D0D" w:rsidRPr="005448EE" w:rsidRDefault="003E0D0D" w:rsidP="003E0D0D">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r>
      <w:rPr>
        <w:noProof/>
      </w:rPr>
      <mc:AlternateContent>
        <mc:Choice Requires="wps">
          <w:drawing>
            <wp:anchor distT="0" distB="0" distL="114300" distR="114300" simplePos="0" relativeHeight="251651072" behindDoc="0" locked="0" layoutInCell="1" allowOverlap="1" wp14:anchorId="329D4036" wp14:editId="55B524CB">
              <wp:simplePos x="0" y="0"/>
              <wp:positionH relativeFrom="column">
                <wp:posOffset>3739353</wp:posOffset>
              </wp:positionH>
              <wp:positionV relativeFrom="paragraph">
                <wp:posOffset>169545</wp:posOffset>
              </wp:positionV>
              <wp:extent cx="1707515" cy="586740"/>
              <wp:effectExtent l="0" t="0" r="0" b="3810"/>
              <wp:wrapNone/>
              <wp:docPr id="3"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7515" cy="586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22279" w:rsidRPr="00B660C3" w:rsidRDefault="00822279" w:rsidP="003B17DD">
                          <w:pPr>
                            <w:spacing w:line="360" w:lineRule="auto"/>
                            <w:jc w:val="right"/>
                            <w:rPr>
                              <w:rFonts w:eastAsia="標楷體"/>
                              <w:bCs/>
                              <w:sz w:val="20"/>
                              <w:szCs w:val="20"/>
                            </w:rPr>
                          </w:pPr>
                          <w:r w:rsidRPr="00B660C3">
                            <w:rPr>
                              <w:rFonts w:eastAsia="標楷體" w:hAnsi="標楷體" w:hint="eastAsia"/>
                              <w:bCs/>
                              <w:sz w:val="20"/>
                              <w:szCs w:val="20"/>
                            </w:rPr>
                            <w:t>矽成積體電路股份有限公司</w:t>
                          </w:r>
                        </w:p>
                        <w:p w:rsidR="00822279" w:rsidRPr="003B17DD" w:rsidRDefault="00822279" w:rsidP="003B17DD">
                          <w:pPr>
                            <w:spacing w:line="360" w:lineRule="auto"/>
                            <w:jc w:val="right"/>
                            <w:rPr>
                              <w:szCs w:val="20"/>
                            </w:rPr>
                          </w:pPr>
                          <w:r>
                            <w:rPr>
                              <w:rFonts w:eastAsia="標楷體" w:hAnsi="標楷體" w:hint="eastAsia"/>
                              <w:bCs/>
                              <w:sz w:val="20"/>
                              <w:szCs w:val="20"/>
                            </w:rPr>
                            <w:t>105</w:t>
                          </w:r>
                          <w:r w:rsidRPr="00B660C3">
                            <w:rPr>
                              <w:rFonts w:eastAsia="標楷體" w:hAnsi="標楷體" w:hint="eastAsia"/>
                              <w:bCs/>
                              <w:sz w:val="20"/>
                              <w:szCs w:val="20"/>
                            </w:rPr>
                            <w:t>會計</w:t>
                          </w:r>
                          <w:r w:rsidRPr="00B660C3">
                            <w:rPr>
                              <w:rFonts w:eastAsia="標楷體" w:hAnsi="標楷體"/>
                              <w:bCs/>
                              <w:sz w:val="20"/>
                              <w:szCs w:val="20"/>
                            </w:rPr>
                            <w:t>年度</w:t>
                          </w:r>
                          <w:r w:rsidRPr="007C04EB">
                            <w:rPr>
                              <w:rFonts w:eastAsia="標楷體" w:hAnsi="標楷體"/>
                              <w:bCs/>
                              <w:sz w:val="20"/>
                              <w:szCs w:val="20"/>
                            </w:rPr>
                            <w:t>移轉訂價報告</w:t>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4" type="#_x0000_t202" style="position:absolute;margin-left:294.45pt;margin-top:13.35pt;width:134.45pt;height:46.2pt;z-index:2516510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" filled="f" stroked="f">
              <v:textbox style="mso-fit-shape-to-text:t">
                <w:txbxContent>
                  <w:p w:rsidR="00822279" w:rsidRPr="00B660C3" w:rsidRDefault="00822279" w:rsidP="003B17DD">
                    <w:pPr>
                      <w:spacing w:line="360" w:lineRule="auto"/>
                      <w:jc w:val="right"/>
                      <w:rPr>
                        <w:rFonts w:eastAsia="標楷體"/>
                        <w:bCs/>
                        <w:sz w:val="20"/>
                        <w:szCs w:val="20"/>
                      </w:rPr>
                    </w:pPr>
                    <w:r w:rsidRPr="00B660C3">
                      <w:rPr>
                        <w:rFonts w:eastAsia="標楷體" w:hAnsi="標楷體" w:hint="eastAsia"/>
                        <w:bCs/>
                        <w:sz w:val="20"/>
                        <w:szCs w:val="20"/>
                      </w:rPr>
                      <w:t>矽成積體電路股份有限公司</w:t>
                    </w:r>
                  </w:p>
                  <w:p w:rsidR="00822279" w:rsidRPr="003B17DD" w:rsidRDefault="00822279" w:rsidP="003B17DD">
                    <w:pPr>
                      <w:spacing w:line="360" w:lineRule="auto"/>
                      <w:jc w:val="right"/>
                      <w:rPr>
                        <w:szCs w:val="20"/>
                      </w:rPr>
                    </w:pPr>
                    <w:r>
                      <w:rPr>
                        <w:rFonts w:eastAsia="標楷體" w:hAnsi="標楷體" w:hint="eastAsia"/>
                        <w:bCs/>
                        <w:sz w:val="20"/>
                        <w:szCs w:val="20"/>
                      </w:rPr>
                      <w:t>105</w:t>
                    </w:r>
                    <w:r w:rsidRPr="00B660C3">
                      <w:rPr>
                        <w:rFonts w:eastAsia="標楷體" w:hAnsi="標楷體" w:hint="eastAsia"/>
                        <w:bCs/>
                        <w:sz w:val="20"/>
                        <w:szCs w:val="20"/>
                      </w:rPr>
                      <w:t>會計</w:t>
                    </w:r>
                    <w:r w:rsidRPr="00B660C3">
                      <w:rPr>
                        <w:rFonts w:eastAsia="標楷體" w:hAnsi="標楷體"/>
                        <w:bCs/>
                        <w:sz w:val="20"/>
                        <w:szCs w:val="20"/>
                      </w:rPr>
                      <w:t>年度</w:t>
                    </w:r>
                    <w:r w:rsidRPr="007C04EB">
                      <w:rPr>
                        <w:rFonts w:eastAsia="標楷體" w:hAnsi="標楷體"/>
                        <w:bCs/>
                        <w:sz w:val="20"/>
                        <w:szCs w:val="20"/>
                      </w:rPr>
                      <w:t>移轉訂價報告</w:t>
                    </w:r>
                  </w:p>
                </w:txbxContent>
              </v:textbox>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Pr="006F5A67" w:rsidRDefault="007C2752" w:rsidP="006F5A67">
    <w:pPr>
      <w:pStyle w:val="a7"/>
    </w:pPr>
    <w:r>
      <w:rPr>
        <w:rFonts w:eastAsia="標楷體"/>
        <w:noProof/>
      </w:rPr>
      <mc:AlternateContent>
        <mc:Choice Requires="wps">
          <w:drawing>
            <wp:anchor distT="0" distB="0" distL="114300" distR="114300" simplePos="0" relativeHeight="251664384" behindDoc="0" locked="0" layoutInCell="1" allowOverlap="1" wp14:anchorId="14FF31D4" wp14:editId="1D2741BF">
              <wp:simplePos x="0" y="0"/>
              <wp:positionH relativeFrom="column">
                <wp:posOffset>3400425</wp:posOffset>
              </wp:positionH>
              <wp:positionV relativeFrom="paragraph">
                <wp:posOffset>111125</wp:posOffset>
              </wp:positionV>
              <wp:extent cx="2037080" cy="509905"/>
              <wp:effectExtent l="0" t="0" r="0" b="4445"/>
              <wp:wrapSquare wrapText="bothSides"/>
              <wp:docPr id="595"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7080" cy="509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2752" w:rsidRPr="005448EE" w:rsidRDefault="007C2752" w:rsidP="007C2752">
                          <w:pPr>
                            <w:jc w:val="right"/>
                            <w:rPr>
                              <w:rFonts w:eastAsia="標楷體"/>
                              <w:bCs/>
                              <w:sz w:val="20"/>
                              <w:szCs w:val="20"/>
                            </w:rPr>
                          </w:pPr>
                          <w:r w:rsidRPr="005448EE">
                            <w:rPr>
                              <w:rFonts w:eastAsia="標楷體" w:hint="eastAsia"/>
                              <w:bCs/>
                              <w:sz w:val="20"/>
                              <w:szCs w:val="20"/>
                            </w:rPr>
                            <w:t>矽成積體電路股份有限公司</w:t>
                          </w:r>
                        </w:p>
                        <w:p w:rsidR="007C2752" w:rsidRPr="005448EE" w:rsidRDefault="007C2752" w:rsidP="007C2752">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165" type="#_x0000_t202" style="position:absolute;margin-left:267.75pt;margin-top:8.75pt;width:160.4pt;height:4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" filled="f" stroked="f">
              <v:textbox>
                <w:txbxContent>
                  <w:p w:rsidR="007C2752" w:rsidRPr="005448EE" w:rsidRDefault="007C2752" w:rsidP="007C2752">
                    <w:pPr>
                      <w:jc w:val="right"/>
                      <w:rPr>
                        <w:rFonts w:eastAsia="標楷體"/>
                        <w:bCs/>
                        <w:sz w:val="20"/>
                        <w:szCs w:val="20"/>
                      </w:rPr>
                    </w:pPr>
                    <w:r w:rsidRPr="005448EE">
                      <w:rPr>
                        <w:rFonts w:eastAsia="標楷體" w:hint="eastAsia"/>
                        <w:bCs/>
                        <w:sz w:val="20"/>
                        <w:szCs w:val="20"/>
                      </w:rPr>
                      <w:t>矽成積體電路股份有限公司</w:t>
                    </w:r>
                  </w:p>
                  <w:p w:rsidR="007C2752" w:rsidRPr="005448EE" w:rsidRDefault="007C2752" w:rsidP="007C2752">
                    <w:pPr>
                      <w:jc w:val="right"/>
                      <w:rPr>
                        <w:rFonts w:eastAsia="標楷體"/>
                        <w:bCs/>
                        <w:sz w:val="20"/>
                        <w:szCs w:val="20"/>
                      </w:rPr>
                    </w:pPr>
                    <w:r w:rsidRPr="005448EE">
                      <w:rPr>
                        <w:rFonts w:eastAsia="標楷體" w:hint="eastAsia"/>
                        <w:bCs/>
                        <w:sz w:val="20"/>
                        <w:szCs w:val="20"/>
                      </w:rPr>
                      <w:t>105</w:t>
                    </w:r>
                    <w:r w:rsidRPr="005448EE">
                      <w:rPr>
                        <w:rFonts w:eastAsia="標楷體" w:hint="eastAsia"/>
                        <w:bCs/>
                        <w:sz w:val="20"/>
                        <w:szCs w:val="20"/>
                      </w:rPr>
                      <w:t>會計</w:t>
                    </w:r>
                    <w:r w:rsidRPr="005448EE">
                      <w:rPr>
                        <w:rFonts w:eastAsia="標楷體"/>
                        <w:bCs/>
                        <w:sz w:val="20"/>
                        <w:szCs w:val="20"/>
                      </w:rPr>
                      <w:t>年度移轉訂價報告</w:t>
                    </w:r>
                  </w:p>
                </w:txbxContent>
              </v:textbox>
              <w10:wrap type="squar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279" w:rsidRDefault="00822279">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228"/>
      </v:shape>
    </w:pict>
  </w:numPicBullet>
  <w:abstractNum w:abstractNumId="0">
    <w:nsid w:val="00904EC7"/>
    <w:multiLevelType w:val="hybridMultilevel"/>
    <w:tmpl w:val="85324428"/>
    <w:lvl w:ilvl="0" w:tplc="AF40AF62">
      <w:start w:val="1"/>
      <w:numFmt w:val="decimal"/>
      <w:lvlText w:val="%1."/>
      <w:lvlJc w:val="left"/>
      <w:pPr>
        <w:ind w:left="600" w:hanging="480"/>
      </w:pPr>
      <w:rPr>
        <w:rFonts w:hint="default"/>
        <w:b/>
        <w:sz w:val="28"/>
      </w:rPr>
    </w:lvl>
    <w:lvl w:ilvl="1" w:tplc="04090019">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
    <w:nsid w:val="009A37F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
    <w:nsid w:val="015015A2"/>
    <w:multiLevelType w:val="hybridMultilevel"/>
    <w:tmpl w:val="58868CE2"/>
    <w:lvl w:ilvl="0" w:tplc="5274C674">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1D87332"/>
    <w:multiLevelType w:val="hybridMultilevel"/>
    <w:tmpl w:val="865A8D66"/>
    <w:lvl w:ilvl="0" w:tplc="DBCCA806">
      <w:start w:val="1"/>
      <w:numFmt w:val="taiwaneseCountingThousand"/>
      <w:lvlText w:val="(%1)"/>
      <w:lvlJc w:val="left"/>
      <w:pPr>
        <w:ind w:left="144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2E07813"/>
    <w:multiLevelType w:val="hybridMultilevel"/>
    <w:tmpl w:val="8FBA7C80"/>
    <w:lvl w:ilvl="0" w:tplc="DBCCA806">
      <w:start w:val="1"/>
      <w:numFmt w:val="taiwaneseCountingThousand"/>
      <w:lvlText w:val="(%1)"/>
      <w:lvlJc w:val="left"/>
      <w:pPr>
        <w:ind w:left="1440" w:hanging="480"/>
      </w:pPr>
      <w:rPr>
        <w:rFonts w:ascii="Times New Roman" w:hint="default"/>
      </w:rPr>
    </w:lvl>
    <w:lvl w:ilvl="1" w:tplc="04090009">
      <w:start w:val="1"/>
      <w:numFmt w:val="decimal"/>
      <w:lvlText w:val="%2、"/>
      <w:lvlJc w:val="left"/>
      <w:pPr>
        <w:ind w:left="960" w:hanging="480"/>
      </w:pPr>
      <w:rPr>
        <w:rFonts w:hint="default"/>
      </w:rPr>
    </w:lvl>
    <w:lvl w:ilvl="2" w:tplc="0409000B">
      <w:start w:val="1"/>
      <w:numFmt w:val="bullet"/>
      <w:lvlText w:val=""/>
      <w:lvlJc w:val="left"/>
      <w:pPr>
        <w:tabs>
          <w:tab w:val="num" w:pos="840"/>
        </w:tabs>
        <w:ind w:left="840" w:hanging="480"/>
      </w:pPr>
      <w:rPr>
        <w:rFonts w:ascii="Wingdings" w:hAnsi="Wingdings" w:hint="default"/>
      </w:rPr>
    </w:lvl>
    <w:lvl w:ilvl="3" w:tplc="B3BA601E">
      <w:start w:val="1"/>
      <w:numFmt w:val="decimal"/>
      <w:lvlText w:val="%4."/>
      <w:lvlJc w:val="left"/>
      <w:pPr>
        <w:ind w:left="1920" w:hanging="480"/>
      </w:pPr>
      <w:rPr>
        <w:rFonts w:hint="default"/>
        <w:b/>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03367043"/>
    <w:multiLevelType w:val="hybridMultilevel"/>
    <w:tmpl w:val="9D38D708"/>
    <w:lvl w:ilvl="0" w:tplc="E52209FE">
      <w:start w:val="1"/>
      <w:numFmt w:val="decimal"/>
      <w:lvlText w:val="%1."/>
      <w:lvlJc w:val="left"/>
      <w:pPr>
        <w:ind w:left="120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04F01653"/>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075B5D15"/>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
    <w:nsid w:val="07C65624"/>
    <w:multiLevelType w:val="hybridMultilevel"/>
    <w:tmpl w:val="3CEA2BBE"/>
    <w:lvl w:ilvl="0" w:tplc="6F1AB61A">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07F62641"/>
    <w:multiLevelType w:val="hybridMultilevel"/>
    <w:tmpl w:val="B2144692"/>
    <w:lvl w:ilvl="0" w:tplc="93940582">
      <w:start w:val="1"/>
      <w:numFmt w:val="decimal"/>
      <w:lvlText w:val="%1、"/>
      <w:lvlJc w:val="left"/>
      <w:pPr>
        <w:ind w:left="1920" w:hanging="48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08456928"/>
    <w:multiLevelType w:val="hybridMultilevel"/>
    <w:tmpl w:val="067E67C0"/>
    <w:lvl w:ilvl="0" w:tplc="0409000B">
      <w:start w:val="1"/>
      <w:numFmt w:val="bullet"/>
      <w:lvlText w:val=""/>
      <w:lvlJc w:val="left"/>
      <w:pPr>
        <w:tabs>
          <w:tab w:val="num" w:pos="1080"/>
        </w:tabs>
        <w:ind w:left="1080" w:hanging="480"/>
      </w:pPr>
      <w:rPr>
        <w:rFonts w:ascii="Wingdings" w:hAnsi="Wingding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11">
    <w:nsid w:val="09AB224E"/>
    <w:multiLevelType w:val="hybridMultilevel"/>
    <w:tmpl w:val="85324428"/>
    <w:lvl w:ilvl="0" w:tplc="AF40AF62">
      <w:start w:val="1"/>
      <w:numFmt w:val="decimal"/>
      <w:lvlText w:val="%1."/>
      <w:lvlJc w:val="left"/>
      <w:pPr>
        <w:ind w:left="600" w:hanging="480"/>
      </w:pPr>
      <w:rPr>
        <w:rFonts w:hint="default"/>
        <w:b/>
        <w:sz w:val="28"/>
      </w:rPr>
    </w:lvl>
    <w:lvl w:ilvl="1" w:tplc="04090019">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2">
    <w:nsid w:val="0BBC6433"/>
    <w:multiLevelType w:val="hybridMultilevel"/>
    <w:tmpl w:val="7944CBC4"/>
    <w:lvl w:ilvl="0" w:tplc="B540F3E8">
      <w:start w:val="1"/>
      <w:numFmt w:val="decimal"/>
      <w:lvlText w:val="(%1)"/>
      <w:lvlJc w:val="left"/>
      <w:pPr>
        <w:tabs>
          <w:tab w:val="num" w:pos="1320"/>
        </w:tabs>
        <w:ind w:left="1320" w:hanging="480"/>
      </w:pPr>
      <w:rPr>
        <w:rFonts w:ascii="Times New Roman" w:eastAsia="標楷體" w:hAnsi="Times New Roman" w:cs="Times New Roman" w:hint="default"/>
      </w:rPr>
    </w:lvl>
    <w:lvl w:ilvl="1" w:tplc="04090019" w:tentative="1">
      <w:start w:val="1"/>
      <w:numFmt w:val="ideographTraditional"/>
      <w:lvlText w:val="%2、"/>
      <w:lvlJc w:val="left"/>
      <w:pPr>
        <w:tabs>
          <w:tab w:val="num" w:pos="360"/>
        </w:tabs>
        <w:ind w:left="360" w:hanging="480"/>
      </w:pPr>
    </w:lvl>
    <w:lvl w:ilvl="2" w:tplc="0409001B" w:tentative="1">
      <w:start w:val="1"/>
      <w:numFmt w:val="lowerRoman"/>
      <w:lvlText w:val="%3."/>
      <w:lvlJc w:val="right"/>
      <w:pPr>
        <w:tabs>
          <w:tab w:val="num" w:pos="840"/>
        </w:tabs>
        <w:ind w:left="840" w:hanging="480"/>
      </w:pPr>
    </w:lvl>
    <w:lvl w:ilvl="3" w:tplc="0409000F" w:tentative="1">
      <w:start w:val="1"/>
      <w:numFmt w:val="decimal"/>
      <w:lvlText w:val="%4."/>
      <w:lvlJc w:val="left"/>
      <w:pPr>
        <w:tabs>
          <w:tab w:val="num" w:pos="1320"/>
        </w:tabs>
        <w:ind w:left="1320" w:hanging="480"/>
      </w:pPr>
    </w:lvl>
    <w:lvl w:ilvl="4" w:tplc="04090019" w:tentative="1">
      <w:start w:val="1"/>
      <w:numFmt w:val="ideographTraditional"/>
      <w:lvlText w:val="%5、"/>
      <w:lvlJc w:val="left"/>
      <w:pPr>
        <w:tabs>
          <w:tab w:val="num" w:pos="1800"/>
        </w:tabs>
        <w:ind w:left="1800" w:hanging="480"/>
      </w:pPr>
    </w:lvl>
    <w:lvl w:ilvl="5" w:tplc="0409001B" w:tentative="1">
      <w:start w:val="1"/>
      <w:numFmt w:val="lowerRoman"/>
      <w:lvlText w:val="%6."/>
      <w:lvlJc w:val="right"/>
      <w:pPr>
        <w:tabs>
          <w:tab w:val="num" w:pos="2280"/>
        </w:tabs>
        <w:ind w:left="2280" w:hanging="480"/>
      </w:pPr>
    </w:lvl>
    <w:lvl w:ilvl="6" w:tplc="0409000F" w:tentative="1">
      <w:start w:val="1"/>
      <w:numFmt w:val="decimal"/>
      <w:lvlText w:val="%7."/>
      <w:lvlJc w:val="left"/>
      <w:pPr>
        <w:tabs>
          <w:tab w:val="num" w:pos="2760"/>
        </w:tabs>
        <w:ind w:left="2760" w:hanging="480"/>
      </w:pPr>
    </w:lvl>
    <w:lvl w:ilvl="7" w:tplc="04090019" w:tentative="1">
      <w:start w:val="1"/>
      <w:numFmt w:val="ideographTraditional"/>
      <w:lvlText w:val="%8、"/>
      <w:lvlJc w:val="left"/>
      <w:pPr>
        <w:tabs>
          <w:tab w:val="num" w:pos="3240"/>
        </w:tabs>
        <w:ind w:left="3240" w:hanging="480"/>
      </w:pPr>
    </w:lvl>
    <w:lvl w:ilvl="8" w:tplc="0409001B" w:tentative="1">
      <w:start w:val="1"/>
      <w:numFmt w:val="lowerRoman"/>
      <w:lvlText w:val="%9."/>
      <w:lvlJc w:val="right"/>
      <w:pPr>
        <w:tabs>
          <w:tab w:val="num" w:pos="3720"/>
        </w:tabs>
        <w:ind w:left="3720" w:hanging="480"/>
      </w:pPr>
    </w:lvl>
  </w:abstractNum>
  <w:abstractNum w:abstractNumId="13">
    <w:nsid w:val="0DE12EAB"/>
    <w:multiLevelType w:val="hybridMultilevel"/>
    <w:tmpl w:val="FEC45314"/>
    <w:lvl w:ilvl="0" w:tplc="E702F824">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0FC36A1C"/>
    <w:multiLevelType w:val="hybridMultilevel"/>
    <w:tmpl w:val="AB044878"/>
    <w:lvl w:ilvl="0" w:tplc="9488A32C">
      <w:start w:val="1"/>
      <w:numFmt w:val="bullet"/>
      <w:lvlText w:val=""/>
      <w:lvlJc w:val="left"/>
      <w:pPr>
        <w:ind w:left="1190" w:hanging="480"/>
      </w:pPr>
      <w:rPr>
        <w:rFonts w:ascii="Wingdings" w:hAnsi="Wingdings" w:hint="default"/>
        <w:color w:val="auto"/>
      </w:rPr>
    </w:lvl>
    <w:lvl w:ilvl="1" w:tplc="04090003" w:tentative="1">
      <w:start w:val="1"/>
      <w:numFmt w:val="bullet"/>
      <w:lvlText w:val=""/>
      <w:lvlJc w:val="left"/>
      <w:pPr>
        <w:ind w:left="1670" w:hanging="480"/>
      </w:pPr>
      <w:rPr>
        <w:rFonts w:ascii="Wingdings" w:hAnsi="Wingdings" w:hint="default"/>
      </w:rPr>
    </w:lvl>
    <w:lvl w:ilvl="2" w:tplc="04090005" w:tentative="1">
      <w:start w:val="1"/>
      <w:numFmt w:val="bullet"/>
      <w:lvlText w:val=""/>
      <w:lvlJc w:val="left"/>
      <w:pPr>
        <w:ind w:left="2150" w:hanging="480"/>
      </w:pPr>
      <w:rPr>
        <w:rFonts w:ascii="Wingdings" w:hAnsi="Wingdings" w:hint="default"/>
      </w:rPr>
    </w:lvl>
    <w:lvl w:ilvl="3" w:tplc="04090001" w:tentative="1">
      <w:start w:val="1"/>
      <w:numFmt w:val="bullet"/>
      <w:lvlText w:val=""/>
      <w:lvlJc w:val="left"/>
      <w:pPr>
        <w:ind w:left="2630" w:hanging="480"/>
      </w:pPr>
      <w:rPr>
        <w:rFonts w:ascii="Wingdings" w:hAnsi="Wingdings" w:hint="default"/>
      </w:rPr>
    </w:lvl>
    <w:lvl w:ilvl="4" w:tplc="04090003" w:tentative="1">
      <w:start w:val="1"/>
      <w:numFmt w:val="bullet"/>
      <w:lvlText w:val=""/>
      <w:lvlJc w:val="left"/>
      <w:pPr>
        <w:ind w:left="3110" w:hanging="480"/>
      </w:pPr>
      <w:rPr>
        <w:rFonts w:ascii="Wingdings" w:hAnsi="Wingdings" w:hint="default"/>
      </w:rPr>
    </w:lvl>
    <w:lvl w:ilvl="5" w:tplc="04090005" w:tentative="1">
      <w:start w:val="1"/>
      <w:numFmt w:val="bullet"/>
      <w:lvlText w:val=""/>
      <w:lvlJc w:val="left"/>
      <w:pPr>
        <w:ind w:left="3590" w:hanging="480"/>
      </w:pPr>
      <w:rPr>
        <w:rFonts w:ascii="Wingdings" w:hAnsi="Wingdings" w:hint="default"/>
      </w:rPr>
    </w:lvl>
    <w:lvl w:ilvl="6" w:tplc="04090001" w:tentative="1">
      <w:start w:val="1"/>
      <w:numFmt w:val="bullet"/>
      <w:lvlText w:val=""/>
      <w:lvlJc w:val="left"/>
      <w:pPr>
        <w:ind w:left="4070" w:hanging="480"/>
      </w:pPr>
      <w:rPr>
        <w:rFonts w:ascii="Wingdings" w:hAnsi="Wingdings" w:hint="default"/>
      </w:rPr>
    </w:lvl>
    <w:lvl w:ilvl="7" w:tplc="04090003" w:tentative="1">
      <w:start w:val="1"/>
      <w:numFmt w:val="bullet"/>
      <w:lvlText w:val=""/>
      <w:lvlJc w:val="left"/>
      <w:pPr>
        <w:ind w:left="4550" w:hanging="480"/>
      </w:pPr>
      <w:rPr>
        <w:rFonts w:ascii="Wingdings" w:hAnsi="Wingdings" w:hint="default"/>
      </w:rPr>
    </w:lvl>
    <w:lvl w:ilvl="8" w:tplc="04090005" w:tentative="1">
      <w:start w:val="1"/>
      <w:numFmt w:val="bullet"/>
      <w:lvlText w:val=""/>
      <w:lvlJc w:val="left"/>
      <w:pPr>
        <w:ind w:left="5030" w:hanging="480"/>
      </w:pPr>
      <w:rPr>
        <w:rFonts w:ascii="Wingdings" w:hAnsi="Wingdings" w:hint="default"/>
      </w:rPr>
    </w:lvl>
  </w:abstractNum>
  <w:abstractNum w:abstractNumId="15">
    <w:nsid w:val="11DE35DA"/>
    <w:multiLevelType w:val="hybridMultilevel"/>
    <w:tmpl w:val="80F84490"/>
    <w:lvl w:ilvl="0" w:tplc="CEA41838">
      <w:start w:val="1"/>
      <w:numFmt w:val="decimal"/>
      <w:lvlText w:val="%1."/>
      <w:lvlJc w:val="left"/>
      <w:pPr>
        <w:ind w:left="1440" w:hanging="480"/>
      </w:pPr>
      <w:rPr>
        <w:b/>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6">
    <w:nsid w:val="14360CF1"/>
    <w:multiLevelType w:val="hybridMultilevel"/>
    <w:tmpl w:val="6CC0A178"/>
    <w:lvl w:ilvl="0" w:tplc="6F3E135A">
      <w:start w:val="1"/>
      <w:numFmt w:val="taiwaneseCountingThousand"/>
      <w:lvlText w:val="%1、"/>
      <w:lvlJc w:val="left"/>
      <w:pPr>
        <w:tabs>
          <w:tab w:val="num" w:pos="720"/>
        </w:tabs>
        <w:ind w:left="720" w:hanging="720"/>
      </w:pPr>
      <w:rPr>
        <w:rFonts w:ascii="標楷體" w:eastAsia="標楷體" w:hAnsi="標楷體" w:cs="Times New Roman"/>
      </w:rPr>
    </w:lvl>
    <w:lvl w:ilvl="1" w:tplc="04090001">
      <w:start w:val="1"/>
      <w:numFmt w:val="bullet"/>
      <w:lvlText w:val=""/>
      <w:lvlJc w:val="left"/>
      <w:pPr>
        <w:tabs>
          <w:tab w:val="num" w:pos="960"/>
        </w:tabs>
        <w:ind w:left="960" w:hanging="480"/>
      </w:pPr>
      <w:rPr>
        <w:rFonts w:ascii="Wingdings" w:hAnsi="Wingdings" w:hint="default"/>
      </w:rPr>
    </w:lvl>
    <w:lvl w:ilvl="2" w:tplc="8CDC6EAA">
      <w:start w:val="1"/>
      <w:numFmt w:val="bullet"/>
      <w:lvlText w:val="※"/>
      <w:lvlJc w:val="left"/>
      <w:pPr>
        <w:tabs>
          <w:tab w:val="num" w:pos="1320"/>
        </w:tabs>
        <w:ind w:left="1320" w:hanging="360"/>
      </w:pPr>
      <w:rPr>
        <w:rFonts w:ascii="標楷體" w:eastAsia="標楷體" w:hAnsi="標楷體" w:cs="Times New Roman" w:hint="eastAsia"/>
      </w:rPr>
    </w:lvl>
    <w:lvl w:ilvl="3" w:tplc="B58C6E3A">
      <w:start w:val="1"/>
      <w:numFmt w:val="decimal"/>
      <w:lvlText w:val="%4."/>
      <w:lvlJc w:val="left"/>
      <w:pPr>
        <w:tabs>
          <w:tab w:val="num" w:pos="1800"/>
        </w:tabs>
        <w:ind w:left="1800" w:hanging="360"/>
      </w:pPr>
      <w:rPr>
        <w:rFonts w:ascii="Times New Roman" w:hAnsi="Times New Roman" w:hint="default"/>
        <w:u w:val="none"/>
      </w:rPr>
    </w:lvl>
    <w:lvl w:ilvl="4" w:tplc="8CAAFB3C">
      <w:start w:val="3"/>
      <w:numFmt w:val="taiwaneseCountingThousand"/>
      <w:lvlText w:val="（%5）"/>
      <w:lvlJc w:val="left"/>
      <w:pPr>
        <w:tabs>
          <w:tab w:val="num" w:pos="2775"/>
        </w:tabs>
        <w:ind w:left="2775" w:hanging="855"/>
      </w:pPr>
      <w:rPr>
        <w:rFonts w:hint="default"/>
      </w:rPr>
    </w:lvl>
    <w:lvl w:ilvl="5" w:tplc="017C29AA">
      <w:start w:val="1"/>
      <w:numFmt w:val="decimal"/>
      <w:lvlText w:val="（%6）"/>
      <w:lvlJc w:val="left"/>
      <w:pPr>
        <w:tabs>
          <w:tab w:val="num" w:pos="3120"/>
        </w:tabs>
        <w:ind w:left="3120" w:hanging="720"/>
      </w:pPr>
      <w:rPr>
        <w:rFonts w:hint="default"/>
      </w:r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nsid w:val="15522802"/>
    <w:multiLevelType w:val="hybridMultilevel"/>
    <w:tmpl w:val="494C793E"/>
    <w:lvl w:ilvl="0" w:tplc="0409000B">
      <w:start w:val="1"/>
      <w:numFmt w:val="bullet"/>
      <w:lvlText w:val=""/>
      <w:lvlJc w:val="left"/>
      <w:pPr>
        <w:ind w:left="1000" w:hanging="480"/>
      </w:pPr>
      <w:rPr>
        <w:rFonts w:ascii="Wingdings" w:hAnsi="Wingdings" w:hint="default"/>
      </w:rPr>
    </w:lvl>
    <w:lvl w:ilvl="1" w:tplc="04090003" w:tentative="1">
      <w:start w:val="1"/>
      <w:numFmt w:val="bullet"/>
      <w:lvlText w:val=""/>
      <w:lvlJc w:val="left"/>
      <w:pPr>
        <w:ind w:left="1480" w:hanging="480"/>
      </w:pPr>
      <w:rPr>
        <w:rFonts w:ascii="Wingdings" w:hAnsi="Wingdings" w:hint="default"/>
      </w:rPr>
    </w:lvl>
    <w:lvl w:ilvl="2" w:tplc="04090005" w:tentative="1">
      <w:start w:val="1"/>
      <w:numFmt w:val="bullet"/>
      <w:lvlText w:val=""/>
      <w:lvlJc w:val="left"/>
      <w:pPr>
        <w:ind w:left="1960" w:hanging="480"/>
      </w:pPr>
      <w:rPr>
        <w:rFonts w:ascii="Wingdings" w:hAnsi="Wingdings" w:hint="default"/>
      </w:rPr>
    </w:lvl>
    <w:lvl w:ilvl="3" w:tplc="04090001">
      <w:start w:val="1"/>
      <w:numFmt w:val="bullet"/>
      <w:lvlText w:val=""/>
      <w:lvlJc w:val="left"/>
      <w:pPr>
        <w:ind w:left="2440" w:hanging="480"/>
      </w:pPr>
      <w:rPr>
        <w:rFonts w:ascii="Wingdings" w:hAnsi="Wingdings" w:hint="default"/>
      </w:rPr>
    </w:lvl>
    <w:lvl w:ilvl="4" w:tplc="04090003" w:tentative="1">
      <w:start w:val="1"/>
      <w:numFmt w:val="bullet"/>
      <w:lvlText w:val=""/>
      <w:lvlJc w:val="left"/>
      <w:pPr>
        <w:ind w:left="2920" w:hanging="480"/>
      </w:pPr>
      <w:rPr>
        <w:rFonts w:ascii="Wingdings" w:hAnsi="Wingdings" w:hint="default"/>
      </w:rPr>
    </w:lvl>
    <w:lvl w:ilvl="5" w:tplc="04090005" w:tentative="1">
      <w:start w:val="1"/>
      <w:numFmt w:val="bullet"/>
      <w:lvlText w:val=""/>
      <w:lvlJc w:val="left"/>
      <w:pPr>
        <w:ind w:left="3400" w:hanging="480"/>
      </w:pPr>
      <w:rPr>
        <w:rFonts w:ascii="Wingdings" w:hAnsi="Wingdings" w:hint="default"/>
      </w:rPr>
    </w:lvl>
    <w:lvl w:ilvl="6" w:tplc="04090001" w:tentative="1">
      <w:start w:val="1"/>
      <w:numFmt w:val="bullet"/>
      <w:lvlText w:val=""/>
      <w:lvlJc w:val="left"/>
      <w:pPr>
        <w:ind w:left="3880" w:hanging="480"/>
      </w:pPr>
      <w:rPr>
        <w:rFonts w:ascii="Wingdings" w:hAnsi="Wingdings" w:hint="default"/>
      </w:rPr>
    </w:lvl>
    <w:lvl w:ilvl="7" w:tplc="04090003" w:tentative="1">
      <w:start w:val="1"/>
      <w:numFmt w:val="bullet"/>
      <w:lvlText w:val=""/>
      <w:lvlJc w:val="left"/>
      <w:pPr>
        <w:ind w:left="4360" w:hanging="480"/>
      </w:pPr>
      <w:rPr>
        <w:rFonts w:ascii="Wingdings" w:hAnsi="Wingdings" w:hint="default"/>
      </w:rPr>
    </w:lvl>
    <w:lvl w:ilvl="8" w:tplc="04090005" w:tentative="1">
      <w:start w:val="1"/>
      <w:numFmt w:val="bullet"/>
      <w:lvlText w:val=""/>
      <w:lvlJc w:val="left"/>
      <w:pPr>
        <w:ind w:left="4840" w:hanging="480"/>
      </w:pPr>
      <w:rPr>
        <w:rFonts w:ascii="Wingdings" w:hAnsi="Wingdings" w:hint="default"/>
      </w:rPr>
    </w:lvl>
  </w:abstractNum>
  <w:abstractNum w:abstractNumId="18">
    <w:nsid w:val="196741CE"/>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19">
    <w:nsid w:val="1A1F4613"/>
    <w:multiLevelType w:val="hybridMultilevel"/>
    <w:tmpl w:val="326CCDF6"/>
    <w:lvl w:ilvl="0" w:tplc="979809C6">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08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1C5A6142"/>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1">
    <w:nsid w:val="1D6433F2"/>
    <w:multiLevelType w:val="hybridMultilevel"/>
    <w:tmpl w:val="00947A56"/>
    <w:lvl w:ilvl="0" w:tplc="83969858">
      <w:start w:val="1"/>
      <w:numFmt w:val="decimal"/>
      <w:lvlText w:val="%1、"/>
      <w:lvlJc w:val="left"/>
      <w:pPr>
        <w:ind w:left="120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nsid w:val="1E252536"/>
    <w:multiLevelType w:val="hybridMultilevel"/>
    <w:tmpl w:val="604C9C74"/>
    <w:lvl w:ilvl="0" w:tplc="07000B74">
      <w:start w:val="1"/>
      <w:numFmt w:val="decimal"/>
      <w:lvlText w:val="%1、"/>
      <w:lvlJc w:val="left"/>
      <w:pPr>
        <w:ind w:left="2280" w:hanging="480"/>
      </w:pPr>
      <w:rPr>
        <w:rFonts w:hint="default"/>
        <w:b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nsid w:val="1F2173E1"/>
    <w:multiLevelType w:val="hybridMultilevel"/>
    <w:tmpl w:val="95FC8570"/>
    <w:lvl w:ilvl="0" w:tplc="44F4D8AE">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210A2FA2"/>
    <w:multiLevelType w:val="hybridMultilevel"/>
    <w:tmpl w:val="1CD2FFB4"/>
    <w:lvl w:ilvl="0" w:tplc="365CEB34">
      <w:start w:val="1"/>
      <w:numFmt w:val="taiwaneseCountingThousand"/>
      <w:lvlText w:val="(%1)"/>
      <w:lvlJc w:val="left"/>
      <w:pPr>
        <w:ind w:left="1440" w:hanging="480"/>
      </w:pPr>
      <w:rPr>
        <w:rFonts w:ascii="標楷體" w:eastAsia="標楷體" w:hAnsi="標楷體" w:hint="default"/>
        <w:sz w:val="32"/>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232F7516"/>
    <w:multiLevelType w:val="hybridMultilevel"/>
    <w:tmpl w:val="2A124DCC"/>
    <w:lvl w:ilvl="0" w:tplc="5BFC569E">
      <w:start w:val="1"/>
      <w:numFmt w:val="bullet"/>
      <w:lvlText w:val="■"/>
      <w:lvlJc w:val="left"/>
      <w:pPr>
        <w:tabs>
          <w:tab w:val="num" w:pos="960"/>
        </w:tabs>
        <w:ind w:left="960" w:hanging="360"/>
      </w:pPr>
      <w:rPr>
        <w:rFonts w:ascii="SimSun" w:eastAsia="SimSun" w:hAnsi="SimSun" w:cs="新細明體" w:hint="eastAsia"/>
        <w:b/>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26">
    <w:nsid w:val="24645A29"/>
    <w:multiLevelType w:val="hybridMultilevel"/>
    <w:tmpl w:val="441C637E"/>
    <w:lvl w:ilvl="0" w:tplc="B3902016">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24DC3B65"/>
    <w:multiLevelType w:val="hybridMultilevel"/>
    <w:tmpl w:val="A6802F66"/>
    <w:lvl w:ilvl="0" w:tplc="C6008882">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27A516B7"/>
    <w:multiLevelType w:val="hybridMultilevel"/>
    <w:tmpl w:val="1C846216"/>
    <w:lvl w:ilvl="0" w:tplc="EA7E6A30">
      <w:start w:val="1"/>
      <w:numFmt w:val="taiwaneseCountingThousand"/>
      <w:lvlText w:val="(%1)"/>
      <w:lvlJc w:val="left"/>
      <w:pPr>
        <w:ind w:left="1440" w:hanging="480"/>
      </w:pPr>
      <w:rPr>
        <w:rFonts w:ascii="Times New Roman"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28E3573D"/>
    <w:multiLevelType w:val="hybridMultilevel"/>
    <w:tmpl w:val="7F28A878"/>
    <w:lvl w:ilvl="0" w:tplc="6518CE6A">
      <w:start w:val="1"/>
      <w:numFmt w:val="taiwaneseCountingThousand"/>
      <w:lvlText w:val="(%1)"/>
      <w:lvlJc w:val="left"/>
      <w:pPr>
        <w:ind w:left="60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2C2B1EC9"/>
    <w:multiLevelType w:val="hybridMultilevel"/>
    <w:tmpl w:val="C0866392"/>
    <w:lvl w:ilvl="0" w:tplc="5A7CA054">
      <w:start w:val="1"/>
      <w:numFmt w:val="decimal"/>
      <w:lvlText w:val="%1、"/>
      <w:lvlJc w:val="left"/>
      <w:pPr>
        <w:ind w:left="1200" w:hanging="480"/>
      </w:pPr>
      <w:rPr>
        <w:rFonts w:hint="default"/>
        <w:b/>
        <w:sz w:val="26"/>
        <w:szCs w:val="26"/>
      </w:rPr>
    </w:lvl>
    <w:lvl w:ilvl="1" w:tplc="04090019" w:tentative="1">
      <w:start w:val="1"/>
      <w:numFmt w:val="ideographTraditional"/>
      <w:lvlText w:val="%2、"/>
      <w:lvlJc w:val="left"/>
      <w:pPr>
        <w:tabs>
          <w:tab w:val="num" w:pos="240"/>
        </w:tabs>
        <w:ind w:left="240" w:hanging="480"/>
      </w:pPr>
    </w:lvl>
    <w:lvl w:ilvl="2" w:tplc="0409001B" w:tentative="1">
      <w:start w:val="1"/>
      <w:numFmt w:val="lowerRoman"/>
      <w:lvlText w:val="%3."/>
      <w:lvlJc w:val="right"/>
      <w:pPr>
        <w:tabs>
          <w:tab w:val="num" w:pos="720"/>
        </w:tabs>
        <w:ind w:left="720" w:hanging="480"/>
      </w:pPr>
    </w:lvl>
    <w:lvl w:ilvl="3" w:tplc="0409000F" w:tentative="1">
      <w:start w:val="1"/>
      <w:numFmt w:val="decimal"/>
      <w:lvlText w:val="%4."/>
      <w:lvlJc w:val="left"/>
      <w:pPr>
        <w:tabs>
          <w:tab w:val="num" w:pos="1200"/>
        </w:tabs>
        <w:ind w:left="1200" w:hanging="480"/>
      </w:pPr>
    </w:lvl>
    <w:lvl w:ilvl="4" w:tplc="04090019" w:tentative="1">
      <w:start w:val="1"/>
      <w:numFmt w:val="ideographTraditional"/>
      <w:lvlText w:val="%5、"/>
      <w:lvlJc w:val="left"/>
      <w:pPr>
        <w:tabs>
          <w:tab w:val="num" w:pos="1680"/>
        </w:tabs>
        <w:ind w:left="1680" w:hanging="480"/>
      </w:pPr>
    </w:lvl>
    <w:lvl w:ilvl="5" w:tplc="0409001B" w:tentative="1">
      <w:start w:val="1"/>
      <w:numFmt w:val="lowerRoman"/>
      <w:lvlText w:val="%6."/>
      <w:lvlJc w:val="right"/>
      <w:pPr>
        <w:tabs>
          <w:tab w:val="num" w:pos="2160"/>
        </w:tabs>
        <w:ind w:left="2160" w:hanging="480"/>
      </w:pPr>
    </w:lvl>
    <w:lvl w:ilvl="6" w:tplc="0409000F" w:tentative="1">
      <w:start w:val="1"/>
      <w:numFmt w:val="decimal"/>
      <w:lvlText w:val="%7."/>
      <w:lvlJc w:val="left"/>
      <w:pPr>
        <w:tabs>
          <w:tab w:val="num" w:pos="2640"/>
        </w:tabs>
        <w:ind w:left="2640" w:hanging="480"/>
      </w:pPr>
    </w:lvl>
    <w:lvl w:ilvl="7" w:tplc="04090019" w:tentative="1">
      <w:start w:val="1"/>
      <w:numFmt w:val="ideographTraditional"/>
      <w:lvlText w:val="%8、"/>
      <w:lvlJc w:val="left"/>
      <w:pPr>
        <w:tabs>
          <w:tab w:val="num" w:pos="3120"/>
        </w:tabs>
        <w:ind w:left="3120" w:hanging="480"/>
      </w:pPr>
    </w:lvl>
    <w:lvl w:ilvl="8" w:tplc="0409001B" w:tentative="1">
      <w:start w:val="1"/>
      <w:numFmt w:val="lowerRoman"/>
      <w:lvlText w:val="%9."/>
      <w:lvlJc w:val="right"/>
      <w:pPr>
        <w:tabs>
          <w:tab w:val="num" w:pos="3600"/>
        </w:tabs>
        <w:ind w:left="3600" w:hanging="480"/>
      </w:pPr>
    </w:lvl>
  </w:abstractNum>
  <w:abstractNum w:abstractNumId="31">
    <w:nsid w:val="2C724A07"/>
    <w:multiLevelType w:val="hybridMultilevel"/>
    <w:tmpl w:val="73588C5C"/>
    <w:lvl w:ilvl="0" w:tplc="F7727F7C">
      <w:start w:val="1"/>
      <w:numFmt w:val="decimal"/>
      <w:lvlText w:val="%1、"/>
      <w:lvlJc w:val="left"/>
      <w:pPr>
        <w:ind w:left="1920" w:hanging="480"/>
      </w:pPr>
      <w:rPr>
        <w:rFonts w:hint="default"/>
        <w:b/>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2">
    <w:nsid w:val="2CC06E26"/>
    <w:multiLevelType w:val="hybridMultilevel"/>
    <w:tmpl w:val="FB46519C"/>
    <w:lvl w:ilvl="0" w:tplc="83969858">
      <w:start w:val="1"/>
      <w:numFmt w:val="decimal"/>
      <w:lvlText w:val="%1、"/>
      <w:lvlJc w:val="left"/>
      <w:pPr>
        <w:ind w:left="120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nsid w:val="2D4A223A"/>
    <w:multiLevelType w:val="multilevel"/>
    <w:tmpl w:val="7EB43F0E"/>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34">
    <w:nsid w:val="2DF133C9"/>
    <w:multiLevelType w:val="hybridMultilevel"/>
    <w:tmpl w:val="C8167ED0"/>
    <w:lvl w:ilvl="0" w:tplc="DBCCA806">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nsid w:val="2E0F3F51"/>
    <w:multiLevelType w:val="hybridMultilevel"/>
    <w:tmpl w:val="A9D4D2C8"/>
    <w:lvl w:ilvl="0" w:tplc="04090009">
      <w:start w:val="1"/>
      <w:numFmt w:val="bullet"/>
      <w:lvlText w:val=""/>
      <w:lvlJc w:val="left"/>
      <w:pPr>
        <w:tabs>
          <w:tab w:val="num" w:pos="1272"/>
        </w:tabs>
        <w:ind w:left="1272" w:hanging="360"/>
      </w:pPr>
      <w:rPr>
        <w:rFonts w:ascii="Wingdings" w:hAnsi="Wingdings" w:hint="default"/>
      </w:rPr>
    </w:lvl>
    <w:lvl w:ilvl="1" w:tplc="04090003" w:tentative="1">
      <w:start w:val="1"/>
      <w:numFmt w:val="bullet"/>
      <w:lvlText w:val="o"/>
      <w:lvlJc w:val="left"/>
      <w:pPr>
        <w:tabs>
          <w:tab w:val="num" w:pos="1992"/>
        </w:tabs>
        <w:ind w:left="1992" w:hanging="360"/>
      </w:pPr>
      <w:rPr>
        <w:rFonts w:ascii="Courier New" w:hAnsi="Courier New" w:cs="Courier New" w:hint="default"/>
      </w:rPr>
    </w:lvl>
    <w:lvl w:ilvl="2" w:tplc="04090005" w:tentative="1">
      <w:start w:val="1"/>
      <w:numFmt w:val="bullet"/>
      <w:lvlText w:val=""/>
      <w:lvlJc w:val="left"/>
      <w:pPr>
        <w:tabs>
          <w:tab w:val="num" w:pos="2712"/>
        </w:tabs>
        <w:ind w:left="2712" w:hanging="360"/>
      </w:pPr>
      <w:rPr>
        <w:rFonts w:ascii="Wingdings" w:hAnsi="Wingdings" w:hint="default"/>
      </w:rPr>
    </w:lvl>
    <w:lvl w:ilvl="3" w:tplc="04090001" w:tentative="1">
      <w:start w:val="1"/>
      <w:numFmt w:val="bullet"/>
      <w:lvlText w:val=""/>
      <w:lvlJc w:val="left"/>
      <w:pPr>
        <w:tabs>
          <w:tab w:val="num" w:pos="3432"/>
        </w:tabs>
        <w:ind w:left="3432" w:hanging="360"/>
      </w:pPr>
      <w:rPr>
        <w:rFonts w:ascii="Symbol" w:hAnsi="Symbol" w:hint="default"/>
      </w:rPr>
    </w:lvl>
    <w:lvl w:ilvl="4" w:tplc="04090003" w:tentative="1">
      <w:start w:val="1"/>
      <w:numFmt w:val="bullet"/>
      <w:lvlText w:val="o"/>
      <w:lvlJc w:val="left"/>
      <w:pPr>
        <w:tabs>
          <w:tab w:val="num" w:pos="4152"/>
        </w:tabs>
        <w:ind w:left="4152" w:hanging="360"/>
      </w:pPr>
      <w:rPr>
        <w:rFonts w:ascii="Courier New" w:hAnsi="Courier New" w:cs="Courier New" w:hint="default"/>
      </w:rPr>
    </w:lvl>
    <w:lvl w:ilvl="5" w:tplc="04090005" w:tentative="1">
      <w:start w:val="1"/>
      <w:numFmt w:val="bullet"/>
      <w:lvlText w:val=""/>
      <w:lvlJc w:val="left"/>
      <w:pPr>
        <w:tabs>
          <w:tab w:val="num" w:pos="4872"/>
        </w:tabs>
        <w:ind w:left="4872" w:hanging="360"/>
      </w:pPr>
      <w:rPr>
        <w:rFonts w:ascii="Wingdings" w:hAnsi="Wingdings" w:hint="default"/>
      </w:rPr>
    </w:lvl>
    <w:lvl w:ilvl="6" w:tplc="04090001" w:tentative="1">
      <w:start w:val="1"/>
      <w:numFmt w:val="bullet"/>
      <w:lvlText w:val=""/>
      <w:lvlJc w:val="left"/>
      <w:pPr>
        <w:tabs>
          <w:tab w:val="num" w:pos="5592"/>
        </w:tabs>
        <w:ind w:left="5592" w:hanging="360"/>
      </w:pPr>
      <w:rPr>
        <w:rFonts w:ascii="Symbol" w:hAnsi="Symbol" w:hint="default"/>
      </w:rPr>
    </w:lvl>
    <w:lvl w:ilvl="7" w:tplc="04090003" w:tentative="1">
      <w:start w:val="1"/>
      <w:numFmt w:val="bullet"/>
      <w:lvlText w:val="o"/>
      <w:lvlJc w:val="left"/>
      <w:pPr>
        <w:tabs>
          <w:tab w:val="num" w:pos="6312"/>
        </w:tabs>
        <w:ind w:left="6312" w:hanging="360"/>
      </w:pPr>
      <w:rPr>
        <w:rFonts w:ascii="Courier New" w:hAnsi="Courier New" w:cs="Courier New" w:hint="default"/>
      </w:rPr>
    </w:lvl>
    <w:lvl w:ilvl="8" w:tplc="04090005" w:tentative="1">
      <w:start w:val="1"/>
      <w:numFmt w:val="bullet"/>
      <w:lvlText w:val=""/>
      <w:lvlJc w:val="left"/>
      <w:pPr>
        <w:tabs>
          <w:tab w:val="num" w:pos="7032"/>
        </w:tabs>
        <w:ind w:left="7032" w:hanging="360"/>
      </w:pPr>
      <w:rPr>
        <w:rFonts w:ascii="Wingdings" w:hAnsi="Wingdings" w:hint="default"/>
      </w:rPr>
    </w:lvl>
  </w:abstractNum>
  <w:abstractNum w:abstractNumId="36">
    <w:nsid w:val="300D2079"/>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nsid w:val="30E333F9"/>
    <w:multiLevelType w:val="hybridMultilevel"/>
    <w:tmpl w:val="19BEE018"/>
    <w:lvl w:ilvl="0" w:tplc="0409000B">
      <w:start w:val="1"/>
      <w:numFmt w:val="bullet"/>
      <w:lvlText w:val=""/>
      <w:lvlJc w:val="left"/>
      <w:pPr>
        <w:ind w:left="192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8">
    <w:nsid w:val="319C6435"/>
    <w:multiLevelType w:val="hybridMultilevel"/>
    <w:tmpl w:val="880CDBB4"/>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nsid w:val="33824AE7"/>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nsid w:val="38C81B84"/>
    <w:multiLevelType w:val="hybridMultilevel"/>
    <w:tmpl w:val="B9BE4CC0"/>
    <w:lvl w:ilvl="0" w:tplc="83969858">
      <w:start w:val="1"/>
      <w:numFmt w:val="decimal"/>
      <w:lvlText w:val="%1、"/>
      <w:lvlJc w:val="left"/>
      <w:pPr>
        <w:ind w:left="480" w:hanging="480"/>
      </w:pPr>
      <w:rPr>
        <w:rFonts w:hint="default"/>
      </w:rPr>
    </w:lvl>
    <w:lvl w:ilvl="1" w:tplc="3C3A0280">
      <w:start w:val="1"/>
      <w:numFmt w:val="bullet"/>
      <w:lvlText w:val=""/>
      <w:lvlJc w:val="left"/>
      <w:pPr>
        <w:tabs>
          <w:tab w:val="num" w:pos="960"/>
        </w:tabs>
        <w:ind w:left="960" w:hanging="480"/>
      </w:pPr>
      <w:rPr>
        <w:rFonts w:ascii="Wingdings" w:hAnsi="Wingdings" w:hint="default"/>
        <w:b/>
        <w:color w:val="auto"/>
        <w:sz w:val="26"/>
        <w:szCs w:val="26"/>
      </w:rPr>
    </w:lvl>
    <w:lvl w:ilvl="2" w:tplc="DB8634C8">
      <w:start w:val="1"/>
      <w:numFmt w:val="bullet"/>
      <w:lvlText w:val=""/>
      <w:lvlJc w:val="left"/>
      <w:pPr>
        <w:tabs>
          <w:tab w:val="num" w:pos="1440"/>
        </w:tabs>
        <w:ind w:left="1440" w:hanging="480"/>
      </w:pPr>
      <w:rPr>
        <w:rFonts w:ascii="Wingdings" w:hAnsi="Wingdings" w:hint="default"/>
        <w:color w:val="auto"/>
      </w:rPr>
    </w:lvl>
    <w:lvl w:ilvl="3" w:tplc="93940582">
      <w:start w:val="1"/>
      <w:numFmt w:val="decimal"/>
      <w:lvlText w:val="%4、"/>
      <w:lvlJc w:val="left"/>
      <w:pPr>
        <w:ind w:left="1920" w:hanging="480"/>
      </w:pPr>
      <w:rPr>
        <w:rFonts w:hint="default"/>
      </w:rPr>
    </w:lvl>
    <w:lvl w:ilvl="4" w:tplc="3C947F24">
      <w:start w:val="1"/>
      <w:numFmt w:val="bullet"/>
      <w:lvlText w:val=""/>
      <w:lvlJc w:val="left"/>
      <w:pPr>
        <w:tabs>
          <w:tab w:val="num" w:pos="2400"/>
        </w:tabs>
        <w:ind w:left="2400" w:hanging="480"/>
      </w:pPr>
      <w:rPr>
        <w:rFonts w:ascii="Wingdings" w:hAnsi="Wingdings" w:hint="default"/>
        <w:b/>
        <w:sz w:val="20"/>
        <w:szCs w:val="20"/>
      </w:r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nsid w:val="39914019"/>
    <w:multiLevelType w:val="hybridMultilevel"/>
    <w:tmpl w:val="6A3AA2B2"/>
    <w:lvl w:ilvl="0" w:tplc="921019EA">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nsid w:val="3AF471E5"/>
    <w:multiLevelType w:val="hybridMultilevel"/>
    <w:tmpl w:val="4EF8FF86"/>
    <w:lvl w:ilvl="0" w:tplc="04090003">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43">
    <w:nsid w:val="3B113365"/>
    <w:multiLevelType w:val="hybridMultilevel"/>
    <w:tmpl w:val="AAEE1D92"/>
    <w:lvl w:ilvl="0" w:tplc="458A317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nsid w:val="3CCD3A02"/>
    <w:multiLevelType w:val="hybridMultilevel"/>
    <w:tmpl w:val="35E4C6BA"/>
    <w:lvl w:ilvl="0" w:tplc="C9F8EB1E">
      <w:start w:val="1"/>
      <w:numFmt w:val="taiwaneseCountingThousand"/>
      <w:lvlText w:val="(%1)"/>
      <w:lvlJc w:val="left"/>
      <w:pPr>
        <w:ind w:left="1440" w:hanging="480"/>
      </w:pPr>
      <w:rPr>
        <w:rFonts w:ascii="Times New Roman" w:hint="default"/>
      </w:rPr>
    </w:lvl>
    <w:lvl w:ilvl="1" w:tplc="0409000F">
      <w:start w:val="1"/>
      <w:numFmt w:val="decimal"/>
      <w:lvlText w:val="%2."/>
      <w:lvlJc w:val="left"/>
      <w:pPr>
        <w:ind w:left="960" w:hanging="480"/>
      </w:pPr>
    </w:lvl>
    <w:lvl w:ilvl="2" w:tplc="0409000B">
      <w:start w:val="1"/>
      <w:numFmt w:val="bullet"/>
      <w:lvlText w:val=""/>
      <w:lvlJc w:val="left"/>
      <w:pPr>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nsid w:val="43CB760B"/>
    <w:multiLevelType w:val="hybridMultilevel"/>
    <w:tmpl w:val="FA681A30"/>
    <w:lvl w:ilvl="0" w:tplc="FFFFFFFF">
      <w:start w:val="1"/>
      <w:numFmt w:val="taiwaneseCountingThousand"/>
      <w:lvlText w:val="(%1)"/>
      <w:lvlJc w:val="left"/>
      <w:pPr>
        <w:ind w:left="1440" w:hanging="480"/>
      </w:pPr>
      <w:rPr>
        <w:rFonts w:ascii="Times New Roman" w:hint="default"/>
      </w:rPr>
    </w:lvl>
    <w:lvl w:ilvl="1" w:tplc="39782398">
      <w:start w:val="1"/>
      <w:numFmt w:val="decimal"/>
      <w:lvlText w:val="%2、"/>
      <w:lvlJc w:val="left"/>
      <w:pPr>
        <w:tabs>
          <w:tab w:val="num" w:pos="-960"/>
        </w:tabs>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nsid w:val="45050576"/>
    <w:multiLevelType w:val="hybridMultilevel"/>
    <w:tmpl w:val="6674E90A"/>
    <w:lvl w:ilvl="0" w:tplc="DBCCA806">
      <w:start w:val="1"/>
      <w:numFmt w:val="decimal"/>
      <w:lvlText w:val="%1、"/>
      <w:lvlJc w:val="left"/>
      <w:pPr>
        <w:ind w:left="1920" w:hanging="480"/>
      </w:pPr>
      <w:rPr>
        <w:rFonts w:hint="default"/>
      </w:rPr>
    </w:lvl>
    <w:lvl w:ilvl="1" w:tplc="0409000B">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nsid w:val="46126F26"/>
    <w:multiLevelType w:val="hybridMultilevel"/>
    <w:tmpl w:val="F6222034"/>
    <w:lvl w:ilvl="0" w:tplc="FBCE9B96">
      <w:start w:val="1"/>
      <w:numFmt w:val="taiwaneseCountingThousand"/>
      <w:lvlText w:val="(%1)"/>
      <w:lvlJc w:val="left"/>
      <w:pPr>
        <w:ind w:left="1000" w:hanging="480"/>
      </w:pPr>
      <w:rPr>
        <w:rFonts w:ascii="Times New Roman" w:hint="default"/>
      </w:rPr>
    </w:lvl>
    <w:lvl w:ilvl="1" w:tplc="04090019" w:tentative="1">
      <w:start w:val="1"/>
      <w:numFmt w:val="ideographTraditional"/>
      <w:lvlText w:val="%2、"/>
      <w:lvlJc w:val="left"/>
      <w:pPr>
        <w:ind w:left="520" w:hanging="480"/>
      </w:pPr>
    </w:lvl>
    <w:lvl w:ilvl="2" w:tplc="0409001B" w:tentative="1">
      <w:start w:val="1"/>
      <w:numFmt w:val="lowerRoman"/>
      <w:lvlText w:val="%3."/>
      <w:lvlJc w:val="right"/>
      <w:pPr>
        <w:ind w:left="1000" w:hanging="480"/>
      </w:pPr>
    </w:lvl>
    <w:lvl w:ilvl="3" w:tplc="0409000F" w:tentative="1">
      <w:start w:val="1"/>
      <w:numFmt w:val="decimal"/>
      <w:lvlText w:val="%4."/>
      <w:lvlJc w:val="left"/>
      <w:pPr>
        <w:ind w:left="1480" w:hanging="480"/>
      </w:pPr>
    </w:lvl>
    <w:lvl w:ilvl="4" w:tplc="04090019" w:tentative="1">
      <w:start w:val="1"/>
      <w:numFmt w:val="ideographTraditional"/>
      <w:lvlText w:val="%5、"/>
      <w:lvlJc w:val="left"/>
      <w:pPr>
        <w:ind w:left="1960" w:hanging="480"/>
      </w:pPr>
    </w:lvl>
    <w:lvl w:ilvl="5" w:tplc="0409001B" w:tentative="1">
      <w:start w:val="1"/>
      <w:numFmt w:val="lowerRoman"/>
      <w:lvlText w:val="%6."/>
      <w:lvlJc w:val="right"/>
      <w:pPr>
        <w:ind w:left="2440" w:hanging="480"/>
      </w:pPr>
    </w:lvl>
    <w:lvl w:ilvl="6" w:tplc="0409000F" w:tentative="1">
      <w:start w:val="1"/>
      <w:numFmt w:val="decimal"/>
      <w:lvlText w:val="%7."/>
      <w:lvlJc w:val="left"/>
      <w:pPr>
        <w:ind w:left="2920" w:hanging="480"/>
      </w:pPr>
    </w:lvl>
    <w:lvl w:ilvl="7" w:tplc="04090019" w:tentative="1">
      <w:start w:val="1"/>
      <w:numFmt w:val="ideographTraditional"/>
      <w:lvlText w:val="%8、"/>
      <w:lvlJc w:val="left"/>
      <w:pPr>
        <w:ind w:left="3400" w:hanging="480"/>
      </w:pPr>
    </w:lvl>
    <w:lvl w:ilvl="8" w:tplc="0409001B" w:tentative="1">
      <w:start w:val="1"/>
      <w:numFmt w:val="lowerRoman"/>
      <w:lvlText w:val="%9."/>
      <w:lvlJc w:val="right"/>
      <w:pPr>
        <w:ind w:left="3880" w:hanging="480"/>
      </w:pPr>
    </w:lvl>
  </w:abstractNum>
  <w:abstractNum w:abstractNumId="48">
    <w:nsid w:val="481A45D6"/>
    <w:multiLevelType w:val="hybridMultilevel"/>
    <w:tmpl w:val="B046EC26"/>
    <w:lvl w:ilvl="0" w:tplc="D04EDC32">
      <w:start w:val="1"/>
      <w:numFmt w:val="decimal"/>
      <w:lvlText w:val="%1、"/>
      <w:lvlJc w:val="left"/>
      <w:pPr>
        <w:ind w:left="1920" w:hanging="480"/>
      </w:pPr>
      <w:rPr>
        <w:rFonts w:hint="default"/>
      </w:rPr>
    </w:lvl>
    <w:lvl w:ilvl="1" w:tplc="04090019">
      <w:start w:val="1"/>
      <w:numFmt w:val="decimal"/>
      <w:lvlText w:val="(%2)"/>
      <w:lvlJc w:val="left"/>
      <w:pPr>
        <w:tabs>
          <w:tab w:val="num" w:pos="960"/>
        </w:tabs>
        <w:ind w:left="960" w:hanging="48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9">
    <w:nsid w:val="483B3A74"/>
    <w:multiLevelType w:val="hybridMultilevel"/>
    <w:tmpl w:val="63344C6C"/>
    <w:lvl w:ilvl="0" w:tplc="29E8FBAC">
      <w:start w:val="1"/>
      <w:numFmt w:val="decimal"/>
      <w:lvlText w:val="%1、"/>
      <w:lvlJc w:val="left"/>
      <w:pPr>
        <w:ind w:left="1920" w:hanging="480"/>
      </w:pPr>
      <w:rPr>
        <w:rFonts w:hint="default"/>
        <w:b/>
        <w:sz w:val="28"/>
      </w:rPr>
    </w:lvl>
    <w:lvl w:ilvl="1" w:tplc="B540F3E8"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0">
    <w:nsid w:val="484F54D8"/>
    <w:multiLevelType w:val="hybridMultilevel"/>
    <w:tmpl w:val="17209BCE"/>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
    <w:nsid w:val="4A170CC2"/>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2">
    <w:nsid w:val="4C511777"/>
    <w:multiLevelType w:val="hybridMultilevel"/>
    <w:tmpl w:val="B2144692"/>
    <w:lvl w:ilvl="0" w:tplc="F968C91A">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
    <w:nsid w:val="4D947D2C"/>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54">
    <w:nsid w:val="4E060D53"/>
    <w:multiLevelType w:val="hybridMultilevel"/>
    <w:tmpl w:val="9B5490BA"/>
    <w:lvl w:ilvl="0" w:tplc="24AE841C">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5">
    <w:nsid w:val="4E96144D"/>
    <w:multiLevelType w:val="hybridMultilevel"/>
    <w:tmpl w:val="A6802F66"/>
    <w:lvl w:ilvl="0" w:tplc="C6008882">
      <w:start w:val="1"/>
      <w:numFmt w:val="decimal"/>
      <w:lvlText w:val="（%1）"/>
      <w:lvlJc w:val="left"/>
      <w:pPr>
        <w:ind w:left="28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nsid w:val="50811AFF"/>
    <w:multiLevelType w:val="hybridMultilevel"/>
    <w:tmpl w:val="CF14DF36"/>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7">
    <w:nsid w:val="51EB761B"/>
    <w:multiLevelType w:val="hybridMultilevel"/>
    <w:tmpl w:val="865A8D66"/>
    <w:lvl w:ilvl="0" w:tplc="7604F7D6">
      <w:start w:val="1"/>
      <w:numFmt w:val="taiwaneseCountingThousand"/>
      <w:lvlText w:val="(%1)"/>
      <w:lvlJc w:val="left"/>
      <w:pPr>
        <w:ind w:left="1440" w:hanging="480"/>
      </w:pPr>
      <w:rPr>
        <w:rFonts w:ascii="Times New Roman" w:hint="default"/>
      </w:rPr>
    </w:lvl>
    <w:lvl w:ilvl="1" w:tplc="8C82ED68" w:tentative="1">
      <w:start w:val="1"/>
      <w:numFmt w:val="ideographTraditional"/>
      <w:lvlText w:val="%2、"/>
      <w:lvlJc w:val="left"/>
      <w:pPr>
        <w:ind w:left="960" w:hanging="480"/>
      </w:pPr>
    </w:lvl>
    <w:lvl w:ilvl="2" w:tplc="70028E54" w:tentative="1">
      <w:start w:val="1"/>
      <w:numFmt w:val="lowerRoman"/>
      <w:lvlText w:val="%3."/>
      <w:lvlJc w:val="right"/>
      <w:pPr>
        <w:ind w:left="1440" w:hanging="480"/>
      </w:pPr>
    </w:lvl>
    <w:lvl w:ilvl="3" w:tplc="94E6C7EC" w:tentative="1">
      <w:start w:val="1"/>
      <w:numFmt w:val="decimal"/>
      <w:lvlText w:val="%4."/>
      <w:lvlJc w:val="left"/>
      <w:pPr>
        <w:ind w:left="1920" w:hanging="480"/>
      </w:pPr>
    </w:lvl>
    <w:lvl w:ilvl="4" w:tplc="41E6A642" w:tentative="1">
      <w:start w:val="1"/>
      <w:numFmt w:val="ideographTraditional"/>
      <w:lvlText w:val="%5、"/>
      <w:lvlJc w:val="left"/>
      <w:pPr>
        <w:ind w:left="2400" w:hanging="480"/>
      </w:pPr>
    </w:lvl>
    <w:lvl w:ilvl="5" w:tplc="A5F4FEC2" w:tentative="1">
      <w:start w:val="1"/>
      <w:numFmt w:val="lowerRoman"/>
      <w:lvlText w:val="%6."/>
      <w:lvlJc w:val="right"/>
      <w:pPr>
        <w:ind w:left="2880" w:hanging="480"/>
      </w:pPr>
    </w:lvl>
    <w:lvl w:ilvl="6" w:tplc="156422A8" w:tentative="1">
      <w:start w:val="1"/>
      <w:numFmt w:val="decimal"/>
      <w:lvlText w:val="%7."/>
      <w:lvlJc w:val="left"/>
      <w:pPr>
        <w:ind w:left="3360" w:hanging="480"/>
      </w:pPr>
    </w:lvl>
    <w:lvl w:ilvl="7" w:tplc="DE26DE92" w:tentative="1">
      <w:start w:val="1"/>
      <w:numFmt w:val="ideographTraditional"/>
      <w:lvlText w:val="%8、"/>
      <w:lvlJc w:val="left"/>
      <w:pPr>
        <w:ind w:left="3840" w:hanging="480"/>
      </w:pPr>
    </w:lvl>
    <w:lvl w:ilvl="8" w:tplc="4C5E20FC" w:tentative="1">
      <w:start w:val="1"/>
      <w:numFmt w:val="lowerRoman"/>
      <w:lvlText w:val="%9."/>
      <w:lvlJc w:val="right"/>
      <w:pPr>
        <w:ind w:left="4320" w:hanging="480"/>
      </w:pPr>
    </w:lvl>
  </w:abstractNum>
  <w:abstractNum w:abstractNumId="58">
    <w:nsid w:val="52CB05CB"/>
    <w:multiLevelType w:val="hybridMultilevel"/>
    <w:tmpl w:val="BAD4F904"/>
    <w:lvl w:ilvl="0" w:tplc="EE0E32CA">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nsid w:val="54812EEC"/>
    <w:multiLevelType w:val="multilevel"/>
    <w:tmpl w:val="88661A12"/>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60">
    <w:nsid w:val="5933408C"/>
    <w:multiLevelType w:val="hybridMultilevel"/>
    <w:tmpl w:val="E7FAF474"/>
    <w:lvl w:ilvl="0" w:tplc="AF40AF62">
      <w:start w:val="1"/>
      <w:numFmt w:val="decimal"/>
      <w:lvlText w:val="%1."/>
      <w:lvlJc w:val="left"/>
      <w:pPr>
        <w:ind w:left="600" w:hanging="480"/>
      </w:pPr>
      <w:rPr>
        <w:rFonts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
    <w:nsid w:val="5AF95ABD"/>
    <w:multiLevelType w:val="hybridMultilevel"/>
    <w:tmpl w:val="544C7EDC"/>
    <w:lvl w:ilvl="0" w:tplc="D04EDC32">
      <w:start w:val="1"/>
      <w:numFmt w:val="decimal"/>
      <w:lvlText w:val="（%1）"/>
      <w:lvlJc w:val="left"/>
      <w:pPr>
        <w:ind w:left="28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2">
    <w:nsid w:val="5BD541FD"/>
    <w:multiLevelType w:val="hybridMultilevel"/>
    <w:tmpl w:val="114AC186"/>
    <w:lvl w:ilvl="0" w:tplc="0409000F">
      <w:start w:val="1"/>
      <w:numFmt w:val="decimal"/>
      <w:lvlText w:val="%1."/>
      <w:lvlJc w:val="left"/>
      <w:pPr>
        <w:ind w:left="1200" w:hanging="480"/>
      </w:pPr>
      <w:rPr>
        <w:rFont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3">
    <w:nsid w:val="5C271C97"/>
    <w:multiLevelType w:val="hybridMultilevel"/>
    <w:tmpl w:val="3B76919A"/>
    <w:lvl w:ilvl="0" w:tplc="1F44C15A">
      <w:start w:val="1"/>
      <w:numFmt w:val="decimal"/>
      <w:lvlText w:val="%1、"/>
      <w:lvlJc w:val="left"/>
      <w:pPr>
        <w:tabs>
          <w:tab w:val="num" w:pos="1200"/>
        </w:tabs>
        <w:ind w:left="1200" w:hanging="480"/>
      </w:pPr>
      <w:rPr>
        <w:rFonts w:hint="default"/>
        <w:b/>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64">
    <w:nsid w:val="5DA26452"/>
    <w:multiLevelType w:val="multilevel"/>
    <w:tmpl w:val="29F0507A"/>
    <w:lvl w:ilvl="0">
      <w:start w:val="1"/>
      <w:numFmt w:val="ideographLegalTraditional"/>
      <w:pStyle w:val="1"/>
      <w:suff w:val="nothing"/>
      <w:lvlText w:val="第%1章、"/>
      <w:lvlJc w:val="center"/>
      <w:pPr>
        <w:ind w:left="2831"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pStyle w:val="2"/>
      <w:suff w:val="nothing"/>
      <w:lvlText w:val="%2、"/>
      <w:lvlJc w:val="left"/>
      <w:pPr>
        <w:ind w:left="687" w:hanging="567"/>
      </w:pPr>
      <w:rPr>
        <w:rFonts w:ascii="標楷體" w:eastAsia="標楷體" w:hAnsi="標楷體" w:hint="eastAsia"/>
        <w:b/>
        <w:color w:val="auto"/>
        <w:sz w:val="40"/>
        <w:szCs w:val="30"/>
        <w:lang w:val="en-US"/>
      </w:rPr>
    </w:lvl>
    <w:lvl w:ilvl="2">
      <w:start w:val="1"/>
      <w:numFmt w:val="taiwaneseCountingThousand"/>
      <w:pStyle w:val="3"/>
      <w:lvlText w:val="(%3)"/>
      <w:lvlJc w:val="left"/>
      <w:pPr>
        <w:ind w:left="1418" w:hanging="567"/>
      </w:pPr>
      <w:rPr>
        <w:rFonts w:hint="default"/>
        <w:b/>
        <w:i w:val="0"/>
        <w:color w:val="auto"/>
        <w:sz w:val="32"/>
        <w:szCs w:val="28"/>
      </w:rPr>
    </w:lvl>
    <w:lvl w:ilvl="3">
      <w:start w:val="1"/>
      <w:numFmt w:val="none"/>
      <w:pStyle w:val="4"/>
      <w:suff w:val="nothing"/>
      <w:lvlText w:val=""/>
      <w:lvlJc w:val="left"/>
      <w:pPr>
        <w:ind w:left="1984" w:hanging="708"/>
      </w:pPr>
      <w:rPr>
        <w:rFonts w:hint="eastAsia"/>
      </w:rPr>
    </w:lvl>
    <w:lvl w:ilvl="4">
      <w:start w:val="1"/>
      <w:numFmt w:val="none"/>
      <w:pStyle w:val="5"/>
      <w:suff w:val="nothing"/>
      <w:lvlText w:val=""/>
      <w:lvlJc w:val="left"/>
      <w:pPr>
        <w:ind w:left="2551" w:hanging="850"/>
      </w:pPr>
      <w:rPr>
        <w:rFonts w:hint="eastAsia"/>
      </w:rPr>
    </w:lvl>
    <w:lvl w:ilvl="5">
      <w:start w:val="1"/>
      <w:numFmt w:val="none"/>
      <w:pStyle w:val="6"/>
      <w:suff w:val="nothing"/>
      <w:lvlText w:val=""/>
      <w:lvlJc w:val="left"/>
      <w:pPr>
        <w:ind w:left="3260" w:hanging="1134"/>
      </w:pPr>
      <w:rPr>
        <w:rFonts w:hint="eastAsia"/>
      </w:rPr>
    </w:lvl>
    <w:lvl w:ilvl="6">
      <w:start w:val="1"/>
      <w:numFmt w:val="none"/>
      <w:pStyle w:val="7"/>
      <w:suff w:val="nothing"/>
      <w:lvlText w:val=""/>
      <w:lvlJc w:val="left"/>
      <w:pPr>
        <w:ind w:left="3827" w:hanging="1276"/>
      </w:pPr>
      <w:rPr>
        <w:rFonts w:hint="eastAsia"/>
      </w:rPr>
    </w:lvl>
    <w:lvl w:ilvl="7">
      <w:start w:val="1"/>
      <w:numFmt w:val="none"/>
      <w:pStyle w:val="8"/>
      <w:suff w:val="nothing"/>
      <w:lvlText w:val=""/>
      <w:lvlJc w:val="left"/>
      <w:pPr>
        <w:ind w:left="4394" w:hanging="1418"/>
      </w:pPr>
      <w:rPr>
        <w:rFonts w:hint="eastAsia"/>
      </w:rPr>
    </w:lvl>
    <w:lvl w:ilvl="8">
      <w:start w:val="1"/>
      <w:numFmt w:val="none"/>
      <w:pStyle w:val="9"/>
      <w:suff w:val="nothing"/>
      <w:lvlText w:val=""/>
      <w:lvlJc w:val="left"/>
      <w:pPr>
        <w:ind w:left="5102" w:hanging="1700"/>
      </w:pPr>
      <w:rPr>
        <w:rFonts w:hint="eastAsia"/>
      </w:rPr>
    </w:lvl>
  </w:abstractNum>
  <w:abstractNum w:abstractNumId="65">
    <w:nsid w:val="5DD500D4"/>
    <w:multiLevelType w:val="hybridMultilevel"/>
    <w:tmpl w:val="C81C797E"/>
    <w:lvl w:ilvl="0" w:tplc="AFB08C9C">
      <w:start w:val="1"/>
      <w:numFmt w:val="taiwaneseCountingThousand"/>
      <w:lvlText w:val="(%1)"/>
      <w:lvlJc w:val="left"/>
      <w:pPr>
        <w:ind w:left="1920" w:hanging="480"/>
      </w:pPr>
      <w:rPr>
        <w:rFonts w:asci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6">
    <w:nsid w:val="63697D2F"/>
    <w:multiLevelType w:val="hybridMultilevel"/>
    <w:tmpl w:val="865A8D66"/>
    <w:lvl w:ilvl="0" w:tplc="400C99BA">
      <w:start w:val="1"/>
      <w:numFmt w:val="taiwaneseCountingThousand"/>
      <w:lvlText w:val="(%1)"/>
      <w:lvlJc w:val="left"/>
      <w:pPr>
        <w:ind w:left="1440" w:hanging="480"/>
      </w:pPr>
      <w:rPr>
        <w:rFonts w:ascii="Times New Roman" w:hint="default"/>
      </w:rPr>
    </w:lvl>
    <w:lvl w:ilvl="1" w:tplc="04090019">
      <w:start w:val="1"/>
      <w:numFmt w:val="ideographTraditional"/>
      <w:lvlText w:val="%2、"/>
      <w:lvlJc w:val="left"/>
      <w:pPr>
        <w:ind w:left="960" w:hanging="480"/>
      </w:pPr>
    </w:lvl>
    <w:lvl w:ilvl="2" w:tplc="DBCCA806" w:tentative="1">
      <w:start w:val="1"/>
      <w:numFmt w:val="lowerRoman"/>
      <w:lvlText w:val="%3."/>
      <w:lvlJc w:val="right"/>
      <w:pPr>
        <w:ind w:left="1440" w:hanging="480"/>
      </w:pPr>
    </w:lvl>
    <w:lvl w:ilvl="3" w:tplc="EA264578"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nsid w:val="63FC1930"/>
    <w:multiLevelType w:val="hybridMultilevel"/>
    <w:tmpl w:val="F0709D80"/>
    <w:lvl w:ilvl="0" w:tplc="0409000B">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68">
    <w:nsid w:val="64973D9C"/>
    <w:multiLevelType w:val="hybridMultilevel"/>
    <w:tmpl w:val="5C5E1B28"/>
    <w:lvl w:ilvl="0" w:tplc="DBCCA806">
      <w:start w:val="1"/>
      <w:numFmt w:val="taiwaneseCountingThousand"/>
      <w:lvlText w:val="(%1)"/>
      <w:lvlJc w:val="left"/>
      <w:pPr>
        <w:ind w:left="1440" w:hanging="480"/>
      </w:pPr>
      <w:rPr>
        <w:rFonts w:ascii="Times New Roman" w:hint="default"/>
      </w:rPr>
    </w:lvl>
    <w:lvl w:ilvl="1" w:tplc="0409000F">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nsid w:val="64B676E7"/>
    <w:multiLevelType w:val="hybridMultilevel"/>
    <w:tmpl w:val="EFBC9C2C"/>
    <w:lvl w:ilvl="0" w:tplc="0409000B">
      <w:start w:val="1"/>
      <w:numFmt w:val="bullet"/>
      <w:lvlText w:val=""/>
      <w:lvlJc w:val="left"/>
      <w:pPr>
        <w:tabs>
          <w:tab w:val="num" w:pos="1200"/>
        </w:tabs>
        <w:ind w:left="1200" w:hanging="480"/>
      </w:pPr>
      <w:rPr>
        <w:rFonts w:ascii="Wingdings" w:hAnsi="Wingding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nsid w:val="6571750B"/>
    <w:multiLevelType w:val="hybridMultilevel"/>
    <w:tmpl w:val="EF845AD6"/>
    <w:lvl w:ilvl="0" w:tplc="58842C1E">
      <w:start w:val="1"/>
      <w:numFmt w:val="taiwaneseCountingThousand"/>
      <w:lvlText w:val="(%1)"/>
      <w:lvlJc w:val="left"/>
      <w:pPr>
        <w:ind w:left="1440" w:hanging="480"/>
      </w:pPr>
      <w:rPr>
        <w:rFonts w:ascii="標楷體" w:eastAsia="標楷體" w:hAnsi="標楷體" w:hint="default"/>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nsid w:val="65DC6CF4"/>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2">
    <w:nsid w:val="66226474"/>
    <w:multiLevelType w:val="hybridMultilevel"/>
    <w:tmpl w:val="FFDA0CCA"/>
    <w:lvl w:ilvl="0" w:tplc="0409000B">
      <w:start w:val="1"/>
      <w:numFmt w:val="bullet"/>
      <w:lvlText w:val=""/>
      <w:lvlJc w:val="left"/>
      <w:pPr>
        <w:tabs>
          <w:tab w:val="num" w:pos="1080"/>
        </w:tabs>
        <w:ind w:left="1080" w:hanging="480"/>
      </w:pPr>
      <w:rPr>
        <w:rFonts w:ascii="Wingdings" w:hAnsi="Wingding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73">
    <w:nsid w:val="67031914"/>
    <w:multiLevelType w:val="hybridMultilevel"/>
    <w:tmpl w:val="B2144692"/>
    <w:lvl w:ilvl="0" w:tplc="1D70C348">
      <w:start w:val="1"/>
      <w:numFmt w:val="decimal"/>
      <w:lvlText w:val="%1、"/>
      <w:lvlJc w:val="left"/>
      <w:pPr>
        <w:ind w:left="1920" w:hanging="480"/>
      </w:pPr>
      <w:rPr>
        <w:rFonts w:hint="default"/>
      </w:rPr>
    </w:lvl>
    <w:lvl w:ilvl="1" w:tplc="58BEC38E" w:tentative="1">
      <w:start w:val="1"/>
      <w:numFmt w:val="ideographTraditional"/>
      <w:lvlText w:val="%2、"/>
      <w:lvlJc w:val="left"/>
      <w:pPr>
        <w:ind w:left="960" w:hanging="480"/>
      </w:pPr>
    </w:lvl>
    <w:lvl w:ilvl="2" w:tplc="CDA81ED8" w:tentative="1">
      <w:start w:val="1"/>
      <w:numFmt w:val="lowerRoman"/>
      <w:lvlText w:val="%3."/>
      <w:lvlJc w:val="right"/>
      <w:pPr>
        <w:ind w:left="1440" w:hanging="480"/>
      </w:pPr>
    </w:lvl>
    <w:lvl w:ilvl="3" w:tplc="B7FCEE06" w:tentative="1">
      <w:start w:val="1"/>
      <w:numFmt w:val="decimal"/>
      <w:lvlText w:val="%4."/>
      <w:lvlJc w:val="left"/>
      <w:pPr>
        <w:ind w:left="1920" w:hanging="480"/>
      </w:pPr>
    </w:lvl>
    <w:lvl w:ilvl="4" w:tplc="0BBEBCDE" w:tentative="1">
      <w:start w:val="1"/>
      <w:numFmt w:val="ideographTraditional"/>
      <w:lvlText w:val="%5、"/>
      <w:lvlJc w:val="left"/>
      <w:pPr>
        <w:ind w:left="2400" w:hanging="480"/>
      </w:pPr>
    </w:lvl>
    <w:lvl w:ilvl="5" w:tplc="4BA43C18" w:tentative="1">
      <w:start w:val="1"/>
      <w:numFmt w:val="lowerRoman"/>
      <w:lvlText w:val="%6."/>
      <w:lvlJc w:val="right"/>
      <w:pPr>
        <w:ind w:left="2880" w:hanging="480"/>
      </w:pPr>
    </w:lvl>
    <w:lvl w:ilvl="6" w:tplc="DFEE32CE" w:tentative="1">
      <w:start w:val="1"/>
      <w:numFmt w:val="decimal"/>
      <w:lvlText w:val="%7."/>
      <w:lvlJc w:val="left"/>
      <w:pPr>
        <w:ind w:left="3360" w:hanging="480"/>
      </w:pPr>
    </w:lvl>
    <w:lvl w:ilvl="7" w:tplc="8F88FFD8" w:tentative="1">
      <w:start w:val="1"/>
      <w:numFmt w:val="ideographTraditional"/>
      <w:lvlText w:val="%8、"/>
      <w:lvlJc w:val="left"/>
      <w:pPr>
        <w:ind w:left="3840" w:hanging="480"/>
      </w:pPr>
    </w:lvl>
    <w:lvl w:ilvl="8" w:tplc="B2BE9226" w:tentative="1">
      <w:start w:val="1"/>
      <w:numFmt w:val="lowerRoman"/>
      <w:lvlText w:val="%9."/>
      <w:lvlJc w:val="right"/>
      <w:pPr>
        <w:ind w:left="4320" w:hanging="480"/>
      </w:pPr>
    </w:lvl>
  </w:abstractNum>
  <w:abstractNum w:abstractNumId="74">
    <w:nsid w:val="68AE2A28"/>
    <w:multiLevelType w:val="hybridMultilevel"/>
    <w:tmpl w:val="B2144692"/>
    <w:lvl w:ilvl="0" w:tplc="93940582">
      <w:start w:val="1"/>
      <w:numFmt w:val="decimal"/>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5">
    <w:nsid w:val="6A145BCA"/>
    <w:multiLevelType w:val="multilevel"/>
    <w:tmpl w:val="17568906"/>
    <w:lvl w:ilvl="0">
      <w:start w:val="3"/>
      <w:numFmt w:val="ideographLegalTraditional"/>
      <w:suff w:val="nothing"/>
      <w:lvlText w:val="%1、"/>
      <w:lvlJc w:val="center"/>
      <w:pPr>
        <w:ind w:left="3197" w:hanging="137"/>
      </w:pPr>
      <w:rPr>
        <w:rFonts w:ascii="Times New Roman" w:eastAsia="標楷體" w:hAnsi="Times New Roman" w:hint="default"/>
        <w:b/>
        <w:i w:val="0"/>
        <w:strike w:val="0"/>
        <w:dstrike w:val="0"/>
        <w:color w:val="000000"/>
        <w:sz w:val="32"/>
        <w:szCs w:val="32"/>
        <w:vertAlign w:val="baseline"/>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start w:val="1"/>
      <w:numFmt w:val="taiwaneseCountingThousand"/>
      <w:suff w:val="nothing"/>
      <w:lvlText w:val="%2、"/>
      <w:lvlJc w:val="left"/>
      <w:pPr>
        <w:ind w:left="992" w:hanging="567"/>
      </w:pPr>
      <w:rPr>
        <w:rFonts w:ascii="Times New Roman" w:eastAsia="標楷體" w:hAnsi="Times New Roman" w:hint="default"/>
        <w:b/>
        <w:i w:val="0"/>
        <w:color w:val="auto"/>
        <w:sz w:val="28"/>
        <w:szCs w:val="28"/>
      </w:rPr>
    </w:lvl>
    <w:lvl w:ilvl="2">
      <w:start w:val="1"/>
      <w:numFmt w:val="taiwaneseCountingThousand"/>
      <w:suff w:val="nothing"/>
      <w:lvlText w:val="(%3)"/>
      <w:lvlJc w:val="left"/>
      <w:pPr>
        <w:ind w:left="1418" w:hanging="567"/>
      </w:pPr>
      <w:rPr>
        <w:rFonts w:ascii="Times New Roman" w:eastAsia="標楷體" w:hAnsi="Times New Roman" w:hint="default"/>
        <w:b/>
        <w:i/>
        <w:color w:val="auto"/>
        <w:sz w:val="28"/>
        <w:szCs w:val="28"/>
      </w:rPr>
    </w:lvl>
    <w:lvl w:ilvl="3">
      <w:start w:val="1"/>
      <w:numFmt w:val="decimal"/>
      <w:lvlText w:val="%4、"/>
      <w:lvlJc w:val="left"/>
      <w:pPr>
        <w:ind w:left="708" w:hanging="708"/>
      </w:pPr>
      <w:rPr>
        <w:rFonts w:hint="default"/>
        <w:b w:val="0"/>
        <w:i w:val="0"/>
        <w:color w:val="auto"/>
        <w:sz w:val="26"/>
        <w:szCs w:val="26"/>
        <w:u w:val="none"/>
      </w:rPr>
    </w:lvl>
    <w:lvl w:ilvl="4">
      <w:start w:val="1"/>
      <w:numFmt w:val="decimal"/>
      <w:suff w:val="nothing"/>
      <w:lvlText w:val="(%5)"/>
      <w:lvlJc w:val="left"/>
      <w:pPr>
        <w:ind w:left="2551" w:hanging="850"/>
      </w:pPr>
      <w:rPr>
        <w:rFonts w:ascii="Times New Roman" w:eastAsia="標楷體" w:hAnsi="Times New Roman" w:hint="default"/>
        <w:b w:val="0"/>
        <w:i/>
        <w:sz w:val="26"/>
        <w:szCs w:val="26"/>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6">
    <w:nsid w:val="6B7F4426"/>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77">
    <w:nsid w:val="6DF10A7C"/>
    <w:multiLevelType w:val="hybridMultilevel"/>
    <w:tmpl w:val="C9C4F644"/>
    <w:lvl w:ilvl="0" w:tplc="D04EDC32">
      <w:start w:val="1"/>
      <w:numFmt w:val="bullet"/>
      <w:lvlText w:val=""/>
      <w:lvlJc w:val="left"/>
      <w:pPr>
        <w:ind w:left="1000" w:hanging="480"/>
      </w:pPr>
      <w:rPr>
        <w:rFonts w:ascii="Wingdings" w:hAnsi="Wingdings" w:hint="default"/>
      </w:rPr>
    </w:lvl>
    <w:lvl w:ilvl="1" w:tplc="0409000B" w:tentative="1">
      <w:start w:val="1"/>
      <w:numFmt w:val="bullet"/>
      <w:lvlText w:val=""/>
      <w:lvlJc w:val="left"/>
      <w:pPr>
        <w:ind w:left="1480" w:hanging="480"/>
      </w:pPr>
      <w:rPr>
        <w:rFonts w:ascii="Wingdings" w:hAnsi="Wingdings" w:hint="default"/>
      </w:rPr>
    </w:lvl>
    <w:lvl w:ilvl="2" w:tplc="0409000B" w:tentative="1">
      <w:start w:val="1"/>
      <w:numFmt w:val="bullet"/>
      <w:lvlText w:val=""/>
      <w:lvlJc w:val="left"/>
      <w:pPr>
        <w:ind w:left="1960" w:hanging="480"/>
      </w:pPr>
      <w:rPr>
        <w:rFonts w:ascii="Wingdings" w:hAnsi="Wingdings" w:hint="default"/>
      </w:rPr>
    </w:lvl>
    <w:lvl w:ilvl="3" w:tplc="0409000F" w:tentative="1">
      <w:start w:val="1"/>
      <w:numFmt w:val="bullet"/>
      <w:lvlText w:val=""/>
      <w:lvlJc w:val="left"/>
      <w:pPr>
        <w:ind w:left="2440" w:hanging="480"/>
      </w:pPr>
      <w:rPr>
        <w:rFonts w:ascii="Wingdings" w:hAnsi="Wingdings" w:hint="default"/>
      </w:rPr>
    </w:lvl>
    <w:lvl w:ilvl="4" w:tplc="04090019" w:tentative="1">
      <w:start w:val="1"/>
      <w:numFmt w:val="bullet"/>
      <w:lvlText w:val=""/>
      <w:lvlJc w:val="left"/>
      <w:pPr>
        <w:ind w:left="2920" w:hanging="480"/>
      </w:pPr>
      <w:rPr>
        <w:rFonts w:ascii="Wingdings" w:hAnsi="Wingdings" w:hint="default"/>
      </w:rPr>
    </w:lvl>
    <w:lvl w:ilvl="5" w:tplc="0409001B" w:tentative="1">
      <w:start w:val="1"/>
      <w:numFmt w:val="bullet"/>
      <w:lvlText w:val=""/>
      <w:lvlJc w:val="left"/>
      <w:pPr>
        <w:ind w:left="3400" w:hanging="480"/>
      </w:pPr>
      <w:rPr>
        <w:rFonts w:ascii="Wingdings" w:hAnsi="Wingdings" w:hint="default"/>
      </w:rPr>
    </w:lvl>
    <w:lvl w:ilvl="6" w:tplc="0409000F" w:tentative="1">
      <w:start w:val="1"/>
      <w:numFmt w:val="bullet"/>
      <w:lvlText w:val=""/>
      <w:lvlJc w:val="left"/>
      <w:pPr>
        <w:ind w:left="3880" w:hanging="480"/>
      </w:pPr>
      <w:rPr>
        <w:rFonts w:ascii="Wingdings" w:hAnsi="Wingdings" w:hint="default"/>
      </w:rPr>
    </w:lvl>
    <w:lvl w:ilvl="7" w:tplc="04090019" w:tentative="1">
      <w:start w:val="1"/>
      <w:numFmt w:val="bullet"/>
      <w:lvlText w:val=""/>
      <w:lvlJc w:val="left"/>
      <w:pPr>
        <w:ind w:left="4360" w:hanging="480"/>
      </w:pPr>
      <w:rPr>
        <w:rFonts w:ascii="Wingdings" w:hAnsi="Wingdings" w:hint="default"/>
      </w:rPr>
    </w:lvl>
    <w:lvl w:ilvl="8" w:tplc="0409001B" w:tentative="1">
      <w:start w:val="1"/>
      <w:numFmt w:val="bullet"/>
      <w:lvlText w:val=""/>
      <w:lvlJc w:val="left"/>
      <w:pPr>
        <w:ind w:left="4840" w:hanging="480"/>
      </w:pPr>
      <w:rPr>
        <w:rFonts w:ascii="Wingdings" w:hAnsi="Wingdings" w:hint="default"/>
      </w:rPr>
    </w:lvl>
  </w:abstractNum>
  <w:abstractNum w:abstractNumId="78">
    <w:nsid w:val="6E200040"/>
    <w:multiLevelType w:val="hybridMultilevel"/>
    <w:tmpl w:val="B2144692"/>
    <w:lvl w:ilvl="0" w:tplc="04090003">
      <w:start w:val="1"/>
      <w:numFmt w:val="decimal"/>
      <w:lvlText w:val="%1、"/>
      <w:lvlJc w:val="left"/>
      <w:pPr>
        <w:ind w:left="1920" w:hanging="480"/>
      </w:pPr>
      <w:rPr>
        <w:rFonts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79">
    <w:nsid w:val="6EA90725"/>
    <w:multiLevelType w:val="hybridMultilevel"/>
    <w:tmpl w:val="85AA6F78"/>
    <w:lvl w:ilvl="0" w:tplc="0409000B">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80">
    <w:nsid w:val="70623A0D"/>
    <w:multiLevelType w:val="hybridMultilevel"/>
    <w:tmpl w:val="6E8A45CA"/>
    <w:lvl w:ilvl="0" w:tplc="5694DD3C">
      <w:start w:val="1"/>
      <w:numFmt w:val="decimal"/>
      <w:lvlText w:val="%1、"/>
      <w:lvlJc w:val="left"/>
      <w:pPr>
        <w:tabs>
          <w:tab w:val="num" w:pos="1331"/>
        </w:tabs>
        <w:ind w:left="1331" w:hanging="480"/>
      </w:pPr>
      <w:rPr>
        <w:rFonts w:ascii="Times New Roman" w:hAnsi="Times New Roman" w:cs="Times New Roman"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
    <w:nsid w:val="729F1730"/>
    <w:multiLevelType w:val="hybridMultilevel"/>
    <w:tmpl w:val="9D00AE30"/>
    <w:lvl w:ilvl="0" w:tplc="D04EDC32">
      <w:start w:val="1"/>
      <w:numFmt w:val="decimal"/>
      <w:lvlText w:val="%1、"/>
      <w:lvlJc w:val="left"/>
      <w:pPr>
        <w:ind w:left="1920" w:hanging="480"/>
      </w:pPr>
      <w:rPr>
        <w:rFont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nsid w:val="74D136CC"/>
    <w:multiLevelType w:val="hybridMultilevel"/>
    <w:tmpl w:val="8DD00BDE"/>
    <w:lvl w:ilvl="0" w:tplc="93940582">
      <w:start w:val="1"/>
      <w:numFmt w:val="taiwaneseCountingThousand"/>
      <w:lvlText w:val="%1、"/>
      <w:lvlJc w:val="left"/>
      <w:pPr>
        <w:tabs>
          <w:tab w:val="num" w:pos="484"/>
        </w:tabs>
        <w:ind w:left="711" w:hanging="711"/>
      </w:pPr>
      <w:rPr>
        <w:rFonts w:ascii="標楷體" w:eastAsia="標楷體" w:hAnsi="標楷體" w:hint="eastAsia"/>
        <w:b/>
        <w:sz w:val="32"/>
        <w:szCs w:val="32"/>
        <w:u w:val="none"/>
      </w:rPr>
    </w:lvl>
    <w:lvl w:ilvl="1" w:tplc="0409000B">
      <w:start w:val="1"/>
      <w:numFmt w:val="bullet"/>
      <w:lvlText w:val=""/>
      <w:lvlJc w:val="left"/>
      <w:pPr>
        <w:tabs>
          <w:tab w:val="num" w:pos="960"/>
        </w:tabs>
        <w:ind w:left="960" w:hanging="480"/>
      </w:pPr>
      <w:rPr>
        <w:rFonts w:ascii="Wingdings" w:hAnsi="Wingdings" w:hint="default"/>
        <w:b/>
        <w:sz w:val="28"/>
        <w:szCs w:val="28"/>
        <w:u w:val="none"/>
      </w:rPr>
    </w:lvl>
    <w:lvl w:ilvl="2" w:tplc="EA264578">
      <w:start w:val="1"/>
      <w:numFmt w:val="bullet"/>
      <w:lvlText w:val=""/>
      <w:lvlJc w:val="left"/>
      <w:pPr>
        <w:tabs>
          <w:tab w:val="num" w:pos="1320"/>
        </w:tabs>
        <w:ind w:left="1320" w:hanging="360"/>
      </w:pPr>
      <w:rPr>
        <w:rFonts w:ascii="Wingdings" w:hAnsi="Wingdings" w:hint="default"/>
        <w:b/>
        <w:color w:val="auto"/>
        <w:sz w:val="32"/>
        <w:szCs w:val="32"/>
        <w:u w:val="none"/>
      </w:rPr>
    </w:lvl>
    <w:lvl w:ilvl="3" w:tplc="0409000F">
      <w:start w:val="1"/>
      <w:numFmt w:val="bullet"/>
      <w:lvlText w:val=""/>
      <w:lvlJc w:val="left"/>
      <w:pPr>
        <w:tabs>
          <w:tab w:val="num" w:pos="1440"/>
        </w:tabs>
        <w:ind w:left="1440" w:hanging="480"/>
      </w:pPr>
      <w:rPr>
        <w:rFonts w:ascii="Wingdings" w:hAnsi="Wingdings" w:hint="default"/>
        <w:b/>
        <w:sz w:val="16"/>
        <w:szCs w:val="16"/>
        <w:u w:val="none"/>
      </w:rPr>
    </w:lvl>
    <w:lvl w:ilvl="4" w:tplc="04090019">
      <w:start w:val="1"/>
      <w:numFmt w:val="bullet"/>
      <w:lvlText w:val=""/>
      <w:lvlJc w:val="left"/>
      <w:pPr>
        <w:tabs>
          <w:tab w:val="num" w:pos="2400"/>
        </w:tabs>
        <w:ind w:left="2400" w:hanging="480"/>
      </w:pPr>
      <w:rPr>
        <w:rFonts w:ascii="Wingdings" w:hAnsi="Wingdings" w:hint="default"/>
        <w:b/>
        <w:sz w:val="32"/>
        <w:szCs w:val="32"/>
        <w:u w:val="none"/>
      </w:r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3">
    <w:nsid w:val="764801A8"/>
    <w:multiLevelType w:val="hybridMultilevel"/>
    <w:tmpl w:val="A300A1EC"/>
    <w:lvl w:ilvl="0" w:tplc="976C7DB8">
      <w:start w:val="1"/>
      <w:numFmt w:val="bullet"/>
      <w:lvlText w:val="※"/>
      <w:lvlJc w:val="left"/>
      <w:pPr>
        <w:tabs>
          <w:tab w:val="num" w:pos="840"/>
        </w:tabs>
        <w:ind w:left="840" w:hanging="480"/>
      </w:pPr>
      <w:rPr>
        <w:rFonts w:ascii="標楷體" w:eastAsia="標楷體" w:hAnsi="標楷體" w:cs="Times New Roman" w:hint="eastAsia"/>
        <w:lang w:val="en-US"/>
      </w:rPr>
    </w:lvl>
    <w:lvl w:ilvl="1" w:tplc="D146F354" w:tentative="1">
      <w:start w:val="1"/>
      <w:numFmt w:val="bullet"/>
      <w:lvlText w:val="o"/>
      <w:lvlJc w:val="left"/>
      <w:pPr>
        <w:tabs>
          <w:tab w:val="num" w:pos="1440"/>
        </w:tabs>
        <w:ind w:left="1440" w:hanging="360"/>
      </w:pPr>
      <w:rPr>
        <w:rFonts w:ascii="Courier New" w:hAnsi="Courier New" w:cs="Courier New" w:hint="default"/>
      </w:rPr>
    </w:lvl>
    <w:lvl w:ilvl="2" w:tplc="E1145172" w:tentative="1">
      <w:start w:val="1"/>
      <w:numFmt w:val="bullet"/>
      <w:lvlText w:val=""/>
      <w:lvlJc w:val="left"/>
      <w:pPr>
        <w:tabs>
          <w:tab w:val="num" w:pos="2160"/>
        </w:tabs>
        <w:ind w:left="2160" w:hanging="360"/>
      </w:pPr>
      <w:rPr>
        <w:rFonts w:ascii="Wingdings" w:hAnsi="Wingdings" w:hint="default"/>
      </w:rPr>
    </w:lvl>
    <w:lvl w:ilvl="3" w:tplc="F6769C08" w:tentative="1">
      <w:start w:val="1"/>
      <w:numFmt w:val="bullet"/>
      <w:lvlText w:val=""/>
      <w:lvlJc w:val="left"/>
      <w:pPr>
        <w:tabs>
          <w:tab w:val="num" w:pos="2880"/>
        </w:tabs>
        <w:ind w:left="2880" w:hanging="360"/>
      </w:pPr>
      <w:rPr>
        <w:rFonts w:ascii="Symbol" w:hAnsi="Symbol" w:hint="default"/>
      </w:rPr>
    </w:lvl>
    <w:lvl w:ilvl="4" w:tplc="EA264578"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4">
    <w:nsid w:val="776E7FFA"/>
    <w:multiLevelType w:val="hybridMultilevel"/>
    <w:tmpl w:val="FE8C0FAE"/>
    <w:lvl w:ilvl="0" w:tplc="04090009">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5">
    <w:nsid w:val="78BE6A73"/>
    <w:multiLevelType w:val="hybridMultilevel"/>
    <w:tmpl w:val="D46E39D6"/>
    <w:lvl w:ilvl="0" w:tplc="6518CE6A">
      <w:start w:val="1"/>
      <w:numFmt w:val="taiwaneseCountingThousand"/>
      <w:lvlText w:val="(%1)"/>
      <w:lvlJc w:val="left"/>
      <w:pPr>
        <w:ind w:left="1080" w:hanging="480"/>
      </w:pPr>
      <w:rPr>
        <w:rFonts w:ascii="Times New Roman" w:hint="default"/>
      </w:rPr>
    </w:lvl>
    <w:lvl w:ilvl="1" w:tplc="04090003"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86">
    <w:nsid w:val="7B41399C"/>
    <w:multiLevelType w:val="hybridMultilevel"/>
    <w:tmpl w:val="27C63B0A"/>
    <w:lvl w:ilvl="0" w:tplc="DBCCA806">
      <w:start w:val="1"/>
      <w:numFmt w:val="taiwaneseCountingThousand"/>
      <w:lvlText w:val="(%1)"/>
      <w:lvlJc w:val="left"/>
      <w:pPr>
        <w:ind w:left="1440" w:hanging="480"/>
      </w:pPr>
      <w:rPr>
        <w:rFonts w:ascii="Times New Roman" w:hint="default"/>
      </w:rPr>
    </w:lvl>
    <w:lvl w:ilvl="1" w:tplc="04090019">
      <w:start w:val="1"/>
      <w:numFmt w:val="decimal"/>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nsid w:val="7C1E58C7"/>
    <w:multiLevelType w:val="multilevel"/>
    <w:tmpl w:val="ECB210CE"/>
    <w:lvl w:ilvl="0">
      <w:start w:val="1"/>
      <w:numFmt w:val="ideographLegalTraditional"/>
      <w:suff w:val="nothing"/>
      <w:lvlText w:val="第%1章、"/>
      <w:lvlJc w:val="center"/>
      <w:pPr>
        <w:ind w:left="137" w:hanging="137"/>
      </w:pPr>
      <w:rPr>
        <w:rFonts w:ascii="Times New Roman" w:eastAsia="標楷體" w:hAnsi="Times New Roman" w:hint="default"/>
        <w:b/>
        <w:i w:val="0"/>
        <w:strike w:val="0"/>
        <w:dstrike w:val="0"/>
        <w:color w:val="000000"/>
        <w:sz w:val="56"/>
        <w:szCs w:val="56"/>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taiwaneseCountingThousand"/>
      <w:lvlText w:val="%2、"/>
      <w:lvlJc w:val="left"/>
      <w:pPr>
        <w:ind w:left="687" w:hanging="567"/>
      </w:pPr>
      <w:rPr>
        <w:rFonts w:hint="eastAsia"/>
        <w:b/>
        <w:color w:val="auto"/>
        <w:sz w:val="36"/>
        <w:szCs w:val="32"/>
        <w:u w:val="none"/>
        <w:lang w:val="en-US"/>
      </w:rPr>
    </w:lvl>
    <w:lvl w:ilvl="2">
      <w:start w:val="1"/>
      <w:numFmt w:val="taiwaneseCountingThousand"/>
      <w:lvlText w:val="(%3)"/>
      <w:lvlJc w:val="left"/>
      <w:pPr>
        <w:ind w:left="1418" w:hanging="567"/>
      </w:pPr>
      <w:rPr>
        <w:rFonts w:hint="default"/>
        <w:b/>
        <w:i w:val="0"/>
        <w:color w:val="auto"/>
        <w:sz w:val="32"/>
        <w:szCs w:val="28"/>
      </w:rPr>
    </w:lvl>
    <w:lvl w:ilvl="3">
      <w:start w:val="1"/>
      <w:numFmt w:val="none"/>
      <w:suff w:val="nothing"/>
      <w:lvlText w:val=""/>
      <w:lvlJc w:val="left"/>
      <w:pPr>
        <w:ind w:left="1984" w:hanging="708"/>
      </w:pPr>
      <w:rPr>
        <w:rFonts w:hint="eastAsia"/>
      </w:rPr>
    </w:lvl>
    <w:lvl w:ilvl="4">
      <w:start w:val="1"/>
      <w:numFmt w:val="none"/>
      <w:suff w:val="nothing"/>
      <w:lvlText w:val=""/>
      <w:lvlJc w:val="left"/>
      <w:pPr>
        <w:ind w:left="2551" w:hanging="850"/>
      </w:pPr>
      <w:rPr>
        <w:rFonts w:hint="eastAsia"/>
      </w:rPr>
    </w:lvl>
    <w:lvl w:ilvl="5">
      <w:start w:val="1"/>
      <w:numFmt w:val="none"/>
      <w:suff w:val="nothing"/>
      <w:lvlText w:val=""/>
      <w:lvlJc w:val="left"/>
      <w:pPr>
        <w:ind w:left="3260" w:hanging="1134"/>
      </w:pPr>
      <w:rPr>
        <w:rFonts w:hint="eastAsia"/>
      </w:rPr>
    </w:lvl>
    <w:lvl w:ilvl="6">
      <w:start w:val="1"/>
      <w:numFmt w:val="none"/>
      <w:suff w:val="nothing"/>
      <w:lvlText w:val=""/>
      <w:lvlJc w:val="left"/>
      <w:pPr>
        <w:ind w:left="3827" w:hanging="1276"/>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88">
    <w:nsid w:val="7C5E75B3"/>
    <w:multiLevelType w:val="hybridMultilevel"/>
    <w:tmpl w:val="2A545C5E"/>
    <w:lvl w:ilvl="0" w:tplc="0C1CE3F8">
      <w:start w:val="1"/>
      <w:numFmt w:val="bullet"/>
      <w:lvlText w:val=""/>
      <w:lvlJc w:val="left"/>
      <w:pPr>
        <w:ind w:left="480" w:hanging="480"/>
      </w:pPr>
      <w:rPr>
        <w:rFonts w:ascii="Wingdings" w:hAnsi="Wingdings" w:hint="default"/>
      </w:rPr>
    </w:lvl>
    <w:lvl w:ilvl="1" w:tplc="5D867B94">
      <w:start w:val="1"/>
      <w:numFmt w:val="bullet"/>
      <w:lvlText w:val=""/>
      <w:lvlPicBulletId w:val="0"/>
      <w:lvlJc w:val="left"/>
      <w:pPr>
        <w:tabs>
          <w:tab w:val="num" w:pos="600"/>
        </w:tabs>
        <w:ind w:left="600" w:hanging="480"/>
      </w:pPr>
      <w:rPr>
        <w:rFonts w:ascii="Wingdings" w:hAnsi="Wingdings" w:hint="default"/>
      </w:rPr>
    </w:lvl>
    <w:lvl w:ilvl="2" w:tplc="4D88B482" w:tentative="1">
      <w:start w:val="1"/>
      <w:numFmt w:val="bullet"/>
      <w:lvlText w:val=""/>
      <w:lvlJc w:val="left"/>
      <w:pPr>
        <w:ind w:left="1440" w:hanging="480"/>
      </w:pPr>
      <w:rPr>
        <w:rFonts w:ascii="Wingdings" w:hAnsi="Wingdings" w:hint="default"/>
      </w:rPr>
    </w:lvl>
    <w:lvl w:ilvl="3" w:tplc="962458C0" w:tentative="1">
      <w:start w:val="1"/>
      <w:numFmt w:val="bullet"/>
      <w:lvlText w:val=""/>
      <w:lvlJc w:val="left"/>
      <w:pPr>
        <w:ind w:left="1920" w:hanging="480"/>
      </w:pPr>
      <w:rPr>
        <w:rFonts w:ascii="Wingdings" w:hAnsi="Wingdings" w:hint="default"/>
      </w:rPr>
    </w:lvl>
    <w:lvl w:ilvl="4" w:tplc="4802D4B2" w:tentative="1">
      <w:start w:val="1"/>
      <w:numFmt w:val="bullet"/>
      <w:lvlText w:val=""/>
      <w:lvlJc w:val="left"/>
      <w:pPr>
        <w:ind w:left="2400" w:hanging="480"/>
      </w:pPr>
      <w:rPr>
        <w:rFonts w:ascii="Wingdings" w:hAnsi="Wingdings" w:hint="default"/>
      </w:rPr>
    </w:lvl>
    <w:lvl w:ilvl="5" w:tplc="3D0696DE" w:tentative="1">
      <w:start w:val="1"/>
      <w:numFmt w:val="bullet"/>
      <w:lvlText w:val=""/>
      <w:lvlJc w:val="left"/>
      <w:pPr>
        <w:ind w:left="2880" w:hanging="480"/>
      </w:pPr>
      <w:rPr>
        <w:rFonts w:ascii="Wingdings" w:hAnsi="Wingdings" w:hint="default"/>
      </w:rPr>
    </w:lvl>
    <w:lvl w:ilvl="6" w:tplc="2D8CB872" w:tentative="1">
      <w:start w:val="1"/>
      <w:numFmt w:val="bullet"/>
      <w:lvlText w:val=""/>
      <w:lvlJc w:val="left"/>
      <w:pPr>
        <w:ind w:left="3360" w:hanging="480"/>
      </w:pPr>
      <w:rPr>
        <w:rFonts w:ascii="Wingdings" w:hAnsi="Wingdings" w:hint="default"/>
      </w:rPr>
    </w:lvl>
    <w:lvl w:ilvl="7" w:tplc="A34C48DC" w:tentative="1">
      <w:start w:val="1"/>
      <w:numFmt w:val="bullet"/>
      <w:lvlText w:val=""/>
      <w:lvlJc w:val="left"/>
      <w:pPr>
        <w:ind w:left="3840" w:hanging="480"/>
      </w:pPr>
      <w:rPr>
        <w:rFonts w:ascii="Wingdings" w:hAnsi="Wingdings" w:hint="default"/>
      </w:rPr>
    </w:lvl>
    <w:lvl w:ilvl="8" w:tplc="885219B6" w:tentative="1">
      <w:start w:val="1"/>
      <w:numFmt w:val="bullet"/>
      <w:lvlText w:val=""/>
      <w:lvlJc w:val="left"/>
      <w:pPr>
        <w:ind w:left="4320" w:hanging="480"/>
      </w:pPr>
      <w:rPr>
        <w:rFonts w:ascii="Wingdings" w:hAnsi="Wingdings" w:hint="default"/>
      </w:rPr>
    </w:lvl>
  </w:abstractNum>
  <w:abstractNum w:abstractNumId="89">
    <w:nsid w:val="7CC261D7"/>
    <w:multiLevelType w:val="hybridMultilevel"/>
    <w:tmpl w:val="B2144692"/>
    <w:lvl w:ilvl="0" w:tplc="04090009">
      <w:start w:val="1"/>
      <w:numFmt w:val="decimal"/>
      <w:lvlText w:val="%1、"/>
      <w:lvlJc w:val="left"/>
      <w:pPr>
        <w:ind w:left="1920" w:hanging="480"/>
      </w:pPr>
      <w:rPr>
        <w:rFonts w:hint="default"/>
      </w:rPr>
    </w:lvl>
    <w:lvl w:ilvl="1" w:tplc="7C008E06" w:tentative="1">
      <w:start w:val="1"/>
      <w:numFmt w:val="ideographTraditional"/>
      <w:lvlText w:val="%2、"/>
      <w:lvlJc w:val="left"/>
      <w:pPr>
        <w:ind w:left="960" w:hanging="480"/>
      </w:pPr>
    </w:lvl>
    <w:lvl w:ilvl="2" w:tplc="04090005" w:tentative="1">
      <w:start w:val="1"/>
      <w:numFmt w:val="lowerRoman"/>
      <w:lvlText w:val="%3."/>
      <w:lvlJc w:val="right"/>
      <w:pPr>
        <w:ind w:left="1440" w:hanging="480"/>
      </w:pPr>
    </w:lvl>
    <w:lvl w:ilvl="3" w:tplc="04090001" w:tentative="1">
      <w:start w:val="1"/>
      <w:numFmt w:val="decimal"/>
      <w:lvlText w:val="%4."/>
      <w:lvlJc w:val="left"/>
      <w:pPr>
        <w:ind w:left="1920" w:hanging="480"/>
      </w:pPr>
    </w:lvl>
    <w:lvl w:ilvl="4" w:tplc="04090003" w:tentative="1">
      <w:start w:val="1"/>
      <w:numFmt w:val="ideographTraditional"/>
      <w:lvlText w:val="%5、"/>
      <w:lvlJc w:val="left"/>
      <w:pPr>
        <w:ind w:left="2400" w:hanging="480"/>
      </w:pPr>
    </w:lvl>
    <w:lvl w:ilvl="5" w:tplc="04090005" w:tentative="1">
      <w:start w:val="1"/>
      <w:numFmt w:val="lowerRoman"/>
      <w:lvlText w:val="%6."/>
      <w:lvlJc w:val="right"/>
      <w:pPr>
        <w:ind w:left="2880" w:hanging="480"/>
      </w:pPr>
    </w:lvl>
    <w:lvl w:ilvl="6" w:tplc="04090001" w:tentative="1">
      <w:start w:val="1"/>
      <w:numFmt w:val="decimal"/>
      <w:lvlText w:val="%7."/>
      <w:lvlJc w:val="left"/>
      <w:pPr>
        <w:ind w:left="3360" w:hanging="480"/>
      </w:pPr>
    </w:lvl>
    <w:lvl w:ilvl="7" w:tplc="04090003" w:tentative="1">
      <w:start w:val="1"/>
      <w:numFmt w:val="ideographTraditional"/>
      <w:lvlText w:val="%8、"/>
      <w:lvlJc w:val="left"/>
      <w:pPr>
        <w:ind w:left="3840" w:hanging="480"/>
      </w:pPr>
    </w:lvl>
    <w:lvl w:ilvl="8" w:tplc="04090005" w:tentative="1">
      <w:start w:val="1"/>
      <w:numFmt w:val="lowerRoman"/>
      <w:lvlText w:val="%9."/>
      <w:lvlJc w:val="right"/>
      <w:pPr>
        <w:ind w:left="4320" w:hanging="480"/>
      </w:pPr>
    </w:lvl>
  </w:abstractNum>
  <w:abstractNum w:abstractNumId="90">
    <w:nsid w:val="7CF63A44"/>
    <w:multiLevelType w:val="hybridMultilevel"/>
    <w:tmpl w:val="F306B84A"/>
    <w:lvl w:ilvl="0" w:tplc="8786A980">
      <w:start w:val="1"/>
      <w:numFmt w:val="decimal"/>
      <w:lvlText w:val="%1."/>
      <w:lvlJc w:val="left"/>
      <w:pPr>
        <w:ind w:left="1200" w:hanging="480"/>
      </w:pPr>
      <w:rPr>
        <w:rFonts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
    <w:nsid w:val="7DB313CC"/>
    <w:multiLevelType w:val="hybridMultilevel"/>
    <w:tmpl w:val="5B44B6B0"/>
    <w:lvl w:ilvl="0" w:tplc="12FA627E">
      <w:start w:val="1"/>
      <w:numFmt w:val="decimal"/>
      <w:lvlText w:val="%1、"/>
      <w:lvlJc w:val="left"/>
      <w:pPr>
        <w:tabs>
          <w:tab w:val="num" w:pos="1200"/>
        </w:tabs>
        <w:ind w:left="1200" w:hanging="48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2">
    <w:nsid w:val="7EB9511E"/>
    <w:multiLevelType w:val="hybridMultilevel"/>
    <w:tmpl w:val="25D8471C"/>
    <w:lvl w:ilvl="0" w:tplc="8116B472">
      <w:start w:val="1"/>
      <w:numFmt w:val="decimal"/>
      <w:lvlText w:val="%1、"/>
      <w:lvlJc w:val="left"/>
      <w:pPr>
        <w:tabs>
          <w:tab w:val="num" w:pos="1331"/>
        </w:tabs>
        <w:ind w:left="1331" w:hanging="480"/>
      </w:pPr>
      <w:rPr>
        <w:rFonts w:ascii="Times New Roman" w:hAnsi="Times New Roman" w:cs="Times New Roman" w:hint="default"/>
        <w:b/>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6"/>
  </w:num>
  <w:num w:numId="2">
    <w:abstractNumId w:val="64"/>
  </w:num>
  <w:num w:numId="3">
    <w:abstractNumId w:val="83"/>
  </w:num>
  <w:num w:numId="4">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6"/>
  </w:num>
  <w:num w:numId="6">
    <w:abstractNumId w:val="4"/>
  </w:num>
  <w:num w:numId="7">
    <w:abstractNumId w:val="1"/>
  </w:num>
  <w:num w:numId="8">
    <w:abstractNumId w:val="34"/>
  </w:num>
  <w:num w:numId="9">
    <w:abstractNumId w:val="85"/>
  </w:num>
  <w:num w:numId="10">
    <w:abstractNumId w:val="53"/>
  </w:num>
  <w:num w:numId="11">
    <w:abstractNumId w:val="24"/>
  </w:num>
  <w:num w:numId="12">
    <w:abstractNumId w:val="45"/>
  </w:num>
  <w:num w:numId="13">
    <w:abstractNumId w:val="38"/>
  </w:num>
  <w:num w:numId="14">
    <w:abstractNumId w:val="48"/>
  </w:num>
  <w:num w:numId="15">
    <w:abstractNumId w:val="81"/>
  </w:num>
  <w:num w:numId="16">
    <w:abstractNumId w:val="52"/>
  </w:num>
  <w:num w:numId="17">
    <w:abstractNumId w:val="87"/>
  </w:num>
  <w:num w:numId="18">
    <w:abstractNumId w:val="66"/>
  </w:num>
  <w:num w:numId="19">
    <w:abstractNumId w:val="77"/>
  </w:num>
  <w:num w:numId="20">
    <w:abstractNumId w:val="74"/>
  </w:num>
  <w:num w:numId="21">
    <w:abstractNumId w:val="3"/>
  </w:num>
  <w:num w:numId="22">
    <w:abstractNumId w:val="57"/>
  </w:num>
  <w:num w:numId="23">
    <w:abstractNumId w:val="6"/>
  </w:num>
  <w:num w:numId="24">
    <w:abstractNumId w:val="73"/>
  </w:num>
  <w:num w:numId="25">
    <w:abstractNumId w:val="49"/>
  </w:num>
  <w:num w:numId="26">
    <w:abstractNumId w:val="7"/>
  </w:num>
  <w:num w:numId="27">
    <w:abstractNumId w:val="9"/>
  </w:num>
  <w:num w:numId="28">
    <w:abstractNumId w:val="39"/>
  </w:num>
  <w:num w:numId="29">
    <w:abstractNumId w:val="71"/>
  </w:num>
  <w:num w:numId="30">
    <w:abstractNumId w:val="20"/>
  </w:num>
  <w:num w:numId="31">
    <w:abstractNumId w:val="58"/>
  </w:num>
  <w:num w:numId="32">
    <w:abstractNumId w:val="78"/>
  </w:num>
  <w:num w:numId="33">
    <w:abstractNumId w:val="36"/>
  </w:num>
  <w:num w:numId="34">
    <w:abstractNumId w:val="89"/>
  </w:num>
  <w:num w:numId="35">
    <w:abstractNumId w:val="18"/>
  </w:num>
  <w:num w:numId="36">
    <w:abstractNumId w:val="75"/>
  </w:num>
  <w:num w:numId="37">
    <w:abstractNumId w:val="17"/>
  </w:num>
  <w:num w:numId="38">
    <w:abstractNumId w:val="68"/>
  </w:num>
  <w:num w:numId="39">
    <w:abstractNumId w:val="59"/>
  </w:num>
  <w:num w:numId="40">
    <w:abstractNumId w:val="0"/>
  </w:num>
  <w:num w:numId="41">
    <w:abstractNumId w:val="86"/>
  </w:num>
  <w:num w:numId="42">
    <w:abstractNumId w:val="29"/>
  </w:num>
  <w:num w:numId="43">
    <w:abstractNumId w:val="33"/>
  </w:num>
  <w:num w:numId="44">
    <w:abstractNumId w:val="31"/>
  </w:num>
  <w:num w:numId="45">
    <w:abstractNumId w:val="41"/>
  </w:num>
  <w:num w:numId="46">
    <w:abstractNumId w:val="23"/>
  </w:num>
  <w:num w:numId="47">
    <w:abstractNumId w:val="13"/>
  </w:num>
  <w:num w:numId="48">
    <w:abstractNumId w:val="19"/>
  </w:num>
  <w:num w:numId="49">
    <w:abstractNumId w:val="42"/>
  </w:num>
  <w:num w:numId="50">
    <w:abstractNumId w:val="26"/>
  </w:num>
  <w:num w:numId="51">
    <w:abstractNumId w:val="40"/>
  </w:num>
  <w:num w:numId="52">
    <w:abstractNumId w:val="82"/>
  </w:num>
  <w:num w:numId="53">
    <w:abstractNumId w:val="12"/>
  </w:num>
  <w:num w:numId="54">
    <w:abstractNumId w:val="51"/>
  </w:num>
  <w:num w:numId="55">
    <w:abstractNumId w:val="27"/>
  </w:num>
  <w:num w:numId="56">
    <w:abstractNumId w:val="46"/>
  </w:num>
  <w:num w:numId="57">
    <w:abstractNumId w:val="8"/>
  </w:num>
  <w:num w:numId="58">
    <w:abstractNumId w:val="14"/>
  </w:num>
  <w:num w:numId="59">
    <w:abstractNumId w:val="88"/>
  </w:num>
  <w:num w:numId="60">
    <w:abstractNumId w:val="30"/>
  </w:num>
  <w:num w:numId="61">
    <w:abstractNumId w:val="22"/>
  </w:num>
  <w:num w:numId="62">
    <w:abstractNumId w:val="25"/>
  </w:num>
  <w:num w:numId="63">
    <w:abstractNumId w:val="10"/>
  </w:num>
  <w:num w:numId="64">
    <w:abstractNumId w:val="72"/>
  </w:num>
  <w:num w:numId="65">
    <w:abstractNumId w:val="37"/>
  </w:num>
  <w:num w:numId="66">
    <w:abstractNumId w:val="32"/>
  </w:num>
  <w:num w:numId="67">
    <w:abstractNumId w:val="21"/>
  </w:num>
  <w:num w:numId="68">
    <w:abstractNumId w:val="47"/>
  </w:num>
  <w:num w:numId="69">
    <w:abstractNumId w:val="67"/>
  </w:num>
  <w:num w:numId="70">
    <w:abstractNumId w:val="62"/>
  </w:num>
  <w:num w:numId="71">
    <w:abstractNumId w:val="79"/>
  </w:num>
  <w:num w:numId="72">
    <w:abstractNumId w:val="61"/>
  </w:num>
  <w:num w:numId="73">
    <w:abstractNumId w:val="54"/>
  </w:num>
  <w:num w:numId="74">
    <w:abstractNumId w:val="55"/>
  </w:num>
  <w:num w:numId="75">
    <w:abstractNumId w:val="63"/>
  </w:num>
  <w:num w:numId="76">
    <w:abstractNumId w:val="70"/>
  </w:num>
  <w:num w:numId="77">
    <w:abstractNumId w:val="44"/>
  </w:num>
  <w:num w:numId="78">
    <w:abstractNumId w:val="28"/>
  </w:num>
  <w:num w:numId="79">
    <w:abstractNumId w:val="2"/>
  </w:num>
  <w:num w:numId="80">
    <w:abstractNumId w:val="56"/>
  </w:num>
  <w:num w:numId="81">
    <w:abstractNumId w:val="64"/>
  </w:num>
  <w:num w:numId="82">
    <w:abstractNumId w:val="50"/>
  </w:num>
  <w:num w:numId="83">
    <w:abstractNumId w:val="90"/>
  </w:num>
  <w:num w:numId="84">
    <w:abstractNumId w:val="60"/>
  </w:num>
  <w:num w:numId="85">
    <w:abstractNumId w:val="11"/>
  </w:num>
  <w:num w:numId="86">
    <w:abstractNumId w:val="64"/>
  </w:num>
  <w:num w:numId="87">
    <w:abstractNumId w:val="64"/>
  </w:num>
  <w:num w:numId="88">
    <w:abstractNumId w:val="64"/>
  </w:num>
  <w:num w:numId="89">
    <w:abstractNumId w:val="65"/>
  </w:num>
  <w:num w:numId="90">
    <w:abstractNumId w:val="69"/>
  </w:num>
  <w:num w:numId="91">
    <w:abstractNumId w:val="64"/>
  </w:num>
  <w:num w:numId="92">
    <w:abstractNumId w:val="64"/>
  </w:num>
  <w:num w:numId="93">
    <w:abstractNumId w:val="5"/>
  </w:num>
  <w:num w:numId="94">
    <w:abstractNumId w:val="84"/>
  </w:num>
  <w:num w:numId="95">
    <w:abstractNumId w:val="15"/>
  </w:num>
  <w:num w:numId="96">
    <w:abstractNumId w:val="43"/>
  </w:num>
  <w:num w:numId="97">
    <w:abstractNumId w:val="92"/>
  </w:num>
  <w:num w:numId="98">
    <w:abstractNumId w:val="80"/>
  </w:num>
  <w:num w:numId="99">
    <w:abstractNumId w:val="91"/>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bordersDoNotSurroundHeader/>
  <w:bordersDoNotSurroundFooter/>
  <w:hideSpellingErrors/>
  <w:hideGrammatical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isplayHorizontalDrawingGridEvery w:val="0"/>
  <w:displayVerticalDrawingGridEvery w:val="2"/>
  <w:characterSpacingControl w:val="compressPunctuation"/>
  <w:hdrShapeDefaults>
    <o:shapedefaults v:ext="edit" spidmax="2049">
      <v:stroke dashstyle="longDashDot" endarrow="block" weight="2.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88F"/>
    <w:rsid w:val="000004CD"/>
    <w:rsid w:val="000007DA"/>
    <w:rsid w:val="000008F2"/>
    <w:rsid w:val="0000146A"/>
    <w:rsid w:val="0000242D"/>
    <w:rsid w:val="00002F6F"/>
    <w:rsid w:val="00002FEF"/>
    <w:rsid w:val="0000396A"/>
    <w:rsid w:val="00003F0B"/>
    <w:rsid w:val="0000482D"/>
    <w:rsid w:val="00004DF5"/>
    <w:rsid w:val="00005903"/>
    <w:rsid w:val="00005C24"/>
    <w:rsid w:val="000064FA"/>
    <w:rsid w:val="00006556"/>
    <w:rsid w:val="00006730"/>
    <w:rsid w:val="00006774"/>
    <w:rsid w:val="00006B75"/>
    <w:rsid w:val="00007409"/>
    <w:rsid w:val="00007784"/>
    <w:rsid w:val="00007A94"/>
    <w:rsid w:val="000100A8"/>
    <w:rsid w:val="000108C6"/>
    <w:rsid w:val="00010B2E"/>
    <w:rsid w:val="000115C3"/>
    <w:rsid w:val="000117C3"/>
    <w:rsid w:val="0001195B"/>
    <w:rsid w:val="0001195E"/>
    <w:rsid w:val="00011CDC"/>
    <w:rsid w:val="0001206F"/>
    <w:rsid w:val="000123AB"/>
    <w:rsid w:val="00013BAF"/>
    <w:rsid w:val="00013DE8"/>
    <w:rsid w:val="00013F10"/>
    <w:rsid w:val="00013F18"/>
    <w:rsid w:val="0001467F"/>
    <w:rsid w:val="00014E40"/>
    <w:rsid w:val="000155A5"/>
    <w:rsid w:val="00015E35"/>
    <w:rsid w:val="000168FA"/>
    <w:rsid w:val="00016ADC"/>
    <w:rsid w:val="000171A4"/>
    <w:rsid w:val="00017471"/>
    <w:rsid w:val="000203F2"/>
    <w:rsid w:val="000204FF"/>
    <w:rsid w:val="00021102"/>
    <w:rsid w:val="00021A3D"/>
    <w:rsid w:val="00021BF2"/>
    <w:rsid w:val="00022147"/>
    <w:rsid w:val="000221D9"/>
    <w:rsid w:val="00022233"/>
    <w:rsid w:val="0002223F"/>
    <w:rsid w:val="0002245D"/>
    <w:rsid w:val="000224EA"/>
    <w:rsid w:val="0002273A"/>
    <w:rsid w:val="00022E09"/>
    <w:rsid w:val="000232B7"/>
    <w:rsid w:val="00023865"/>
    <w:rsid w:val="00023B31"/>
    <w:rsid w:val="00023B84"/>
    <w:rsid w:val="0002410D"/>
    <w:rsid w:val="00024A0B"/>
    <w:rsid w:val="00025060"/>
    <w:rsid w:val="00025109"/>
    <w:rsid w:val="00025CBA"/>
    <w:rsid w:val="0002636C"/>
    <w:rsid w:val="00026CE3"/>
    <w:rsid w:val="00026DFB"/>
    <w:rsid w:val="00027384"/>
    <w:rsid w:val="000273E0"/>
    <w:rsid w:val="0002793D"/>
    <w:rsid w:val="00030351"/>
    <w:rsid w:val="0003101C"/>
    <w:rsid w:val="00031237"/>
    <w:rsid w:val="000312DC"/>
    <w:rsid w:val="000314E8"/>
    <w:rsid w:val="00031668"/>
    <w:rsid w:val="0003204E"/>
    <w:rsid w:val="00032268"/>
    <w:rsid w:val="00032FA0"/>
    <w:rsid w:val="00033286"/>
    <w:rsid w:val="00033AA3"/>
    <w:rsid w:val="00034007"/>
    <w:rsid w:val="0003412F"/>
    <w:rsid w:val="00034AA3"/>
    <w:rsid w:val="00034E2B"/>
    <w:rsid w:val="0003507F"/>
    <w:rsid w:val="00035270"/>
    <w:rsid w:val="0003551C"/>
    <w:rsid w:val="00035B98"/>
    <w:rsid w:val="00035D3C"/>
    <w:rsid w:val="000362F5"/>
    <w:rsid w:val="000363E0"/>
    <w:rsid w:val="00036459"/>
    <w:rsid w:val="000364F0"/>
    <w:rsid w:val="0003725A"/>
    <w:rsid w:val="00037886"/>
    <w:rsid w:val="000378D3"/>
    <w:rsid w:val="0003792D"/>
    <w:rsid w:val="00037A86"/>
    <w:rsid w:val="00037C8F"/>
    <w:rsid w:val="00037DEC"/>
    <w:rsid w:val="000413EB"/>
    <w:rsid w:val="0004140E"/>
    <w:rsid w:val="00041A72"/>
    <w:rsid w:val="0004249D"/>
    <w:rsid w:val="00042685"/>
    <w:rsid w:val="00042ED9"/>
    <w:rsid w:val="00043122"/>
    <w:rsid w:val="000438A2"/>
    <w:rsid w:val="000439FC"/>
    <w:rsid w:val="00043CE7"/>
    <w:rsid w:val="00043CEB"/>
    <w:rsid w:val="000441ED"/>
    <w:rsid w:val="000444EA"/>
    <w:rsid w:val="000447DF"/>
    <w:rsid w:val="000448EB"/>
    <w:rsid w:val="000449C2"/>
    <w:rsid w:val="00044A93"/>
    <w:rsid w:val="00045E2D"/>
    <w:rsid w:val="000461D3"/>
    <w:rsid w:val="000466B0"/>
    <w:rsid w:val="00046EBB"/>
    <w:rsid w:val="000472B5"/>
    <w:rsid w:val="000477A2"/>
    <w:rsid w:val="00047992"/>
    <w:rsid w:val="00047F88"/>
    <w:rsid w:val="000500E8"/>
    <w:rsid w:val="000501BE"/>
    <w:rsid w:val="000507B1"/>
    <w:rsid w:val="000508C9"/>
    <w:rsid w:val="00050CFA"/>
    <w:rsid w:val="00051036"/>
    <w:rsid w:val="00051584"/>
    <w:rsid w:val="00051C9B"/>
    <w:rsid w:val="000521AA"/>
    <w:rsid w:val="000525CE"/>
    <w:rsid w:val="00052F34"/>
    <w:rsid w:val="0005312F"/>
    <w:rsid w:val="0005361D"/>
    <w:rsid w:val="00053BA9"/>
    <w:rsid w:val="00053C63"/>
    <w:rsid w:val="00053CED"/>
    <w:rsid w:val="00053D1F"/>
    <w:rsid w:val="00053EA9"/>
    <w:rsid w:val="00053F7E"/>
    <w:rsid w:val="00054247"/>
    <w:rsid w:val="0005461E"/>
    <w:rsid w:val="00054D4D"/>
    <w:rsid w:val="000552C0"/>
    <w:rsid w:val="0005580B"/>
    <w:rsid w:val="00056279"/>
    <w:rsid w:val="000566CD"/>
    <w:rsid w:val="00056B5E"/>
    <w:rsid w:val="00057249"/>
    <w:rsid w:val="00057513"/>
    <w:rsid w:val="00057C25"/>
    <w:rsid w:val="000600BB"/>
    <w:rsid w:val="000605B9"/>
    <w:rsid w:val="00060BE9"/>
    <w:rsid w:val="00060E42"/>
    <w:rsid w:val="0006152F"/>
    <w:rsid w:val="00061921"/>
    <w:rsid w:val="00061968"/>
    <w:rsid w:val="00061B27"/>
    <w:rsid w:val="00061EC4"/>
    <w:rsid w:val="000628AC"/>
    <w:rsid w:val="00062B0E"/>
    <w:rsid w:val="00063239"/>
    <w:rsid w:val="000633C7"/>
    <w:rsid w:val="00063ECD"/>
    <w:rsid w:val="00063F26"/>
    <w:rsid w:val="00063FA8"/>
    <w:rsid w:val="00064192"/>
    <w:rsid w:val="000644A9"/>
    <w:rsid w:val="000646BE"/>
    <w:rsid w:val="000648F7"/>
    <w:rsid w:val="00064957"/>
    <w:rsid w:val="00064C2D"/>
    <w:rsid w:val="00064C8E"/>
    <w:rsid w:val="000652C9"/>
    <w:rsid w:val="0006590C"/>
    <w:rsid w:val="00066078"/>
    <w:rsid w:val="000663EE"/>
    <w:rsid w:val="000671C5"/>
    <w:rsid w:val="000702AA"/>
    <w:rsid w:val="00070339"/>
    <w:rsid w:val="000707E3"/>
    <w:rsid w:val="00071232"/>
    <w:rsid w:val="000718F1"/>
    <w:rsid w:val="00072010"/>
    <w:rsid w:val="0007209D"/>
    <w:rsid w:val="000720D3"/>
    <w:rsid w:val="00072348"/>
    <w:rsid w:val="00072588"/>
    <w:rsid w:val="00072A32"/>
    <w:rsid w:val="00072B57"/>
    <w:rsid w:val="00073DF0"/>
    <w:rsid w:val="00074150"/>
    <w:rsid w:val="0007489D"/>
    <w:rsid w:val="00074FC8"/>
    <w:rsid w:val="00075418"/>
    <w:rsid w:val="00075B94"/>
    <w:rsid w:val="00075F6B"/>
    <w:rsid w:val="0007600B"/>
    <w:rsid w:val="0007706A"/>
    <w:rsid w:val="0007726F"/>
    <w:rsid w:val="00077D6F"/>
    <w:rsid w:val="00077E79"/>
    <w:rsid w:val="000800CC"/>
    <w:rsid w:val="00080640"/>
    <w:rsid w:val="00080F31"/>
    <w:rsid w:val="000814A7"/>
    <w:rsid w:val="000814D8"/>
    <w:rsid w:val="000816AB"/>
    <w:rsid w:val="00082172"/>
    <w:rsid w:val="00082501"/>
    <w:rsid w:val="00082BE9"/>
    <w:rsid w:val="00082D4F"/>
    <w:rsid w:val="00082D80"/>
    <w:rsid w:val="00083297"/>
    <w:rsid w:val="00083312"/>
    <w:rsid w:val="000837F4"/>
    <w:rsid w:val="00083AEB"/>
    <w:rsid w:val="00083B37"/>
    <w:rsid w:val="00083F6D"/>
    <w:rsid w:val="000845A2"/>
    <w:rsid w:val="00084602"/>
    <w:rsid w:val="00085133"/>
    <w:rsid w:val="00085D02"/>
    <w:rsid w:val="00085E00"/>
    <w:rsid w:val="00085EDE"/>
    <w:rsid w:val="00087057"/>
    <w:rsid w:val="00090B5E"/>
    <w:rsid w:val="00091420"/>
    <w:rsid w:val="000915E7"/>
    <w:rsid w:val="000918D3"/>
    <w:rsid w:val="00093228"/>
    <w:rsid w:val="000933FE"/>
    <w:rsid w:val="00093D1D"/>
    <w:rsid w:val="00094168"/>
    <w:rsid w:val="000950C8"/>
    <w:rsid w:val="00095570"/>
    <w:rsid w:val="00095C2C"/>
    <w:rsid w:val="00095C76"/>
    <w:rsid w:val="00095E3E"/>
    <w:rsid w:val="000963C6"/>
    <w:rsid w:val="00097101"/>
    <w:rsid w:val="000971E7"/>
    <w:rsid w:val="0009781A"/>
    <w:rsid w:val="000A0EA7"/>
    <w:rsid w:val="000A1C01"/>
    <w:rsid w:val="000A39BF"/>
    <w:rsid w:val="000A41A1"/>
    <w:rsid w:val="000A4326"/>
    <w:rsid w:val="000A48B9"/>
    <w:rsid w:val="000A4DF3"/>
    <w:rsid w:val="000A4E77"/>
    <w:rsid w:val="000A52DA"/>
    <w:rsid w:val="000A5F0A"/>
    <w:rsid w:val="000A6165"/>
    <w:rsid w:val="000A6217"/>
    <w:rsid w:val="000A6283"/>
    <w:rsid w:val="000A628A"/>
    <w:rsid w:val="000A7EFF"/>
    <w:rsid w:val="000B0039"/>
    <w:rsid w:val="000B007F"/>
    <w:rsid w:val="000B0E33"/>
    <w:rsid w:val="000B16B9"/>
    <w:rsid w:val="000B1AFE"/>
    <w:rsid w:val="000B1BCF"/>
    <w:rsid w:val="000B1C3A"/>
    <w:rsid w:val="000B1CF6"/>
    <w:rsid w:val="000B203D"/>
    <w:rsid w:val="000B2940"/>
    <w:rsid w:val="000B2D48"/>
    <w:rsid w:val="000B2EA4"/>
    <w:rsid w:val="000B2EFF"/>
    <w:rsid w:val="000B31ED"/>
    <w:rsid w:val="000B38E8"/>
    <w:rsid w:val="000B4A66"/>
    <w:rsid w:val="000B4D54"/>
    <w:rsid w:val="000B4F4A"/>
    <w:rsid w:val="000B512F"/>
    <w:rsid w:val="000B5483"/>
    <w:rsid w:val="000B570B"/>
    <w:rsid w:val="000B598B"/>
    <w:rsid w:val="000B5CA0"/>
    <w:rsid w:val="000B5E7B"/>
    <w:rsid w:val="000B6072"/>
    <w:rsid w:val="000B6B59"/>
    <w:rsid w:val="000B7541"/>
    <w:rsid w:val="000B7614"/>
    <w:rsid w:val="000C02DC"/>
    <w:rsid w:val="000C130D"/>
    <w:rsid w:val="000C2025"/>
    <w:rsid w:val="000C2693"/>
    <w:rsid w:val="000C38C2"/>
    <w:rsid w:val="000C41D2"/>
    <w:rsid w:val="000C4503"/>
    <w:rsid w:val="000C4A91"/>
    <w:rsid w:val="000C4AE1"/>
    <w:rsid w:val="000C4B9F"/>
    <w:rsid w:val="000C4EBB"/>
    <w:rsid w:val="000C4F3E"/>
    <w:rsid w:val="000C5C09"/>
    <w:rsid w:val="000C6315"/>
    <w:rsid w:val="000C7BD3"/>
    <w:rsid w:val="000C7D2D"/>
    <w:rsid w:val="000C7D79"/>
    <w:rsid w:val="000D0796"/>
    <w:rsid w:val="000D07E4"/>
    <w:rsid w:val="000D0852"/>
    <w:rsid w:val="000D0AD2"/>
    <w:rsid w:val="000D0B5B"/>
    <w:rsid w:val="000D12F5"/>
    <w:rsid w:val="000D220C"/>
    <w:rsid w:val="000D2392"/>
    <w:rsid w:val="000D26BE"/>
    <w:rsid w:val="000D3281"/>
    <w:rsid w:val="000D3343"/>
    <w:rsid w:val="000D36CC"/>
    <w:rsid w:val="000D3CFE"/>
    <w:rsid w:val="000D4002"/>
    <w:rsid w:val="000D476B"/>
    <w:rsid w:val="000D526C"/>
    <w:rsid w:val="000D5E5C"/>
    <w:rsid w:val="000D61BA"/>
    <w:rsid w:val="000D6241"/>
    <w:rsid w:val="000D6297"/>
    <w:rsid w:val="000D62C2"/>
    <w:rsid w:val="000D6DF5"/>
    <w:rsid w:val="000D7361"/>
    <w:rsid w:val="000D786B"/>
    <w:rsid w:val="000D7B29"/>
    <w:rsid w:val="000D7DB7"/>
    <w:rsid w:val="000E00F8"/>
    <w:rsid w:val="000E040B"/>
    <w:rsid w:val="000E0D62"/>
    <w:rsid w:val="000E1257"/>
    <w:rsid w:val="000E12D9"/>
    <w:rsid w:val="000E12DF"/>
    <w:rsid w:val="000E1A91"/>
    <w:rsid w:val="000E249D"/>
    <w:rsid w:val="000E3239"/>
    <w:rsid w:val="000E3291"/>
    <w:rsid w:val="000E34BB"/>
    <w:rsid w:val="000E3B26"/>
    <w:rsid w:val="000E4077"/>
    <w:rsid w:val="000E44C2"/>
    <w:rsid w:val="000E461C"/>
    <w:rsid w:val="000E50D2"/>
    <w:rsid w:val="000E5206"/>
    <w:rsid w:val="000E53FF"/>
    <w:rsid w:val="000E5414"/>
    <w:rsid w:val="000E5571"/>
    <w:rsid w:val="000E6096"/>
    <w:rsid w:val="000E6478"/>
    <w:rsid w:val="000E6DBC"/>
    <w:rsid w:val="000E713B"/>
    <w:rsid w:val="000E71EE"/>
    <w:rsid w:val="000E7614"/>
    <w:rsid w:val="000E7653"/>
    <w:rsid w:val="000E7B16"/>
    <w:rsid w:val="000E7FC3"/>
    <w:rsid w:val="000F064C"/>
    <w:rsid w:val="000F0FDD"/>
    <w:rsid w:val="000F143C"/>
    <w:rsid w:val="000F1C37"/>
    <w:rsid w:val="000F1DF4"/>
    <w:rsid w:val="000F35A1"/>
    <w:rsid w:val="000F3946"/>
    <w:rsid w:val="000F417F"/>
    <w:rsid w:val="000F4FCE"/>
    <w:rsid w:val="000F534C"/>
    <w:rsid w:val="000F5721"/>
    <w:rsid w:val="000F6490"/>
    <w:rsid w:val="000F6513"/>
    <w:rsid w:val="000F6587"/>
    <w:rsid w:val="000F6B66"/>
    <w:rsid w:val="000F6C38"/>
    <w:rsid w:val="000F7C1C"/>
    <w:rsid w:val="001004B3"/>
    <w:rsid w:val="0010050D"/>
    <w:rsid w:val="00100814"/>
    <w:rsid w:val="00100863"/>
    <w:rsid w:val="001008A2"/>
    <w:rsid w:val="00101767"/>
    <w:rsid w:val="0010197A"/>
    <w:rsid w:val="00102287"/>
    <w:rsid w:val="001024DD"/>
    <w:rsid w:val="00102607"/>
    <w:rsid w:val="00102B08"/>
    <w:rsid w:val="001030BD"/>
    <w:rsid w:val="00103197"/>
    <w:rsid w:val="001031BE"/>
    <w:rsid w:val="001034D8"/>
    <w:rsid w:val="00103834"/>
    <w:rsid w:val="0010388F"/>
    <w:rsid w:val="0010399D"/>
    <w:rsid w:val="001045FF"/>
    <w:rsid w:val="0010476F"/>
    <w:rsid w:val="001053D6"/>
    <w:rsid w:val="0010546B"/>
    <w:rsid w:val="001059DE"/>
    <w:rsid w:val="00105A31"/>
    <w:rsid w:val="00106B86"/>
    <w:rsid w:val="00106F2A"/>
    <w:rsid w:val="001070FF"/>
    <w:rsid w:val="00107264"/>
    <w:rsid w:val="00107510"/>
    <w:rsid w:val="00107976"/>
    <w:rsid w:val="00110CB0"/>
    <w:rsid w:val="00110E14"/>
    <w:rsid w:val="00111510"/>
    <w:rsid w:val="00111540"/>
    <w:rsid w:val="00111558"/>
    <w:rsid w:val="00111B33"/>
    <w:rsid w:val="0011206F"/>
    <w:rsid w:val="001124DE"/>
    <w:rsid w:val="001126E9"/>
    <w:rsid w:val="001132C0"/>
    <w:rsid w:val="0011381E"/>
    <w:rsid w:val="00113913"/>
    <w:rsid w:val="00113980"/>
    <w:rsid w:val="0011399D"/>
    <w:rsid w:val="00113EBF"/>
    <w:rsid w:val="001141EE"/>
    <w:rsid w:val="00114657"/>
    <w:rsid w:val="00114CA3"/>
    <w:rsid w:val="00115407"/>
    <w:rsid w:val="001154A5"/>
    <w:rsid w:val="0011587C"/>
    <w:rsid w:val="00115D83"/>
    <w:rsid w:val="00115F5C"/>
    <w:rsid w:val="001164E3"/>
    <w:rsid w:val="00116A13"/>
    <w:rsid w:val="001172DB"/>
    <w:rsid w:val="00117BF8"/>
    <w:rsid w:val="0012062A"/>
    <w:rsid w:val="00120943"/>
    <w:rsid w:val="00120A4D"/>
    <w:rsid w:val="00120A4E"/>
    <w:rsid w:val="00120DA6"/>
    <w:rsid w:val="00120E15"/>
    <w:rsid w:val="0012147C"/>
    <w:rsid w:val="001217CC"/>
    <w:rsid w:val="0012217B"/>
    <w:rsid w:val="001222E7"/>
    <w:rsid w:val="001223EC"/>
    <w:rsid w:val="00122898"/>
    <w:rsid w:val="00122F43"/>
    <w:rsid w:val="0012332A"/>
    <w:rsid w:val="00123345"/>
    <w:rsid w:val="00123C37"/>
    <w:rsid w:val="0012424B"/>
    <w:rsid w:val="00124BC1"/>
    <w:rsid w:val="00124F13"/>
    <w:rsid w:val="0012530F"/>
    <w:rsid w:val="00125F3A"/>
    <w:rsid w:val="00126ACA"/>
    <w:rsid w:val="001275F1"/>
    <w:rsid w:val="0012776C"/>
    <w:rsid w:val="00127EBB"/>
    <w:rsid w:val="00127FE6"/>
    <w:rsid w:val="001301AF"/>
    <w:rsid w:val="0013082F"/>
    <w:rsid w:val="00130AC1"/>
    <w:rsid w:val="00130EE2"/>
    <w:rsid w:val="001312CB"/>
    <w:rsid w:val="001313A1"/>
    <w:rsid w:val="001323AD"/>
    <w:rsid w:val="00132504"/>
    <w:rsid w:val="00132724"/>
    <w:rsid w:val="00132FBC"/>
    <w:rsid w:val="0013313C"/>
    <w:rsid w:val="00133E3F"/>
    <w:rsid w:val="00134265"/>
    <w:rsid w:val="00134327"/>
    <w:rsid w:val="0013447E"/>
    <w:rsid w:val="0013497D"/>
    <w:rsid w:val="00134EE9"/>
    <w:rsid w:val="0013545D"/>
    <w:rsid w:val="00135786"/>
    <w:rsid w:val="00136829"/>
    <w:rsid w:val="00136D61"/>
    <w:rsid w:val="00137126"/>
    <w:rsid w:val="00137498"/>
    <w:rsid w:val="00137E06"/>
    <w:rsid w:val="00140BE9"/>
    <w:rsid w:val="00141966"/>
    <w:rsid w:val="00141B5E"/>
    <w:rsid w:val="00141C3F"/>
    <w:rsid w:val="0014213E"/>
    <w:rsid w:val="00142B6E"/>
    <w:rsid w:val="00142F23"/>
    <w:rsid w:val="00143433"/>
    <w:rsid w:val="00143AAA"/>
    <w:rsid w:val="00143FC0"/>
    <w:rsid w:val="001442BC"/>
    <w:rsid w:val="001446A0"/>
    <w:rsid w:val="001448ED"/>
    <w:rsid w:val="00144C58"/>
    <w:rsid w:val="00145B4C"/>
    <w:rsid w:val="00145D05"/>
    <w:rsid w:val="00145D54"/>
    <w:rsid w:val="00145FBC"/>
    <w:rsid w:val="001471F9"/>
    <w:rsid w:val="00147540"/>
    <w:rsid w:val="00147677"/>
    <w:rsid w:val="00147C18"/>
    <w:rsid w:val="001503BD"/>
    <w:rsid w:val="001505AF"/>
    <w:rsid w:val="00150DA5"/>
    <w:rsid w:val="001511AE"/>
    <w:rsid w:val="001516BA"/>
    <w:rsid w:val="0015260B"/>
    <w:rsid w:val="001527DC"/>
    <w:rsid w:val="00152B5B"/>
    <w:rsid w:val="00152CC5"/>
    <w:rsid w:val="00153054"/>
    <w:rsid w:val="00153A51"/>
    <w:rsid w:val="00153B83"/>
    <w:rsid w:val="00153C50"/>
    <w:rsid w:val="00153CE6"/>
    <w:rsid w:val="00153CFF"/>
    <w:rsid w:val="00154143"/>
    <w:rsid w:val="001542BD"/>
    <w:rsid w:val="001544A2"/>
    <w:rsid w:val="00154E85"/>
    <w:rsid w:val="001554A1"/>
    <w:rsid w:val="001556CA"/>
    <w:rsid w:val="0015628F"/>
    <w:rsid w:val="00156638"/>
    <w:rsid w:val="001569B5"/>
    <w:rsid w:val="001572E4"/>
    <w:rsid w:val="0015741A"/>
    <w:rsid w:val="00157D3E"/>
    <w:rsid w:val="001601F8"/>
    <w:rsid w:val="00160779"/>
    <w:rsid w:val="0016078E"/>
    <w:rsid w:val="001614F0"/>
    <w:rsid w:val="00162258"/>
    <w:rsid w:val="00162666"/>
    <w:rsid w:val="0016284D"/>
    <w:rsid w:val="001628F8"/>
    <w:rsid w:val="00162B12"/>
    <w:rsid w:val="00162D2B"/>
    <w:rsid w:val="0016341B"/>
    <w:rsid w:val="00163A58"/>
    <w:rsid w:val="00163E3D"/>
    <w:rsid w:val="001646FC"/>
    <w:rsid w:val="00164725"/>
    <w:rsid w:val="001649CB"/>
    <w:rsid w:val="00164E98"/>
    <w:rsid w:val="00164FD4"/>
    <w:rsid w:val="00165245"/>
    <w:rsid w:val="00165431"/>
    <w:rsid w:val="001654E3"/>
    <w:rsid w:val="00165939"/>
    <w:rsid w:val="00165A58"/>
    <w:rsid w:val="00166B03"/>
    <w:rsid w:val="00166D47"/>
    <w:rsid w:val="001675B9"/>
    <w:rsid w:val="001675CF"/>
    <w:rsid w:val="0016790E"/>
    <w:rsid w:val="0016792E"/>
    <w:rsid w:val="00167FD6"/>
    <w:rsid w:val="00170885"/>
    <w:rsid w:val="00170FF3"/>
    <w:rsid w:val="001711F2"/>
    <w:rsid w:val="001712D6"/>
    <w:rsid w:val="001713B4"/>
    <w:rsid w:val="001718CF"/>
    <w:rsid w:val="00171A23"/>
    <w:rsid w:val="00171D72"/>
    <w:rsid w:val="0017256C"/>
    <w:rsid w:val="00172BFC"/>
    <w:rsid w:val="00173A90"/>
    <w:rsid w:val="00173BBE"/>
    <w:rsid w:val="00173EA5"/>
    <w:rsid w:val="00173FE0"/>
    <w:rsid w:val="001746D8"/>
    <w:rsid w:val="00174C7A"/>
    <w:rsid w:val="001758BD"/>
    <w:rsid w:val="0017590B"/>
    <w:rsid w:val="00175D4E"/>
    <w:rsid w:val="00175D6B"/>
    <w:rsid w:val="001771C7"/>
    <w:rsid w:val="0017740A"/>
    <w:rsid w:val="00177490"/>
    <w:rsid w:val="0017771E"/>
    <w:rsid w:val="001779AE"/>
    <w:rsid w:val="001779D5"/>
    <w:rsid w:val="00177A4C"/>
    <w:rsid w:val="00180305"/>
    <w:rsid w:val="00180CA7"/>
    <w:rsid w:val="00180FB8"/>
    <w:rsid w:val="00181B67"/>
    <w:rsid w:val="00183802"/>
    <w:rsid w:val="00183D76"/>
    <w:rsid w:val="00183F9B"/>
    <w:rsid w:val="00184098"/>
    <w:rsid w:val="001845FF"/>
    <w:rsid w:val="00184A70"/>
    <w:rsid w:val="001853F4"/>
    <w:rsid w:val="00185442"/>
    <w:rsid w:val="00185510"/>
    <w:rsid w:val="001855E1"/>
    <w:rsid w:val="00185ACE"/>
    <w:rsid w:val="00185C6A"/>
    <w:rsid w:val="00185CA9"/>
    <w:rsid w:val="00185D40"/>
    <w:rsid w:val="00186182"/>
    <w:rsid w:val="00186671"/>
    <w:rsid w:val="001867D7"/>
    <w:rsid w:val="00186829"/>
    <w:rsid w:val="001871CD"/>
    <w:rsid w:val="00187CF5"/>
    <w:rsid w:val="00187D81"/>
    <w:rsid w:val="001903D5"/>
    <w:rsid w:val="00190871"/>
    <w:rsid w:val="00190E51"/>
    <w:rsid w:val="00191331"/>
    <w:rsid w:val="00191344"/>
    <w:rsid w:val="001915CE"/>
    <w:rsid w:val="0019231C"/>
    <w:rsid w:val="00192CB1"/>
    <w:rsid w:val="0019313D"/>
    <w:rsid w:val="00194CC0"/>
    <w:rsid w:val="00194E71"/>
    <w:rsid w:val="00195289"/>
    <w:rsid w:val="0019562C"/>
    <w:rsid w:val="00195A3C"/>
    <w:rsid w:val="00196262"/>
    <w:rsid w:val="001963A8"/>
    <w:rsid w:val="00196773"/>
    <w:rsid w:val="00196786"/>
    <w:rsid w:val="0019711D"/>
    <w:rsid w:val="001976F4"/>
    <w:rsid w:val="001A020E"/>
    <w:rsid w:val="001A075D"/>
    <w:rsid w:val="001A0DB6"/>
    <w:rsid w:val="001A0E9A"/>
    <w:rsid w:val="001A10EB"/>
    <w:rsid w:val="001A1AFE"/>
    <w:rsid w:val="001A2239"/>
    <w:rsid w:val="001A238F"/>
    <w:rsid w:val="001A26F0"/>
    <w:rsid w:val="001A2A90"/>
    <w:rsid w:val="001A3A0F"/>
    <w:rsid w:val="001A4151"/>
    <w:rsid w:val="001A53A6"/>
    <w:rsid w:val="001A58BF"/>
    <w:rsid w:val="001A698D"/>
    <w:rsid w:val="001A6FD0"/>
    <w:rsid w:val="001A737A"/>
    <w:rsid w:val="001A7C7A"/>
    <w:rsid w:val="001A7D14"/>
    <w:rsid w:val="001B1877"/>
    <w:rsid w:val="001B1DA1"/>
    <w:rsid w:val="001B20FB"/>
    <w:rsid w:val="001B30C3"/>
    <w:rsid w:val="001B35F3"/>
    <w:rsid w:val="001B37B6"/>
    <w:rsid w:val="001B3B76"/>
    <w:rsid w:val="001B3C7A"/>
    <w:rsid w:val="001B4053"/>
    <w:rsid w:val="001B5707"/>
    <w:rsid w:val="001B5752"/>
    <w:rsid w:val="001B6117"/>
    <w:rsid w:val="001B75FC"/>
    <w:rsid w:val="001B797F"/>
    <w:rsid w:val="001C0AC9"/>
    <w:rsid w:val="001C0F3E"/>
    <w:rsid w:val="001C0F87"/>
    <w:rsid w:val="001C124B"/>
    <w:rsid w:val="001C174E"/>
    <w:rsid w:val="001C1AD9"/>
    <w:rsid w:val="001C1AFE"/>
    <w:rsid w:val="001C1F2D"/>
    <w:rsid w:val="001C3273"/>
    <w:rsid w:val="001C3988"/>
    <w:rsid w:val="001C3AC4"/>
    <w:rsid w:val="001C3DDF"/>
    <w:rsid w:val="001C59AA"/>
    <w:rsid w:val="001C5A12"/>
    <w:rsid w:val="001C5A9B"/>
    <w:rsid w:val="001C6096"/>
    <w:rsid w:val="001C6736"/>
    <w:rsid w:val="001C67FF"/>
    <w:rsid w:val="001C6D3F"/>
    <w:rsid w:val="001C6E3E"/>
    <w:rsid w:val="001C7A96"/>
    <w:rsid w:val="001D023E"/>
    <w:rsid w:val="001D06FA"/>
    <w:rsid w:val="001D0C1B"/>
    <w:rsid w:val="001D11AE"/>
    <w:rsid w:val="001D16B3"/>
    <w:rsid w:val="001D1851"/>
    <w:rsid w:val="001D2191"/>
    <w:rsid w:val="001D23A9"/>
    <w:rsid w:val="001D23D2"/>
    <w:rsid w:val="001D2501"/>
    <w:rsid w:val="001D2621"/>
    <w:rsid w:val="001D280D"/>
    <w:rsid w:val="001D3221"/>
    <w:rsid w:val="001D3790"/>
    <w:rsid w:val="001D444E"/>
    <w:rsid w:val="001D45B9"/>
    <w:rsid w:val="001D4A2D"/>
    <w:rsid w:val="001D6699"/>
    <w:rsid w:val="001D70E7"/>
    <w:rsid w:val="001D7994"/>
    <w:rsid w:val="001D7FE7"/>
    <w:rsid w:val="001E079D"/>
    <w:rsid w:val="001E0BA0"/>
    <w:rsid w:val="001E0C3D"/>
    <w:rsid w:val="001E154B"/>
    <w:rsid w:val="001E157A"/>
    <w:rsid w:val="001E15BA"/>
    <w:rsid w:val="001E20C6"/>
    <w:rsid w:val="001E2316"/>
    <w:rsid w:val="001E2574"/>
    <w:rsid w:val="001E32CE"/>
    <w:rsid w:val="001E42DD"/>
    <w:rsid w:val="001E4530"/>
    <w:rsid w:val="001E4B44"/>
    <w:rsid w:val="001E4C86"/>
    <w:rsid w:val="001E5881"/>
    <w:rsid w:val="001E6104"/>
    <w:rsid w:val="001E681F"/>
    <w:rsid w:val="001E6852"/>
    <w:rsid w:val="001E70BD"/>
    <w:rsid w:val="001E7194"/>
    <w:rsid w:val="001E7964"/>
    <w:rsid w:val="001E7C25"/>
    <w:rsid w:val="001F0C78"/>
    <w:rsid w:val="001F1376"/>
    <w:rsid w:val="001F1B46"/>
    <w:rsid w:val="001F1C71"/>
    <w:rsid w:val="001F2B8F"/>
    <w:rsid w:val="001F2BF3"/>
    <w:rsid w:val="001F2D7D"/>
    <w:rsid w:val="001F2F22"/>
    <w:rsid w:val="001F3090"/>
    <w:rsid w:val="001F34C1"/>
    <w:rsid w:val="001F3778"/>
    <w:rsid w:val="001F3F81"/>
    <w:rsid w:val="001F43DB"/>
    <w:rsid w:val="001F49CB"/>
    <w:rsid w:val="001F5BF7"/>
    <w:rsid w:val="001F5EC0"/>
    <w:rsid w:val="001F62D6"/>
    <w:rsid w:val="001F6A77"/>
    <w:rsid w:val="00200018"/>
    <w:rsid w:val="0020044C"/>
    <w:rsid w:val="00200B1C"/>
    <w:rsid w:val="002013B0"/>
    <w:rsid w:val="00201AC7"/>
    <w:rsid w:val="002028A2"/>
    <w:rsid w:val="0020337C"/>
    <w:rsid w:val="00203A2E"/>
    <w:rsid w:val="002042A0"/>
    <w:rsid w:val="002043A3"/>
    <w:rsid w:val="002043DF"/>
    <w:rsid w:val="00204745"/>
    <w:rsid w:val="00204D40"/>
    <w:rsid w:val="00205D76"/>
    <w:rsid w:val="00205F07"/>
    <w:rsid w:val="002061B6"/>
    <w:rsid w:val="002068EA"/>
    <w:rsid w:val="00206B5E"/>
    <w:rsid w:val="00206F80"/>
    <w:rsid w:val="002078DF"/>
    <w:rsid w:val="0021011C"/>
    <w:rsid w:val="002119A1"/>
    <w:rsid w:val="00211AA8"/>
    <w:rsid w:val="002120B6"/>
    <w:rsid w:val="00212A5E"/>
    <w:rsid w:val="00212FF5"/>
    <w:rsid w:val="002135C7"/>
    <w:rsid w:val="00213D3F"/>
    <w:rsid w:val="00213DFE"/>
    <w:rsid w:val="00213FA0"/>
    <w:rsid w:val="002142C9"/>
    <w:rsid w:val="002143F0"/>
    <w:rsid w:val="00214B6C"/>
    <w:rsid w:val="0021526A"/>
    <w:rsid w:val="002155BD"/>
    <w:rsid w:val="0021571E"/>
    <w:rsid w:val="002157F8"/>
    <w:rsid w:val="00215A3D"/>
    <w:rsid w:val="00216772"/>
    <w:rsid w:val="00220757"/>
    <w:rsid w:val="0022091B"/>
    <w:rsid w:val="0022197F"/>
    <w:rsid w:val="00221A24"/>
    <w:rsid w:val="00221F96"/>
    <w:rsid w:val="002221AD"/>
    <w:rsid w:val="00222BF9"/>
    <w:rsid w:val="00222DED"/>
    <w:rsid w:val="00223866"/>
    <w:rsid w:val="00223C8B"/>
    <w:rsid w:val="0022447B"/>
    <w:rsid w:val="00224A52"/>
    <w:rsid w:val="00224F91"/>
    <w:rsid w:val="00226765"/>
    <w:rsid w:val="00226D1B"/>
    <w:rsid w:val="0022726F"/>
    <w:rsid w:val="002275FD"/>
    <w:rsid w:val="00227796"/>
    <w:rsid w:val="00227FB5"/>
    <w:rsid w:val="00231073"/>
    <w:rsid w:val="002315D4"/>
    <w:rsid w:val="00232442"/>
    <w:rsid w:val="002329E2"/>
    <w:rsid w:val="00232A16"/>
    <w:rsid w:val="0023338C"/>
    <w:rsid w:val="00233CEB"/>
    <w:rsid w:val="00234464"/>
    <w:rsid w:val="0023446E"/>
    <w:rsid w:val="0023450A"/>
    <w:rsid w:val="00234519"/>
    <w:rsid w:val="00234917"/>
    <w:rsid w:val="00235DDB"/>
    <w:rsid w:val="00236CBF"/>
    <w:rsid w:val="00236DFE"/>
    <w:rsid w:val="002374DB"/>
    <w:rsid w:val="002405AC"/>
    <w:rsid w:val="00241AB3"/>
    <w:rsid w:val="00241AC5"/>
    <w:rsid w:val="00241CA3"/>
    <w:rsid w:val="00242120"/>
    <w:rsid w:val="002425C5"/>
    <w:rsid w:val="00242BB2"/>
    <w:rsid w:val="00242C71"/>
    <w:rsid w:val="00242D49"/>
    <w:rsid w:val="00242E3C"/>
    <w:rsid w:val="00242F73"/>
    <w:rsid w:val="00243132"/>
    <w:rsid w:val="0024364D"/>
    <w:rsid w:val="00243E74"/>
    <w:rsid w:val="002444A0"/>
    <w:rsid w:val="002456B3"/>
    <w:rsid w:val="00245C2F"/>
    <w:rsid w:val="00246495"/>
    <w:rsid w:val="00246A81"/>
    <w:rsid w:val="0024731F"/>
    <w:rsid w:val="002474B2"/>
    <w:rsid w:val="00247894"/>
    <w:rsid w:val="00247BBE"/>
    <w:rsid w:val="0025005F"/>
    <w:rsid w:val="00250723"/>
    <w:rsid w:val="00250BDB"/>
    <w:rsid w:val="00250C74"/>
    <w:rsid w:val="00251C56"/>
    <w:rsid w:val="0025226A"/>
    <w:rsid w:val="0025324E"/>
    <w:rsid w:val="00253476"/>
    <w:rsid w:val="0025378D"/>
    <w:rsid w:val="00253825"/>
    <w:rsid w:val="00253AF7"/>
    <w:rsid w:val="00253F7A"/>
    <w:rsid w:val="002545B5"/>
    <w:rsid w:val="0025461B"/>
    <w:rsid w:val="0025494F"/>
    <w:rsid w:val="00255270"/>
    <w:rsid w:val="00255C25"/>
    <w:rsid w:val="00255EAD"/>
    <w:rsid w:val="00256AD8"/>
    <w:rsid w:val="002571CA"/>
    <w:rsid w:val="0025780E"/>
    <w:rsid w:val="0025782F"/>
    <w:rsid w:val="002578AD"/>
    <w:rsid w:val="00257946"/>
    <w:rsid w:val="00257A0C"/>
    <w:rsid w:val="00257DC0"/>
    <w:rsid w:val="00257F91"/>
    <w:rsid w:val="002600EC"/>
    <w:rsid w:val="002603E0"/>
    <w:rsid w:val="00260731"/>
    <w:rsid w:val="002608FE"/>
    <w:rsid w:val="00261AE7"/>
    <w:rsid w:val="00261B98"/>
    <w:rsid w:val="00261EDC"/>
    <w:rsid w:val="002622E4"/>
    <w:rsid w:val="0026234D"/>
    <w:rsid w:val="002625AA"/>
    <w:rsid w:val="002629A4"/>
    <w:rsid w:val="00262C02"/>
    <w:rsid w:val="0026306E"/>
    <w:rsid w:val="00263137"/>
    <w:rsid w:val="0026325F"/>
    <w:rsid w:val="00263501"/>
    <w:rsid w:val="00263A77"/>
    <w:rsid w:val="00264974"/>
    <w:rsid w:val="00264E5E"/>
    <w:rsid w:val="00265A94"/>
    <w:rsid w:val="0026608F"/>
    <w:rsid w:val="002663AA"/>
    <w:rsid w:val="002663C0"/>
    <w:rsid w:val="00266521"/>
    <w:rsid w:val="00266582"/>
    <w:rsid w:val="002669F2"/>
    <w:rsid w:val="00266D93"/>
    <w:rsid w:val="002674FE"/>
    <w:rsid w:val="002676CC"/>
    <w:rsid w:val="002679E2"/>
    <w:rsid w:val="00267ED4"/>
    <w:rsid w:val="00270358"/>
    <w:rsid w:val="002703CA"/>
    <w:rsid w:val="00270528"/>
    <w:rsid w:val="00270752"/>
    <w:rsid w:val="00270DC2"/>
    <w:rsid w:val="00271566"/>
    <w:rsid w:val="00271A4F"/>
    <w:rsid w:val="00271CAF"/>
    <w:rsid w:val="00271E82"/>
    <w:rsid w:val="00271FEE"/>
    <w:rsid w:val="002721F1"/>
    <w:rsid w:val="002723B6"/>
    <w:rsid w:val="00272522"/>
    <w:rsid w:val="00272EEE"/>
    <w:rsid w:val="00273133"/>
    <w:rsid w:val="002738E9"/>
    <w:rsid w:val="00273902"/>
    <w:rsid w:val="00273F64"/>
    <w:rsid w:val="002740F3"/>
    <w:rsid w:val="002742D9"/>
    <w:rsid w:val="00274955"/>
    <w:rsid w:val="00274AC1"/>
    <w:rsid w:val="00274C67"/>
    <w:rsid w:val="00275687"/>
    <w:rsid w:val="00275855"/>
    <w:rsid w:val="00275CE9"/>
    <w:rsid w:val="00275FAE"/>
    <w:rsid w:val="00276082"/>
    <w:rsid w:val="002763AB"/>
    <w:rsid w:val="00277034"/>
    <w:rsid w:val="002775D3"/>
    <w:rsid w:val="00280AF4"/>
    <w:rsid w:val="00281EDC"/>
    <w:rsid w:val="002820C5"/>
    <w:rsid w:val="002823C2"/>
    <w:rsid w:val="002833B6"/>
    <w:rsid w:val="002841AE"/>
    <w:rsid w:val="002846A4"/>
    <w:rsid w:val="00284843"/>
    <w:rsid w:val="0028488D"/>
    <w:rsid w:val="00284B21"/>
    <w:rsid w:val="00285874"/>
    <w:rsid w:val="00285C0D"/>
    <w:rsid w:val="00286B97"/>
    <w:rsid w:val="00287119"/>
    <w:rsid w:val="00287718"/>
    <w:rsid w:val="0029049B"/>
    <w:rsid w:val="00290D21"/>
    <w:rsid w:val="00290DAC"/>
    <w:rsid w:val="00290E0E"/>
    <w:rsid w:val="002926CE"/>
    <w:rsid w:val="00292B87"/>
    <w:rsid w:val="00292D58"/>
    <w:rsid w:val="00293834"/>
    <w:rsid w:val="00293A6D"/>
    <w:rsid w:val="00293C61"/>
    <w:rsid w:val="0029424C"/>
    <w:rsid w:val="002947B3"/>
    <w:rsid w:val="002947F6"/>
    <w:rsid w:val="00294C53"/>
    <w:rsid w:val="00295021"/>
    <w:rsid w:val="00295BE8"/>
    <w:rsid w:val="002963F9"/>
    <w:rsid w:val="002964AA"/>
    <w:rsid w:val="00296A90"/>
    <w:rsid w:val="00296B00"/>
    <w:rsid w:val="00296F28"/>
    <w:rsid w:val="00297B34"/>
    <w:rsid w:val="00297BD2"/>
    <w:rsid w:val="002A0914"/>
    <w:rsid w:val="002A0B5D"/>
    <w:rsid w:val="002A0C44"/>
    <w:rsid w:val="002A0CBB"/>
    <w:rsid w:val="002A0F03"/>
    <w:rsid w:val="002A1890"/>
    <w:rsid w:val="002A1C25"/>
    <w:rsid w:val="002A1E21"/>
    <w:rsid w:val="002A28D1"/>
    <w:rsid w:val="002A2B2C"/>
    <w:rsid w:val="002A2C02"/>
    <w:rsid w:val="002A2D43"/>
    <w:rsid w:val="002A2FBC"/>
    <w:rsid w:val="002A4011"/>
    <w:rsid w:val="002A450A"/>
    <w:rsid w:val="002A4839"/>
    <w:rsid w:val="002A4D2C"/>
    <w:rsid w:val="002A4E65"/>
    <w:rsid w:val="002A4E6A"/>
    <w:rsid w:val="002A5011"/>
    <w:rsid w:val="002A51A3"/>
    <w:rsid w:val="002A53C8"/>
    <w:rsid w:val="002A567C"/>
    <w:rsid w:val="002A5DD2"/>
    <w:rsid w:val="002A6768"/>
    <w:rsid w:val="002A6805"/>
    <w:rsid w:val="002A6A8A"/>
    <w:rsid w:val="002A734E"/>
    <w:rsid w:val="002A76A6"/>
    <w:rsid w:val="002A7C34"/>
    <w:rsid w:val="002B07B7"/>
    <w:rsid w:val="002B0C83"/>
    <w:rsid w:val="002B1AB4"/>
    <w:rsid w:val="002B2497"/>
    <w:rsid w:val="002B287F"/>
    <w:rsid w:val="002B2DB9"/>
    <w:rsid w:val="002B2FFE"/>
    <w:rsid w:val="002B306E"/>
    <w:rsid w:val="002B3B56"/>
    <w:rsid w:val="002B4568"/>
    <w:rsid w:val="002B563D"/>
    <w:rsid w:val="002B59D0"/>
    <w:rsid w:val="002B5FED"/>
    <w:rsid w:val="002B63D9"/>
    <w:rsid w:val="002B6A0B"/>
    <w:rsid w:val="002B6B61"/>
    <w:rsid w:val="002B6B9E"/>
    <w:rsid w:val="002B6F9E"/>
    <w:rsid w:val="002B7EB5"/>
    <w:rsid w:val="002B7FD3"/>
    <w:rsid w:val="002C0251"/>
    <w:rsid w:val="002C0491"/>
    <w:rsid w:val="002C0D03"/>
    <w:rsid w:val="002C0EB6"/>
    <w:rsid w:val="002C1432"/>
    <w:rsid w:val="002C1A3E"/>
    <w:rsid w:val="002C1B42"/>
    <w:rsid w:val="002C1C3A"/>
    <w:rsid w:val="002C1CD5"/>
    <w:rsid w:val="002C24C9"/>
    <w:rsid w:val="002C254D"/>
    <w:rsid w:val="002C293C"/>
    <w:rsid w:val="002C2953"/>
    <w:rsid w:val="002C315B"/>
    <w:rsid w:val="002C3EC9"/>
    <w:rsid w:val="002C47A3"/>
    <w:rsid w:val="002C57C8"/>
    <w:rsid w:val="002C5BE3"/>
    <w:rsid w:val="002C657D"/>
    <w:rsid w:val="002C68C1"/>
    <w:rsid w:val="002C68C2"/>
    <w:rsid w:val="002C6D61"/>
    <w:rsid w:val="002C6DE3"/>
    <w:rsid w:val="002C775B"/>
    <w:rsid w:val="002C7D93"/>
    <w:rsid w:val="002D045D"/>
    <w:rsid w:val="002D08DD"/>
    <w:rsid w:val="002D0A0C"/>
    <w:rsid w:val="002D0A61"/>
    <w:rsid w:val="002D0EAF"/>
    <w:rsid w:val="002D139D"/>
    <w:rsid w:val="002D174A"/>
    <w:rsid w:val="002D1A01"/>
    <w:rsid w:val="002D1DBA"/>
    <w:rsid w:val="002D297B"/>
    <w:rsid w:val="002D35BE"/>
    <w:rsid w:val="002D4302"/>
    <w:rsid w:val="002D444C"/>
    <w:rsid w:val="002D45F7"/>
    <w:rsid w:val="002D47D7"/>
    <w:rsid w:val="002D4C9D"/>
    <w:rsid w:val="002D5297"/>
    <w:rsid w:val="002D56EC"/>
    <w:rsid w:val="002D5918"/>
    <w:rsid w:val="002D5986"/>
    <w:rsid w:val="002D5EA0"/>
    <w:rsid w:val="002D6023"/>
    <w:rsid w:val="002D6833"/>
    <w:rsid w:val="002D6A04"/>
    <w:rsid w:val="002D725A"/>
    <w:rsid w:val="002E000A"/>
    <w:rsid w:val="002E0071"/>
    <w:rsid w:val="002E0478"/>
    <w:rsid w:val="002E099D"/>
    <w:rsid w:val="002E0C8C"/>
    <w:rsid w:val="002E0E9A"/>
    <w:rsid w:val="002E1515"/>
    <w:rsid w:val="002E15A1"/>
    <w:rsid w:val="002E1795"/>
    <w:rsid w:val="002E1808"/>
    <w:rsid w:val="002E1888"/>
    <w:rsid w:val="002E1FA3"/>
    <w:rsid w:val="002E20FC"/>
    <w:rsid w:val="002E26F3"/>
    <w:rsid w:val="002E2BE4"/>
    <w:rsid w:val="002E2C74"/>
    <w:rsid w:val="002E3950"/>
    <w:rsid w:val="002E3A00"/>
    <w:rsid w:val="002E3A76"/>
    <w:rsid w:val="002E3ACD"/>
    <w:rsid w:val="002E3B74"/>
    <w:rsid w:val="002E4890"/>
    <w:rsid w:val="002E499B"/>
    <w:rsid w:val="002E4B35"/>
    <w:rsid w:val="002E5000"/>
    <w:rsid w:val="002E50E5"/>
    <w:rsid w:val="002E5352"/>
    <w:rsid w:val="002E66C8"/>
    <w:rsid w:val="002E6AE4"/>
    <w:rsid w:val="002E6AEC"/>
    <w:rsid w:val="002E6C8E"/>
    <w:rsid w:val="002E6DFF"/>
    <w:rsid w:val="002E7018"/>
    <w:rsid w:val="002E7716"/>
    <w:rsid w:val="002F02FC"/>
    <w:rsid w:val="002F0719"/>
    <w:rsid w:val="002F1F90"/>
    <w:rsid w:val="002F21AD"/>
    <w:rsid w:val="002F22FF"/>
    <w:rsid w:val="002F2A40"/>
    <w:rsid w:val="002F3293"/>
    <w:rsid w:val="002F3404"/>
    <w:rsid w:val="002F3463"/>
    <w:rsid w:val="002F3485"/>
    <w:rsid w:val="002F3604"/>
    <w:rsid w:val="002F39D1"/>
    <w:rsid w:val="002F3E24"/>
    <w:rsid w:val="002F45D8"/>
    <w:rsid w:val="002F4B3A"/>
    <w:rsid w:val="002F5450"/>
    <w:rsid w:val="002F551E"/>
    <w:rsid w:val="002F5FC5"/>
    <w:rsid w:val="002F6393"/>
    <w:rsid w:val="002F6B0D"/>
    <w:rsid w:val="002F6D34"/>
    <w:rsid w:val="002F6D60"/>
    <w:rsid w:val="002F765C"/>
    <w:rsid w:val="002F76E6"/>
    <w:rsid w:val="003002FB"/>
    <w:rsid w:val="00301381"/>
    <w:rsid w:val="00301608"/>
    <w:rsid w:val="00301B6A"/>
    <w:rsid w:val="003029BB"/>
    <w:rsid w:val="0030307F"/>
    <w:rsid w:val="00303164"/>
    <w:rsid w:val="0030378D"/>
    <w:rsid w:val="003037C0"/>
    <w:rsid w:val="00304135"/>
    <w:rsid w:val="003046F7"/>
    <w:rsid w:val="00304DEF"/>
    <w:rsid w:val="00305DEC"/>
    <w:rsid w:val="00305F77"/>
    <w:rsid w:val="00306C4E"/>
    <w:rsid w:val="003070D8"/>
    <w:rsid w:val="0030767B"/>
    <w:rsid w:val="00307A04"/>
    <w:rsid w:val="00307D12"/>
    <w:rsid w:val="003100EC"/>
    <w:rsid w:val="0031026B"/>
    <w:rsid w:val="0031050B"/>
    <w:rsid w:val="00310642"/>
    <w:rsid w:val="00310762"/>
    <w:rsid w:val="00310B41"/>
    <w:rsid w:val="00310B57"/>
    <w:rsid w:val="00310C2D"/>
    <w:rsid w:val="00310C89"/>
    <w:rsid w:val="00310DF8"/>
    <w:rsid w:val="00311013"/>
    <w:rsid w:val="003118D9"/>
    <w:rsid w:val="0031277A"/>
    <w:rsid w:val="00312E35"/>
    <w:rsid w:val="00313105"/>
    <w:rsid w:val="003133EB"/>
    <w:rsid w:val="00313C0B"/>
    <w:rsid w:val="00314081"/>
    <w:rsid w:val="00314AA2"/>
    <w:rsid w:val="00314BE0"/>
    <w:rsid w:val="00314C62"/>
    <w:rsid w:val="00314E23"/>
    <w:rsid w:val="00315383"/>
    <w:rsid w:val="0031567F"/>
    <w:rsid w:val="00315B09"/>
    <w:rsid w:val="003165B8"/>
    <w:rsid w:val="003169FD"/>
    <w:rsid w:val="00317B30"/>
    <w:rsid w:val="0032029B"/>
    <w:rsid w:val="00321072"/>
    <w:rsid w:val="00321ECD"/>
    <w:rsid w:val="00321F34"/>
    <w:rsid w:val="00322244"/>
    <w:rsid w:val="003222BF"/>
    <w:rsid w:val="003225B9"/>
    <w:rsid w:val="00322A88"/>
    <w:rsid w:val="00322C08"/>
    <w:rsid w:val="00322DDA"/>
    <w:rsid w:val="00322EC1"/>
    <w:rsid w:val="00323462"/>
    <w:rsid w:val="00323E1A"/>
    <w:rsid w:val="00323E57"/>
    <w:rsid w:val="00324030"/>
    <w:rsid w:val="003247D5"/>
    <w:rsid w:val="00324C77"/>
    <w:rsid w:val="00324FC8"/>
    <w:rsid w:val="0032534F"/>
    <w:rsid w:val="00325582"/>
    <w:rsid w:val="00325D0B"/>
    <w:rsid w:val="003275B7"/>
    <w:rsid w:val="00327681"/>
    <w:rsid w:val="003278D5"/>
    <w:rsid w:val="00327F99"/>
    <w:rsid w:val="0033001B"/>
    <w:rsid w:val="003302D2"/>
    <w:rsid w:val="003304D0"/>
    <w:rsid w:val="00330EFA"/>
    <w:rsid w:val="0033135E"/>
    <w:rsid w:val="0033169B"/>
    <w:rsid w:val="00331987"/>
    <w:rsid w:val="00331C6A"/>
    <w:rsid w:val="00331E93"/>
    <w:rsid w:val="0033274B"/>
    <w:rsid w:val="00332A10"/>
    <w:rsid w:val="00332F8F"/>
    <w:rsid w:val="003337F5"/>
    <w:rsid w:val="003339D1"/>
    <w:rsid w:val="0033435B"/>
    <w:rsid w:val="003347D7"/>
    <w:rsid w:val="003350D7"/>
    <w:rsid w:val="00335273"/>
    <w:rsid w:val="00335343"/>
    <w:rsid w:val="0033592A"/>
    <w:rsid w:val="0033604F"/>
    <w:rsid w:val="00336728"/>
    <w:rsid w:val="00336EE0"/>
    <w:rsid w:val="00337437"/>
    <w:rsid w:val="0033775A"/>
    <w:rsid w:val="00337BB7"/>
    <w:rsid w:val="00340F37"/>
    <w:rsid w:val="0034100D"/>
    <w:rsid w:val="00341335"/>
    <w:rsid w:val="003415B7"/>
    <w:rsid w:val="003418D1"/>
    <w:rsid w:val="00341BB0"/>
    <w:rsid w:val="0034223F"/>
    <w:rsid w:val="003424CD"/>
    <w:rsid w:val="003426BC"/>
    <w:rsid w:val="003445B1"/>
    <w:rsid w:val="00344B6D"/>
    <w:rsid w:val="003455AD"/>
    <w:rsid w:val="00346AA0"/>
    <w:rsid w:val="00346AB8"/>
    <w:rsid w:val="00346D23"/>
    <w:rsid w:val="00346D3E"/>
    <w:rsid w:val="00346FEF"/>
    <w:rsid w:val="00347409"/>
    <w:rsid w:val="003476EF"/>
    <w:rsid w:val="003477CD"/>
    <w:rsid w:val="003478F8"/>
    <w:rsid w:val="00347D4B"/>
    <w:rsid w:val="00350011"/>
    <w:rsid w:val="00350530"/>
    <w:rsid w:val="00350F7A"/>
    <w:rsid w:val="003510C3"/>
    <w:rsid w:val="003516D6"/>
    <w:rsid w:val="003517C0"/>
    <w:rsid w:val="003518CC"/>
    <w:rsid w:val="003519BE"/>
    <w:rsid w:val="003523FA"/>
    <w:rsid w:val="003528C8"/>
    <w:rsid w:val="00352C55"/>
    <w:rsid w:val="00352F9A"/>
    <w:rsid w:val="003533F9"/>
    <w:rsid w:val="00353597"/>
    <w:rsid w:val="003538EB"/>
    <w:rsid w:val="00353EB6"/>
    <w:rsid w:val="00354418"/>
    <w:rsid w:val="00354740"/>
    <w:rsid w:val="003547FC"/>
    <w:rsid w:val="00354F41"/>
    <w:rsid w:val="003558B8"/>
    <w:rsid w:val="00355BD8"/>
    <w:rsid w:val="00355CD5"/>
    <w:rsid w:val="0035627C"/>
    <w:rsid w:val="00357392"/>
    <w:rsid w:val="00357C54"/>
    <w:rsid w:val="00357E1B"/>
    <w:rsid w:val="00360859"/>
    <w:rsid w:val="00360F36"/>
    <w:rsid w:val="00360F6B"/>
    <w:rsid w:val="00361E25"/>
    <w:rsid w:val="003621BC"/>
    <w:rsid w:val="00362371"/>
    <w:rsid w:val="003626B7"/>
    <w:rsid w:val="003628B9"/>
    <w:rsid w:val="003629A4"/>
    <w:rsid w:val="003629C0"/>
    <w:rsid w:val="00362B43"/>
    <w:rsid w:val="00363B6A"/>
    <w:rsid w:val="00363DF2"/>
    <w:rsid w:val="003646FE"/>
    <w:rsid w:val="00364FAF"/>
    <w:rsid w:val="0036519F"/>
    <w:rsid w:val="003655B8"/>
    <w:rsid w:val="00365696"/>
    <w:rsid w:val="00365BDE"/>
    <w:rsid w:val="00365D31"/>
    <w:rsid w:val="00366070"/>
    <w:rsid w:val="003661E6"/>
    <w:rsid w:val="00366292"/>
    <w:rsid w:val="00366428"/>
    <w:rsid w:val="00366491"/>
    <w:rsid w:val="003669B1"/>
    <w:rsid w:val="00366BF9"/>
    <w:rsid w:val="00366C21"/>
    <w:rsid w:val="00367284"/>
    <w:rsid w:val="00367358"/>
    <w:rsid w:val="00367937"/>
    <w:rsid w:val="00367A5D"/>
    <w:rsid w:val="00370251"/>
    <w:rsid w:val="00370718"/>
    <w:rsid w:val="003708A7"/>
    <w:rsid w:val="003709F4"/>
    <w:rsid w:val="003715E8"/>
    <w:rsid w:val="003718CF"/>
    <w:rsid w:val="0037242C"/>
    <w:rsid w:val="00372B13"/>
    <w:rsid w:val="00372C59"/>
    <w:rsid w:val="00372DC0"/>
    <w:rsid w:val="00373051"/>
    <w:rsid w:val="003730FB"/>
    <w:rsid w:val="0037356A"/>
    <w:rsid w:val="00374B4C"/>
    <w:rsid w:val="00374F0E"/>
    <w:rsid w:val="00375265"/>
    <w:rsid w:val="00375D90"/>
    <w:rsid w:val="00376430"/>
    <w:rsid w:val="003764D4"/>
    <w:rsid w:val="00376527"/>
    <w:rsid w:val="00376C61"/>
    <w:rsid w:val="00376CC4"/>
    <w:rsid w:val="00376D29"/>
    <w:rsid w:val="0037730C"/>
    <w:rsid w:val="0037782E"/>
    <w:rsid w:val="00377B8B"/>
    <w:rsid w:val="00377F38"/>
    <w:rsid w:val="00377FE6"/>
    <w:rsid w:val="00380859"/>
    <w:rsid w:val="0038129F"/>
    <w:rsid w:val="00381E76"/>
    <w:rsid w:val="003820D6"/>
    <w:rsid w:val="003824D4"/>
    <w:rsid w:val="0038281B"/>
    <w:rsid w:val="003829EF"/>
    <w:rsid w:val="00382F82"/>
    <w:rsid w:val="00383292"/>
    <w:rsid w:val="00383D99"/>
    <w:rsid w:val="00383F39"/>
    <w:rsid w:val="00384224"/>
    <w:rsid w:val="00384865"/>
    <w:rsid w:val="00384BFF"/>
    <w:rsid w:val="00385156"/>
    <w:rsid w:val="0038598C"/>
    <w:rsid w:val="003860FC"/>
    <w:rsid w:val="0038636E"/>
    <w:rsid w:val="0038659D"/>
    <w:rsid w:val="0038698D"/>
    <w:rsid w:val="00386B43"/>
    <w:rsid w:val="0038755E"/>
    <w:rsid w:val="00387ACA"/>
    <w:rsid w:val="00387B75"/>
    <w:rsid w:val="00390046"/>
    <w:rsid w:val="00390278"/>
    <w:rsid w:val="003903A3"/>
    <w:rsid w:val="003908B1"/>
    <w:rsid w:val="00390D2A"/>
    <w:rsid w:val="00390FBA"/>
    <w:rsid w:val="003913C8"/>
    <w:rsid w:val="003913EF"/>
    <w:rsid w:val="003915DB"/>
    <w:rsid w:val="003919FD"/>
    <w:rsid w:val="00391AA4"/>
    <w:rsid w:val="00391FAB"/>
    <w:rsid w:val="00392343"/>
    <w:rsid w:val="0039241F"/>
    <w:rsid w:val="0039243A"/>
    <w:rsid w:val="00393D68"/>
    <w:rsid w:val="00395613"/>
    <w:rsid w:val="00395A0A"/>
    <w:rsid w:val="00395CBA"/>
    <w:rsid w:val="00395D37"/>
    <w:rsid w:val="003967A0"/>
    <w:rsid w:val="00396C27"/>
    <w:rsid w:val="00396C59"/>
    <w:rsid w:val="00396C60"/>
    <w:rsid w:val="00396F86"/>
    <w:rsid w:val="00397F28"/>
    <w:rsid w:val="003A00ED"/>
    <w:rsid w:val="003A0151"/>
    <w:rsid w:val="003A099B"/>
    <w:rsid w:val="003A13BA"/>
    <w:rsid w:val="003A1881"/>
    <w:rsid w:val="003A1B0D"/>
    <w:rsid w:val="003A1C16"/>
    <w:rsid w:val="003A2167"/>
    <w:rsid w:val="003A24A6"/>
    <w:rsid w:val="003A35AD"/>
    <w:rsid w:val="003A3870"/>
    <w:rsid w:val="003A4256"/>
    <w:rsid w:val="003A4DAB"/>
    <w:rsid w:val="003A4FD6"/>
    <w:rsid w:val="003A53A8"/>
    <w:rsid w:val="003A61B7"/>
    <w:rsid w:val="003A6463"/>
    <w:rsid w:val="003A758C"/>
    <w:rsid w:val="003A78FA"/>
    <w:rsid w:val="003A7E89"/>
    <w:rsid w:val="003A7F4A"/>
    <w:rsid w:val="003B03F4"/>
    <w:rsid w:val="003B1188"/>
    <w:rsid w:val="003B136F"/>
    <w:rsid w:val="003B17DD"/>
    <w:rsid w:val="003B1A7C"/>
    <w:rsid w:val="003B2F0C"/>
    <w:rsid w:val="003B4339"/>
    <w:rsid w:val="003B5075"/>
    <w:rsid w:val="003B508B"/>
    <w:rsid w:val="003B5522"/>
    <w:rsid w:val="003B5EE5"/>
    <w:rsid w:val="003B5F38"/>
    <w:rsid w:val="003B60F6"/>
    <w:rsid w:val="003B65CE"/>
    <w:rsid w:val="003B65E3"/>
    <w:rsid w:val="003B6A52"/>
    <w:rsid w:val="003B747E"/>
    <w:rsid w:val="003B74B4"/>
    <w:rsid w:val="003B773D"/>
    <w:rsid w:val="003B7A51"/>
    <w:rsid w:val="003C100A"/>
    <w:rsid w:val="003C155A"/>
    <w:rsid w:val="003C177E"/>
    <w:rsid w:val="003C1986"/>
    <w:rsid w:val="003C1F69"/>
    <w:rsid w:val="003C2119"/>
    <w:rsid w:val="003C291C"/>
    <w:rsid w:val="003C2D68"/>
    <w:rsid w:val="003C3DB2"/>
    <w:rsid w:val="003C40DD"/>
    <w:rsid w:val="003C4961"/>
    <w:rsid w:val="003C4B9C"/>
    <w:rsid w:val="003C4C98"/>
    <w:rsid w:val="003C5499"/>
    <w:rsid w:val="003C5E39"/>
    <w:rsid w:val="003C6AB4"/>
    <w:rsid w:val="003C6FD1"/>
    <w:rsid w:val="003C714C"/>
    <w:rsid w:val="003C7167"/>
    <w:rsid w:val="003C7384"/>
    <w:rsid w:val="003C7391"/>
    <w:rsid w:val="003C73C1"/>
    <w:rsid w:val="003C75B4"/>
    <w:rsid w:val="003C7821"/>
    <w:rsid w:val="003C7CD0"/>
    <w:rsid w:val="003D020E"/>
    <w:rsid w:val="003D0975"/>
    <w:rsid w:val="003D1349"/>
    <w:rsid w:val="003D260E"/>
    <w:rsid w:val="003D26F4"/>
    <w:rsid w:val="003D2959"/>
    <w:rsid w:val="003D2B8A"/>
    <w:rsid w:val="003D4C79"/>
    <w:rsid w:val="003D4E5E"/>
    <w:rsid w:val="003D624E"/>
    <w:rsid w:val="003D6761"/>
    <w:rsid w:val="003D6A30"/>
    <w:rsid w:val="003D71FA"/>
    <w:rsid w:val="003D7CA0"/>
    <w:rsid w:val="003D7D03"/>
    <w:rsid w:val="003D7EC9"/>
    <w:rsid w:val="003E0148"/>
    <w:rsid w:val="003E079A"/>
    <w:rsid w:val="003E0A43"/>
    <w:rsid w:val="003E0A89"/>
    <w:rsid w:val="003E0C6E"/>
    <w:rsid w:val="003E0CFC"/>
    <w:rsid w:val="003E0D0D"/>
    <w:rsid w:val="003E14E2"/>
    <w:rsid w:val="003E15B7"/>
    <w:rsid w:val="003E2A35"/>
    <w:rsid w:val="003E2F24"/>
    <w:rsid w:val="003E33A9"/>
    <w:rsid w:val="003E34B2"/>
    <w:rsid w:val="003E34CC"/>
    <w:rsid w:val="003E3591"/>
    <w:rsid w:val="003E3717"/>
    <w:rsid w:val="003E472E"/>
    <w:rsid w:val="003E552E"/>
    <w:rsid w:val="003E55CF"/>
    <w:rsid w:val="003E5C5D"/>
    <w:rsid w:val="003E5CC0"/>
    <w:rsid w:val="003E60AB"/>
    <w:rsid w:val="003E64B6"/>
    <w:rsid w:val="003E6514"/>
    <w:rsid w:val="003E67E8"/>
    <w:rsid w:val="003E7413"/>
    <w:rsid w:val="003E7EAF"/>
    <w:rsid w:val="003F0C56"/>
    <w:rsid w:val="003F1277"/>
    <w:rsid w:val="003F14CE"/>
    <w:rsid w:val="003F184D"/>
    <w:rsid w:val="003F1861"/>
    <w:rsid w:val="003F1862"/>
    <w:rsid w:val="003F1FF7"/>
    <w:rsid w:val="003F2210"/>
    <w:rsid w:val="003F2DBB"/>
    <w:rsid w:val="003F2F7F"/>
    <w:rsid w:val="003F34B2"/>
    <w:rsid w:val="003F3BB8"/>
    <w:rsid w:val="003F44FF"/>
    <w:rsid w:val="003F45E4"/>
    <w:rsid w:val="003F4FF2"/>
    <w:rsid w:val="003F543D"/>
    <w:rsid w:val="003F5AFC"/>
    <w:rsid w:val="003F5CC9"/>
    <w:rsid w:val="003F5DB9"/>
    <w:rsid w:val="003F6B53"/>
    <w:rsid w:val="003F6BC6"/>
    <w:rsid w:val="003F744E"/>
    <w:rsid w:val="003F753E"/>
    <w:rsid w:val="003F785B"/>
    <w:rsid w:val="003F7C42"/>
    <w:rsid w:val="003F7DE9"/>
    <w:rsid w:val="004009A8"/>
    <w:rsid w:val="00400CB4"/>
    <w:rsid w:val="00401215"/>
    <w:rsid w:val="004012DE"/>
    <w:rsid w:val="004013AF"/>
    <w:rsid w:val="004016D6"/>
    <w:rsid w:val="0040191A"/>
    <w:rsid w:val="00401AD5"/>
    <w:rsid w:val="00401BDE"/>
    <w:rsid w:val="00402052"/>
    <w:rsid w:val="004020E3"/>
    <w:rsid w:val="0040266F"/>
    <w:rsid w:val="00403105"/>
    <w:rsid w:val="004031A0"/>
    <w:rsid w:val="004032F3"/>
    <w:rsid w:val="004039C5"/>
    <w:rsid w:val="00403B5F"/>
    <w:rsid w:val="00404774"/>
    <w:rsid w:val="00404901"/>
    <w:rsid w:val="00404FF9"/>
    <w:rsid w:val="0040500B"/>
    <w:rsid w:val="00405640"/>
    <w:rsid w:val="004060B5"/>
    <w:rsid w:val="00406D1A"/>
    <w:rsid w:val="00407496"/>
    <w:rsid w:val="00407997"/>
    <w:rsid w:val="00407E29"/>
    <w:rsid w:val="00407ED1"/>
    <w:rsid w:val="00410728"/>
    <w:rsid w:val="004114C1"/>
    <w:rsid w:val="004115D0"/>
    <w:rsid w:val="004119D4"/>
    <w:rsid w:val="0041273E"/>
    <w:rsid w:val="00412C78"/>
    <w:rsid w:val="0041323E"/>
    <w:rsid w:val="00413319"/>
    <w:rsid w:val="00413806"/>
    <w:rsid w:val="00413E77"/>
    <w:rsid w:val="00413FE8"/>
    <w:rsid w:val="00414206"/>
    <w:rsid w:val="004142DD"/>
    <w:rsid w:val="004145CC"/>
    <w:rsid w:val="00414D8A"/>
    <w:rsid w:val="00415999"/>
    <w:rsid w:val="00415C39"/>
    <w:rsid w:val="004169C7"/>
    <w:rsid w:val="00420A41"/>
    <w:rsid w:val="00420AFB"/>
    <w:rsid w:val="00420F12"/>
    <w:rsid w:val="0042186E"/>
    <w:rsid w:val="004219DE"/>
    <w:rsid w:val="00421A69"/>
    <w:rsid w:val="00421AB1"/>
    <w:rsid w:val="004223D7"/>
    <w:rsid w:val="00422B39"/>
    <w:rsid w:val="004233CF"/>
    <w:rsid w:val="00423CE9"/>
    <w:rsid w:val="0042480A"/>
    <w:rsid w:val="00424A9B"/>
    <w:rsid w:val="00425416"/>
    <w:rsid w:val="00425994"/>
    <w:rsid w:val="00425AE1"/>
    <w:rsid w:val="00425B5A"/>
    <w:rsid w:val="00425CFF"/>
    <w:rsid w:val="00425E76"/>
    <w:rsid w:val="00425E96"/>
    <w:rsid w:val="004265A1"/>
    <w:rsid w:val="00426F52"/>
    <w:rsid w:val="00427229"/>
    <w:rsid w:val="004276FD"/>
    <w:rsid w:val="00427FE1"/>
    <w:rsid w:val="004303CE"/>
    <w:rsid w:val="0043053E"/>
    <w:rsid w:val="004306A1"/>
    <w:rsid w:val="00430832"/>
    <w:rsid w:val="00430D0F"/>
    <w:rsid w:val="00430D75"/>
    <w:rsid w:val="00430FF9"/>
    <w:rsid w:val="0043124D"/>
    <w:rsid w:val="00431288"/>
    <w:rsid w:val="00431616"/>
    <w:rsid w:val="004319D0"/>
    <w:rsid w:val="00432091"/>
    <w:rsid w:val="004326EA"/>
    <w:rsid w:val="004328B8"/>
    <w:rsid w:val="0043296F"/>
    <w:rsid w:val="004331D8"/>
    <w:rsid w:val="0043417E"/>
    <w:rsid w:val="0043492B"/>
    <w:rsid w:val="004356ED"/>
    <w:rsid w:val="004357B7"/>
    <w:rsid w:val="00435B4C"/>
    <w:rsid w:val="00435E22"/>
    <w:rsid w:val="0043639C"/>
    <w:rsid w:val="00436C85"/>
    <w:rsid w:val="00437087"/>
    <w:rsid w:val="004379E9"/>
    <w:rsid w:val="00440658"/>
    <w:rsid w:val="00440C12"/>
    <w:rsid w:val="0044163C"/>
    <w:rsid w:val="0044175F"/>
    <w:rsid w:val="00441C5D"/>
    <w:rsid w:val="00441CC4"/>
    <w:rsid w:val="00442189"/>
    <w:rsid w:val="0044220E"/>
    <w:rsid w:val="004423D3"/>
    <w:rsid w:val="004429F6"/>
    <w:rsid w:val="00442C01"/>
    <w:rsid w:val="004431B3"/>
    <w:rsid w:val="004432F5"/>
    <w:rsid w:val="004437FC"/>
    <w:rsid w:val="00444900"/>
    <w:rsid w:val="0044536F"/>
    <w:rsid w:val="00445C2C"/>
    <w:rsid w:val="004468C0"/>
    <w:rsid w:val="00446BC9"/>
    <w:rsid w:val="004471E1"/>
    <w:rsid w:val="00447A94"/>
    <w:rsid w:val="00447DAC"/>
    <w:rsid w:val="004502A4"/>
    <w:rsid w:val="00450487"/>
    <w:rsid w:val="0045084A"/>
    <w:rsid w:val="00451030"/>
    <w:rsid w:val="004511E5"/>
    <w:rsid w:val="0045161A"/>
    <w:rsid w:val="004519CE"/>
    <w:rsid w:val="00451A1D"/>
    <w:rsid w:val="00451BDE"/>
    <w:rsid w:val="004522DD"/>
    <w:rsid w:val="00452B74"/>
    <w:rsid w:val="00452CA4"/>
    <w:rsid w:val="004532CE"/>
    <w:rsid w:val="0045332F"/>
    <w:rsid w:val="00453CFB"/>
    <w:rsid w:val="00454299"/>
    <w:rsid w:val="0045462B"/>
    <w:rsid w:val="00454C1A"/>
    <w:rsid w:val="00454F4C"/>
    <w:rsid w:val="0045514B"/>
    <w:rsid w:val="00455345"/>
    <w:rsid w:val="004553D7"/>
    <w:rsid w:val="004555A3"/>
    <w:rsid w:val="00455676"/>
    <w:rsid w:val="00455AD1"/>
    <w:rsid w:val="004564EE"/>
    <w:rsid w:val="004570D6"/>
    <w:rsid w:val="00457633"/>
    <w:rsid w:val="00457D5A"/>
    <w:rsid w:val="00457E29"/>
    <w:rsid w:val="0046083C"/>
    <w:rsid w:val="004609E9"/>
    <w:rsid w:val="00460A1C"/>
    <w:rsid w:val="00460C3A"/>
    <w:rsid w:val="00461443"/>
    <w:rsid w:val="0046187D"/>
    <w:rsid w:val="00461F96"/>
    <w:rsid w:val="00462056"/>
    <w:rsid w:val="004622BE"/>
    <w:rsid w:val="00462C0A"/>
    <w:rsid w:val="00462E02"/>
    <w:rsid w:val="0046339D"/>
    <w:rsid w:val="00463D3C"/>
    <w:rsid w:val="00463D7B"/>
    <w:rsid w:val="00463DBA"/>
    <w:rsid w:val="00464B44"/>
    <w:rsid w:val="00464E13"/>
    <w:rsid w:val="00465608"/>
    <w:rsid w:val="00465C0A"/>
    <w:rsid w:val="00465E69"/>
    <w:rsid w:val="0046625E"/>
    <w:rsid w:val="00466288"/>
    <w:rsid w:val="004662A5"/>
    <w:rsid w:val="0046646A"/>
    <w:rsid w:val="00466BBB"/>
    <w:rsid w:val="00466C8A"/>
    <w:rsid w:val="00466D67"/>
    <w:rsid w:val="00466EC1"/>
    <w:rsid w:val="0046792A"/>
    <w:rsid w:val="00467E4D"/>
    <w:rsid w:val="00470452"/>
    <w:rsid w:val="004707E0"/>
    <w:rsid w:val="00470A52"/>
    <w:rsid w:val="004711A9"/>
    <w:rsid w:val="004714AA"/>
    <w:rsid w:val="00471675"/>
    <w:rsid w:val="004725BC"/>
    <w:rsid w:val="00472823"/>
    <w:rsid w:val="00472B0F"/>
    <w:rsid w:val="00473774"/>
    <w:rsid w:val="00474158"/>
    <w:rsid w:val="00474523"/>
    <w:rsid w:val="00474F9F"/>
    <w:rsid w:val="00475548"/>
    <w:rsid w:val="0047559B"/>
    <w:rsid w:val="00475627"/>
    <w:rsid w:val="00475853"/>
    <w:rsid w:val="00475B62"/>
    <w:rsid w:val="00476716"/>
    <w:rsid w:val="0047691A"/>
    <w:rsid w:val="00476B0E"/>
    <w:rsid w:val="00476BBB"/>
    <w:rsid w:val="00477062"/>
    <w:rsid w:val="00477802"/>
    <w:rsid w:val="00477DD6"/>
    <w:rsid w:val="004801B8"/>
    <w:rsid w:val="004807E8"/>
    <w:rsid w:val="00480C0A"/>
    <w:rsid w:val="00481332"/>
    <w:rsid w:val="00481A62"/>
    <w:rsid w:val="00481C15"/>
    <w:rsid w:val="00482840"/>
    <w:rsid w:val="0048289A"/>
    <w:rsid w:val="0048289C"/>
    <w:rsid w:val="00482C31"/>
    <w:rsid w:val="00482E8F"/>
    <w:rsid w:val="00483804"/>
    <w:rsid w:val="004839FE"/>
    <w:rsid w:val="004845A7"/>
    <w:rsid w:val="004847C2"/>
    <w:rsid w:val="00485373"/>
    <w:rsid w:val="004855CE"/>
    <w:rsid w:val="0048600C"/>
    <w:rsid w:val="00486E28"/>
    <w:rsid w:val="00486EA8"/>
    <w:rsid w:val="00486F9E"/>
    <w:rsid w:val="00487FDC"/>
    <w:rsid w:val="00490086"/>
    <w:rsid w:val="00490409"/>
    <w:rsid w:val="00490C5E"/>
    <w:rsid w:val="00490D83"/>
    <w:rsid w:val="00491174"/>
    <w:rsid w:val="0049208D"/>
    <w:rsid w:val="00492590"/>
    <w:rsid w:val="00492776"/>
    <w:rsid w:val="004927D7"/>
    <w:rsid w:val="004928EF"/>
    <w:rsid w:val="00492E9C"/>
    <w:rsid w:val="00492F49"/>
    <w:rsid w:val="0049322E"/>
    <w:rsid w:val="004938B9"/>
    <w:rsid w:val="004939AD"/>
    <w:rsid w:val="0049422A"/>
    <w:rsid w:val="0049463D"/>
    <w:rsid w:val="004947A0"/>
    <w:rsid w:val="0049485A"/>
    <w:rsid w:val="00494C52"/>
    <w:rsid w:val="0049505E"/>
    <w:rsid w:val="004950E6"/>
    <w:rsid w:val="00495415"/>
    <w:rsid w:val="00495886"/>
    <w:rsid w:val="00496326"/>
    <w:rsid w:val="00496DD7"/>
    <w:rsid w:val="004971F1"/>
    <w:rsid w:val="004A0040"/>
    <w:rsid w:val="004A036F"/>
    <w:rsid w:val="004A0671"/>
    <w:rsid w:val="004A123A"/>
    <w:rsid w:val="004A15BC"/>
    <w:rsid w:val="004A1669"/>
    <w:rsid w:val="004A1B4D"/>
    <w:rsid w:val="004A2416"/>
    <w:rsid w:val="004A24FD"/>
    <w:rsid w:val="004A2BEF"/>
    <w:rsid w:val="004A2C20"/>
    <w:rsid w:val="004A2C9E"/>
    <w:rsid w:val="004A3121"/>
    <w:rsid w:val="004A36BC"/>
    <w:rsid w:val="004A3848"/>
    <w:rsid w:val="004A4263"/>
    <w:rsid w:val="004A4B24"/>
    <w:rsid w:val="004A4FE7"/>
    <w:rsid w:val="004A52B1"/>
    <w:rsid w:val="004A636C"/>
    <w:rsid w:val="004A65C8"/>
    <w:rsid w:val="004A6C0B"/>
    <w:rsid w:val="004A6CDF"/>
    <w:rsid w:val="004A758F"/>
    <w:rsid w:val="004A7743"/>
    <w:rsid w:val="004B037D"/>
    <w:rsid w:val="004B0709"/>
    <w:rsid w:val="004B080A"/>
    <w:rsid w:val="004B0A42"/>
    <w:rsid w:val="004B0C14"/>
    <w:rsid w:val="004B0DE9"/>
    <w:rsid w:val="004B0F71"/>
    <w:rsid w:val="004B1A0B"/>
    <w:rsid w:val="004B20BF"/>
    <w:rsid w:val="004B288F"/>
    <w:rsid w:val="004B2BE5"/>
    <w:rsid w:val="004B2EFD"/>
    <w:rsid w:val="004B3171"/>
    <w:rsid w:val="004B347A"/>
    <w:rsid w:val="004B45C0"/>
    <w:rsid w:val="004B4647"/>
    <w:rsid w:val="004B4A90"/>
    <w:rsid w:val="004B51CD"/>
    <w:rsid w:val="004B5503"/>
    <w:rsid w:val="004B66FF"/>
    <w:rsid w:val="004B6717"/>
    <w:rsid w:val="004B6A73"/>
    <w:rsid w:val="004B74F1"/>
    <w:rsid w:val="004B78BE"/>
    <w:rsid w:val="004C0274"/>
    <w:rsid w:val="004C05C5"/>
    <w:rsid w:val="004C0AAC"/>
    <w:rsid w:val="004C0AC2"/>
    <w:rsid w:val="004C0C55"/>
    <w:rsid w:val="004C1234"/>
    <w:rsid w:val="004C2350"/>
    <w:rsid w:val="004C273F"/>
    <w:rsid w:val="004C2A43"/>
    <w:rsid w:val="004C3A33"/>
    <w:rsid w:val="004C3E51"/>
    <w:rsid w:val="004C4488"/>
    <w:rsid w:val="004C467C"/>
    <w:rsid w:val="004C47E9"/>
    <w:rsid w:val="004C491C"/>
    <w:rsid w:val="004C497F"/>
    <w:rsid w:val="004C5843"/>
    <w:rsid w:val="004C5875"/>
    <w:rsid w:val="004C5F41"/>
    <w:rsid w:val="004C6152"/>
    <w:rsid w:val="004C71F7"/>
    <w:rsid w:val="004C7419"/>
    <w:rsid w:val="004C75D5"/>
    <w:rsid w:val="004C7FEA"/>
    <w:rsid w:val="004D01BD"/>
    <w:rsid w:val="004D0633"/>
    <w:rsid w:val="004D07E6"/>
    <w:rsid w:val="004D082D"/>
    <w:rsid w:val="004D097C"/>
    <w:rsid w:val="004D09BB"/>
    <w:rsid w:val="004D0B7A"/>
    <w:rsid w:val="004D134B"/>
    <w:rsid w:val="004D1618"/>
    <w:rsid w:val="004D1B4F"/>
    <w:rsid w:val="004D284E"/>
    <w:rsid w:val="004D2BA4"/>
    <w:rsid w:val="004D30CC"/>
    <w:rsid w:val="004D3A00"/>
    <w:rsid w:val="004D3E11"/>
    <w:rsid w:val="004D3E3B"/>
    <w:rsid w:val="004D3FAD"/>
    <w:rsid w:val="004D429F"/>
    <w:rsid w:val="004D42B4"/>
    <w:rsid w:val="004D46E6"/>
    <w:rsid w:val="004D4B9D"/>
    <w:rsid w:val="004D52C1"/>
    <w:rsid w:val="004D55D2"/>
    <w:rsid w:val="004D6843"/>
    <w:rsid w:val="004D6E07"/>
    <w:rsid w:val="004D6E93"/>
    <w:rsid w:val="004D7EB7"/>
    <w:rsid w:val="004E00FA"/>
    <w:rsid w:val="004E033A"/>
    <w:rsid w:val="004E039B"/>
    <w:rsid w:val="004E03F2"/>
    <w:rsid w:val="004E0CC7"/>
    <w:rsid w:val="004E1819"/>
    <w:rsid w:val="004E1F54"/>
    <w:rsid w:val="004E1FFA"/>
    <w:rsid w:val="004E24C8"/>
    <w:rsid w:val="004E27FD"/>
    <w:rsid w:val="004E29CD"/>
    <w:rsid w:val="004E2AE6"/>
    <w:rsid w:val="004E2ECA"/>
    <w:rsid w:val="004E30B7"/>
    <w:rsid w:val="004E30DC"/>
    <w:rsid w:val="004E38D5"/>
    <w:rsid w:val="004E398F"/>
    <w:rsid w:val="004E3DA7"/>
    <w:rsid w:val="004E4120"/>
    <w:rsid w:val="004E45B3"/>
    <w:rsid w:val="004E491D"/>
    <w:rsid w:val="004E4F89"/>
    <w:rsid w:val="004E501B"/>
    <w:rsid w:val="004E5721"/>
    <w:rsid w:val="004E57BC"/>
    <w:rsid w:val="004E5A56"/>
    <w:rsid w:val="004E6198"/>
    <w:rsid w:val="004E686F"/>
    <w:rsid w:val="004E69A3"/>
    <w:rsid w:val="004E6A7D"/>
    <w:rsid w:val="004E6C73"/>
    <w:rsid w:val="004E6EAF"/>
    <w:rsid w:val="004E6F40"/>
    <w:rsid w:val="004E7057"/>
    <w:rsid w:val="004E7BE5"/>
    <w:rsid w:val="004E7C43"/>
    <w:rsid w:val="004E7D9D"/>
    <w:rsid w:val="004E7E33"/>
    <w:rsid w:val="004F017D"/>
    <w:rsid w:val="004F06CA"/>
    <w:rsid w:val="004F1DBC"/>
    <w:rsid w:val="004F1E0B"/>
    <w:rsid w:val="004F26A4"/>
    <w:rsid w:val="004F2BFB"/>
    <w:rsid w:val="004F3527"/>
    <w:rsid w:val="004F35BA"/>
    <w:rsid w:val="004F3CFB"/>
    <w:rsid w:val="004F4001"/>
    <w:rsid w:val="004F45A7"/>
    <w:rsid w:val="004F4A2B"/>
    <w:rsid w:val="004F4D6C"/>
    <w:rsid w:val="004F50E8"/>
    <w:rsid w:val="004F5EBC"/>
    <w:rsid w:val="004F6199"/>
    <w:rsid w:val="004F6412"/>
    <w:rsid w:val="004F68F9"/>
    <w:rsid w:val="004F70C1"/>
    <w:rsid w:val="004F73CD"/>
    <w:rsid w:val="004F7982"/>
    <w:rsid w:val="004F79D0"/>
    <w:rsid w:val="00500BCA"/>
    <w:rsid w:val="00500CD3"/>
    <w:rsid w:val="005018E8"/>
    <w:rsid w:val="0050197D"/>
    <w:rsid w:val="005022FF"/>
    <w:rsid w:val="0050245D"/>
    <w:rsid w:val="005025B7"/>
    <w:rsid w:val="0050311C"/>
    <w:rsid w:val="00503D7F"/>
    <w:rsid w:val="0050413A"/>
    <w:rsid w:val="00504AB5"/>
    <w:rsid w:val="00504EDE"/>
    <w:rsid w:val="00504FAF"/>
    <w:rsid w:val="0050554F"/>
    <w:rsid w:val="005057C2"/>
    <w:rsid w:val="00505B8B"/>
    <w:rsid w:val="005067CF"/>
    <w:rsid w:val="005071C6"/>
    <w:rsid w:val="0050736D"/>
    <w:rsid w:val="005074F3"/>
    <w:rsid w:val="00507665"/>
    <w:rsid w:val="005076F5"/>
    <w:rsid w:val="005078E5"/>
    <w:rsid w:val="00507DB6"/>
    <w:rsid w:val="005108FA"/>
    <w:rsid w:val="00510A65"/>
    <w:rsid w:val="00511A87"/>
    <w:rsid w:val="00511EBB"/>
    <w:rsid w:val="00512E7C"/>
    <w:rsid w:val="00513105"/>
    <w:rsid w:val="00514453"/>
    <w:rsid w:val="005144F3"/>
    <w:rsid w:val="0051463B"/>
    <w:rsid w:val="0051475E"/>
    <w:rsid w:val="00514BF1"/>
    <w:rsid w:val="00514EB0"/>
    <w:rsid w:val="00515204"/>
    <w:rsid w:val="00515D60"/>
    <w:rsid w:val="00515E65"/>
    <w:rsid w:val="00516165"/>
    <w:rsid w:val="00516533"/>
    <w:rsid w:val="00516737"/>
    <w:rsid w:val="005171E9"/>
    <w:rsid w:val="005174C6"/>
    <w:rsid w:val="00517621"/>
    <w:rsid w:val="00517B08"/>
    <w:rsid w:val="00517F52"/>
    <w:rsid w:val="0052048A"/>
    <w:rsid w:val="00520520"/>
    <w:rsid w:val="00520776"/>
    <w:rsid w:val="00520824"/>
    <w:rsid w:val="00520A03"/>
    <w:rsid w:val="005216D7"/>
    <w:rsid w:val="00521A27"/>
    <w:rsid w:val="00522271"/>
    <w:rsid w:val="0052299C"/>
    <w:rsid w:val="00522D97"/>
    <w:rsid w:val="0052379F"/>
    <w:rsid w:val="00523903"/>
    <w:rsid w:val="0052415F"/>
    <w:rsid w:val="00524547"/>
    <w:rsid w:val="0052531E"/>
    <w:rsid w:val="0052614A"/>
    <w:rsid w:val="005263EB"/>
    <w:rsid w:val="0052663C"/>
    <w:rsid w:val="005268EA"/>
    <w:rsid w:val="0052715C"/>
    <w:rsid w:val="00527778"/>
    <w:rsid w:val="00530064"/>
    <w:rsid w:val="00530F4C"/>
    <w:rsid w:val="005311DF"/>
    <w:rsid w:val="0053148F"/>
    <w:rsid w:val="00533197"/>
    <w:rsid w:val="005333D3"/>
    <w:rsid w:val="005339EC"/>
    <w:rsid w:val="00534776"/>
    <w:rsid w:val="00534C1F"/>
    <w:rsid w:val="005352D4"/>
    <w:rsid w:val="0053574B"/>
    <w:rsid w:val="00535EC5"/>
    <w:rsid w:val="00535F07"/>
    <w:rsid w:val="005362FE"/>
    <w:rsid w:val="00536987"/>
    <w:rsid w:val="00536B12"/>
    <w:rsid w:val="00536E2A"/>
    <w:rsid w:val="00537048"/>
    <w:rsid w:val="00537646"/>
    <w:rsid w:val="00540447"/>
    <w:rsid w:val="00540750"/>
    <w:rsid w:val="005410B6"/>
    <w:rsid w:val="00541AD0"/>
    <w:rsid w:val="00541B06"/>
    <w:rsid w:val="00541FF0"/>
    <w:rsid w:val="0054235C"/>
    <w:rsid w:val="00542448"/>
    <w:rsid w:val="00542A85"/>
    <w:rsid w:val="0054379E"/>
    <w:rsid w:val="00543873"/>
    <w:rsid w:val="00543D9E"/>
    <w:rsid w:val="00544736"/>
    <w:rsid w:val="005452E6"/>
    <w:rsid w:val="00545C0C"/>
    <w:rsid w:val="0054681F"/>
    <w:rsid w:val="00546C05"/>
    <w:rsid w:val="00546D25"/>
    <w:rsid w:val="00547671"/>
    <w:rsid w:val="005505CB"/>
    <w:rsid w:val="005508E8"/>
    <w:rsid w:val="00550DFC"/>
    <w:rsid w:val="0055126E"/>
    <w:rsid w:val="005519E9"/>
    <w:rsid w:val="00551AA0"/>
    <w:rsid w:val="005522FA"/>
    <w:rsid w:val="005523B8"/>
    <w:rsid w:val="005526B7"/>
    <w:rsid w:val="0055294D"/>
    <w:rsid w:val="00553387"/>
    <w:rsid w:val="005533A1"/>
    <w:rsid w:val="00553911"/>
    <w:rsid w:val="00553F51"/>
    <w:rsid w:val="00554167"/>
    <w:rsid w:val="00554654"/>
    <w:rsid w:val="00554804"/>
    <w:rsid w:val="00554BB8"/>
    <w:rsid w:val="00554CD8"/>
    <w:rsid w:val="00555059"/>
    <w:rsid w:val="00557822"/>
    <w:rsid w:val="005607EE"/>
    <w:rsid w:val="00560EE8"/>
    <w:rsid w:val="0056103C"/>
    <w:rsid w:val="00561628"/>
    <w:rsid w:val="00561A4F"/>
    <w:rsid w:val="00562393"/>
    <w:rsid w:val="005635B8"/>
    <w:rsid w:val="00563F9D"/>
    <w:rsid w:val="00564BA4"/>
    <w:rsid w:val="00564BF5"/>
    <w:rsid w:val="00564DDA"/>
    <w:rsid w:val="00565640"/>
    <w:rsid w:val="005658C5"/>
    <w:rsid w:val="00565D37"/>
    <w:rsid w:val="0056650A"/>
    <w:rsid w:val="00566722"/>
    <w:rsid w:val="00566CFA"/>
    <w:rsid w:val="00566D10"/>
    <w:rsid w:val="00566F00"/>
    <w:rsid w:val="005670F3"/>
    <w:rsid w:val="0056722D"/>
    <w:rsid w:val="00567251"/>
    <w:rsid w:val="005675EC"/>
    <w:rsid w:val="005677FD"/>
    <w:rsid w:val="005679C9"/>
    <w:rsid w:val="005679D7"/>
    <w:rsid w:val="00567AC1"/>
    <w:rsid w:val="005705D9"/>
    <w:rsid w:val="005707F8"/>
    <w:rsid w:val="00571359"/>
    <w:rsid w:val="0057197E"/>
    <w:rsid w:val="005724E0"/>
    <w:rsid w:val="00573204"/>
    <w:rsid w:val="0057333F"/>
    <w:rsid w:val="005736D5"/>
    <w:rsid w:val="005748BF"/>
    <w:rsid w:val="00574C3D"/>
    <w:rsid w:val="00575754"/>
    <w:rsid w:val="00576284"/>
    <w:rsid w:val="00576429"/>
    <w:rsid w:val="00576AD1"/>
    <w:rsid w:val="00576E38"/>
    <w:rsid w:val="00576E83"/>
    <w:rsid w:val="005775E6"/>
    <w:rsid w:val="005777D5"/>
    <w:rsid w:val="00577949"/>
    <w:rsid w:val="00580428"/>
    <w:rsid w:val="00580556"/>
    <w:rsid w:val="005807C4"/>
    <w:rsid w:val="00581189"/>
    <w:rsid w:val="0058132C"/>
    <w:rsid w:val="00581703"/>
    <w:rsid w:val="005817E3"/>
    <w:rsid w:val="00581A67"/>
    <w:rsid w:val="00581C16"/>
    <w:rsid w:val="00581D25"/>
    <w:rsid w:val="005827A6"/>
    <w:rsid w:val="00583101"/>
    <w:rsid w:val="005831C5"/>
    <w:rsid w:val="005833F5"/>
    <w:rsid w:val="00583886"/>
    <w:rsid w:val="00583F09"/>
    <w:rsid w:val="00584017"/>
    <w:rsid w:val="005841A5"/>
    <w:rsid w:val="0058432D"/>
    <w:rsid w:val="00584586"/>
    <w:rsid w:val="005846B9"/>
    <w:rsid w:val="00584708"/>
    <w:rsid w:val="00584769"/>
    <w:rsid w:val="005847D9"/>
    <w:rsid w:val="00584EFD"/>
    <w:rsid w:val="00584F2D"/>
    <w:rsid w:val="00585449"/>
    <w:rsid w:val="005854E7"/>
    <w:rsid w:val="005855DE"/>
    <w:rsid w:val="005857F0"/>
    <w:rsid w:val="005873F2"/>
    <w:rsid w:val="00587B0F"/>
    <w:rsid w:val="00590E65"/>
    <w:rsid w:val="00591077"/>
    <w:rsid w:val="00591420"/>
    <w:rsid w:val="00591798"/>
    <w:rsid w:val="005917CD"/>
    <w:rsid w:val="00591C2A"/>
    <w:rsid w:val="005926C5"/>
    <w:rsid w:val="0059272B"/>
    <w:rsid w:val="00593622"/>
    <w:rsid w:val="00593C5A"/>
    <w:rsid w:val="00593D11"/>
    <w:rsid w:val="00593D4F"/>
    <w:rsid w:val="0059400C"/>
    <w:rsid w:val="00594272"/>
    <w:rsid w:val="00594BB0"/>
    <w:rsid w:val="00594BEF"/>
    <w:rsid w:val="0059513A"/>
    <w:rsid w:val="0059524D"/>
    <w:rsid w:val="00595606"/>
    <w:rsid w:val="0059599B"/>
    <w:rsid w:val="00595A2F"/>
    <w:rsid w:val="00595ECC"/>
    <w:rsid w:val="0059624C"/>
    <w:rsid w:val="005964C1"/>
    <w:rsid w:val="00596755"/>
    <w:rsid w:val="005967CF"/>
    <w:rsid w:val="00596A63"/>
    <w:rsid w:val="00596AF9"/>
    <w:rsid w:val="00596B64"/>
    <w:rsid w:val="00597125"/>
    <w:rsid w:val="00597590"/>
    <w:rsid w:val="0059781F"/>
    <w:rsid w:val="00597F65"/>
    <w:rsid w:val="005A03FF"/>
    <w:rsid w:val="005A0630"/>
    <w:rsid w:val="005A0DA4"/>
    <w:rsid w:val="005A0E3B"/>
    <w:rsid w:val="005A10B3"/>
    <w:rsid w:val="005A1D2B"/>
    <w:rsid w:val="005A1F44"/>
    <w:rsid w:val="005A220D"/>
    <w:rsid w:val="005A2541"/>
    <w:rsid w:val="005A27EF"/>
    <w:rsid w:val="005A2C6F"/>
    <w:rsid w:val="005A3CE3"/>
    <w:rsid w:val="005A4196"/>
    <w:rsid w:val="005A44CC"/>
    <w:rsid w:val="005A4533"/>
    <w:rsid w:val="005A4609"/>
    <w:rsid w:val="005A4C29"/>
    <w:rsid w:val="005A4E51"/>
    <w:rsid w:val="005A5BC2"/>
    <w:rsid w:val="005A67A6"/>
    <w:rsid w:val="005A6817"/>
    <w:rsid w:val="005A76F8"/>
    <w:rsid w:val="005A7C76"/>
    <w:rsid w:val="005B013A"/>
    <w:rsid w:val="005B08E7"/>
    <w:rsid w:val="005B0B57"/>
    <w:rsid w:val="005B1031"/>
    <w:rsid w:val="005B13C6"/>
    <w:rsid w:val="005B17B7"/>
    <w:rsid w:val="005B19C2"/>
    <w:rsid w:val="005B1BBF"/>
    <w:rsid w:val="005B21B1"/>
    <w:rsid w:val="005B25FD"/>
    <w:rsid w:val="005B2DA0"/>
    <w:rsid w:val="005B2F2B"/>
    <w:rsid w:val="005B31AB"/>
    <w:rsid w:val="005B3F63"/>
    <w:rsid w:val="005B57EB"/>
    <w:rsid w:val="005B6064"/>
    <w:rsid w:val="005B674E"/>
    <w:rsid w:val="005B69AE"/>
    <w:rsid w:val="005B6C5F"/>
    <w:rsid w:val="005B7314"/>
    <w:rsid w:val="005B768E"/>
    <w:rsid w:val="005C00AA"/>
    <w:rsid w:val="005C03EC"/>
    <w:rsid w:val="005C04C5"/>
    <w:rsid w:val="005C0916"/>
    <w:rsid w:val="005C103F"/>
    <w:rsid w:val="005C14C5"/>
    <w:rsid w:val="005C1534"/>
    <w:rsid w:val="005C190D"/>
    <w:rsid w:val="005C1955"/>
    <w:rsid w:val="005C21D4"/>
    <w:rsid w:val="005C2A51"/>
    <w:rsid w:val="005C2FE0"/>
    <w:rsid w:val="005C38A7"/>
    <w:rsid w:val="005C3AD5"/>
    <w:rsid w:val="005C41FB"/>
    <w:rsid w:val="005C43A5"/>
    <w:rsid w:val="005C6620"/>
    <w:rsid w:val="005C6ACE"/>
    <w:rsid w:val="005C7DA9"/>
    <w:rsid w:val="005C7FFC"/>
    <w:rsid w:val="005D03C3"/>
    <w:rsid w:val="005D0C7F"/>
    <w:rsid w:val="005D0DE5"/>
    <w:rsid w:val="005D112B"/>
    <w:rsid w:val="005D1191"/>
    <w:rsid w:val="005D11C3"/>
    <w:rsid w:val="005D1489"/>
    <w:rsid w:val="005D1657"/>
    <w:rsid w:val="005D2704"/>
    <w:rsid w:val="005D2D18"/>
    <w:rsid w:val="005D3511"/>
    <w:rsid w:val="005D3CAE"/>
    <w:rsid w:val="005D3E7D"/>
    <w:rsid w:val="005D3E99"/>
    <w:rsid w:val="005D4507"/>
    <w:rsid w:val="005D46F3"/>
    <w:rsid w:val="005D486D"/>
    <w:rsid w:val="005D4A9E"/>
    <w:rsid w:val="005D50D7"/>
    <w:rsid w:val="005D58D0"/>
    <w:rsid w:val="005D59DA"/>
    <w:rsid w:val="005D5F93"/>
    <w:rsid w:val="005D6699"/>
    <w:rsid w:val="005D6A3B"/>
    <w:rsid w:val="005D789E"/>
    <w:rsid w:val="005E0415"/>
    <w:rsid w:val="005E050E"/>
    <w:rsid w:val="005E1078"/>
    <w:rsid w:val="005E22A2"/>
    <w:rsid w:val="005E2C76"/>
    <w:rsid w:val="005E2E54"/>
    <w:rsid w:val="005E34E9"/>
    <w:rsid w:val="005E380D"/>
    <w:rsid w:val="005E3E91"/>
    <w:rsid w:val="005E3FA7"/>
    <w:rsid w:val="005E4045"/>
    <w:rsid w:val="005E4330"/>
    <w:rsid w:val="005E433E"/>
    <w:rsid w:val="005E46C4"/>
    <w:rsid w:val="005E46C6"/>
    <w:rsid w:val="005E48FC"/>
    <w:rsid w:val="005E49AC"/>
    <w:rsid w:val="005E5206"/>
    <w:rsid w:val="005E5229"/>
    <w:rsid w:val="005E580B"/>
    <w:rsid w:val="005E5B32"/>
    <w:rsid w:val="005E6E67"/>
    <w:rsid w:val="005E7167"/>
    <w:rsid w:val="005E7647"/>
    <w:rsid w:val="005E7B14"/>
    <w:rsid w:val="005F0128"/>
    <w:rsid w:val="005F055E"/>
    <w:rsid w:val="005F05E7"/>
    <w:rsid w:val="005F0902"/>
    <w:rsid w:val="005F0A9E"/>
    <w:rsid w:val="005F1A52"/>
    <w:rsid w:val="005F1B26"/>
    <w:rsid w:val="005F215A"/>
    <w:rsid w:val="005F2169"/>
    <w:rsid w:val="005F2594"/>
    <w:rsid w:val="005F282E"/>
    <w:rsid w:val="005F2F50"/>
    <w:rsid w:val="005F2F9C"/>
    <w:rsid w:val="005F34CA"/>
    <w:rsid w:val="005F4A16"/>
    <w:rsid w:val="005F54B8"/>
    <w:rsid w:val="005F6F74"/>
    <w:rsid w:val="005F76FC"/>
    <w:rsid w:val="006000EB"/>
    <w:rsid w:val="006003A3"/>
    <w:rsid w:val="00600500"/>
    <w:rsid w:val="006010B0"/>
    <w:rsid w:val="00601165"/>
    <w:rsid w:val="0060221E"/>
    <w:rsid w:val="0060240A"/>
    <w:rsid w:val="00602566"/>
    <w:rsid w:val="00602923"/>
    <w:rsid w:val="00603C2D"/>
    <w:rsid w:val="00603FA8"/>
    <w:rsid w:val="006040A9"/>
    <w:rsid w:val="0060457C"/>
    <w:rsid w:val="006045F1"/>
    <w:rsid w:val="00604D2C"/>
    <w:rsid w:val="006050AC"/>
    <w:rsid w:val="0060594E"/>
    <w:rsid w:val="00605D7C"/>
    <w:rsid w:val="00605FEB"/>
    <w:rsid w:val="0060634A"/>
    <w:rsid w:val="0060678A"/>
    <w:rsid w:val="00606BE5"/>
    <w:rsid w:val="00607372"/>
    <w:rsid w:val="0060775D"/>
    <w:rsid w:val="006078D2"/>
    <w:rsid w:val="006078F9"/>
    <w:rsid w:val="00607ABA"/>
    <w:rsid w:val="00607BB1"/>
    <w:rsid w:val="00607BEE"/>
    <w:rsid w:val="00610322"/>
    <w:rsid w:val="00610336"/>
    <w:rsid w:val="00610AFD"/>
    <w:rsid w:val="00610B65"/>
    <w:rsid w:val="00610C35"/>
    <w:rsid w:val="006111BF"/>
    <w:rsid w:val="0061128F"/>
    <w:rsid w:val="006116AD"/>
    <w:rsid w:val="00611B10"/>
    <w:rsid w:val="00612CBB"/>
    <w:rsid w:val="006131E0"/>
    <w:rsid w:val="00613280"/>
    <w:rsid w:val="006135AA"/>
    <w:rsid w:val="006137A4"/>
    <w:rsid w:val="006140C0"/>
    <w:rsid w:val="00614186"/>
    <w:rsid w:val="00614464"/>
    <w:rsid w:val="00614FD0"/>
    <w:rsid w:val="00615044"/>
    <w:rsid w:val="006150DF"/>
    <w:rsid w:val="0061633D"/>
    <w:rsid w:val="0061641E"/>
    <w:rsid w:val="006169C2"/>
    <w:rsid w:val="00616B65"/>
    <w:rsid w:val="00616B97"/>
    <w:rsid w:val="006176B6"/>
    <w:rsid w:val="0061770B"/>
    <w:rsid w:val="00617930"/>
    <w:rsid w:val="00617997"/>
    <w:rsid w:val="00617B36"/>
    <w:rsid w:val="00617B7A"/>
    <w:rsid w:val="00617C18"/>
    <w:rsid w:val="00620116"/>
    <w:rsid w:val="006205E9"/>
    <w:rsid w:val="00620643"/>
    <w:rsid w:val="00621ABB"/>
    <w:rsid w:val="00621F72"/>
    <w:rsid w:val="00621FDE"/>
    <w:rsid w:val="0062235E"/>
    <w:rsid w:val="00622428"/>
    <w:rsid w:val="0062295F"/>
    <w:rsid w:val="0062369D"/>
    <w:rsid w:val="00623C0A"/>
    <w:rsid w:val="006240E2"/>
    <w:rsid w:val="006242BD"/>
    <w:rsid w:val="00624843"/>
    <w:rsid w:val="006252D5"/>
    <w:rsid w:val="0062550C"/>
    <w:rsid w:val="00625CF1"/>
    <w:rsid w:val="00626053"/>
    <w:rsid w:val="00626D59"/>
    <w:rsid w:val="00626E0C"/>
    <w:rsid w:val="00627777"/>
    <w:rsid w:val="00627798"/>
    <w:rsid w:val="006302CA"/>
    <w:rsid w:val="00630C58"/>
    <w:rsid w:val="00630E7E"/>
    <w:rsid w:val="0063162B"/>
    <w:rsid w:val="00631EC6"/>
    <w:rsid w:val="00631ECE"/>
    <w:rsid w:val="006320B0"/>
    <w:rsid w:val="00632370"/>
    <w:rsid w:val="006324F6"/>
    <w:rsid w:val="006330D8"/>
    <w:rsid w:val="00633452"/>
    <w:rsid w:val="0063386C"/>
    <w:rsid w:val="00633CBC"/>
    <w:rsid w:val="0063413A"/>
    <w:rsid w:val="00634B07"/>
    <w:rsid w:val="00634B6D"/>
    <w:rsid w:val="006354BD"/>
    <w:rsid w:val="00635615"/>
    <w:rsid w:val="00635663"/>
    <w:rsid w:val="006357A1"/>
    <w:rsid w:val="00635C16"/>
    <w:rsid w:val="006364F9"/>
    <w:rsid w:val="006365D9"/>
    <w:rsid w:val="00636A0D"/>
    <w:rsid w:val="00636C57"/>
    <w:rsid w:val="00636FD3"/>
    <w:rsid w:val="0063708F"/>
    <w:rsid w:val="0063761C"/>
    <w:rsid w:val="00637828"/>
    <w:rsid w:val="00637A92"/>
    <w:rsid w:val="00637D87"/>
    <w:rsid w:val="00637E60"/>
    <w:rsid w:val="00637F7A"/>
    <w:rsid w:val="00640C06"/>
    <w:rsid w:val="00642EFB"/>
    <w:rsid w:val="00643188"/>
    <w:rsid w:val="006431F2"/>
    <w:rsid w:val="00643747"/>
    <w:rsid w:val="00643E00"/>
    <w:rsid w:val="00644471"/>
    <w:rsid w:val="00644672"/>
    <w:rsid w:val="006448FC"/>
    <w:rsid w:val="00644EFB"/>
    <w:rsid w:val="006457F2"/>
    <w:rsid w:val="006459D8"/>
    <w:rsid w:val="00646623"/>
    <w:rsid w:val="00646688"/>
    <w:rsid w:val="00646A62"/>
    <w:rsid w:val="00646CB0"/>
    <w:rsid w:val="00646DF4"/>
    <w:rsid w:val="006500A7"/>
    <w:rsid w:val="006500AF"/>
    <w:rsid w:val="00650274"/>
    <w:rsid w:val="00650A97"/>
    <w:rsid w:val="00650C61"/>
    <w:rsid w:val="006512FA"/>
    <w:rsid w:val="00651B4E"/>
    <w:rsid w:val="00651F68"/>
    <w:rsid w:val="00651FF8"/>
    <w:rsid w:val="006520EE"/>
    <w:rsid w:val="006527D3"/>
    <w:rsid w:val="00652E97"/>
    <w:rsid w:val="00652FAC"/>
    <w:rsid w:val="006531CA"/>
    <w:rsid w:val="00653745"/>
    <w:rsid w:val="00653B4B"/>
    <w:rsid w:val="00653FF7"/>
    <w:rsid w:val="006546F2"/>
    <w:rsid w:val="006549B0"/>
    <w:rsid w:val="00654EF2"/>
    <w:rsid w:val="00655CC4"/>
    <w:rsid w:val="00656705"/>
    <w:rsid w:val="00656939"/>
    <w:rsid w:val="006578D7"/>
    <w:rsid w:val="00657CBD"/>
    <w:rsid w:val="0066079B"/>
    <w:rsid w:val="00660866"/>
    <w:rsid w:val="00660CC7"/>
    <w:rsid w:val="00660D11"/>
    <w:rsid w:val="0066156A"/>
    <w:rsid w:val="006616B6"/>
    <w:rsid w:val="00661853"/>
    <w:rsid w:val="00661A01"/>
    <w:rsid w:val="006620A5"/>
    <w:rsid w:val="00662B13"/>
    <w:rsid w:val="006630DB"/>
    <w:rsid w:val="006639D0"/>
    <w:rsid w:val="00663A0B"/>
    <w:rsid w:val="006642F9"/>
    <w:rsid w:val="006645C5"/>
    <w:rsid w:val="006664E2"/>
    <w:rsid w:val="00666AB1"/>
    <w:rsid w:val="00666CF4"/>
    <w:rsid w:val="00666E9A"/>
    <w:rsid w:val="00667515"/>
    <w:rsid w:val="00670055"/>
    <w:rsid w:val="00670DA4"/>
    <w:rsid w:val="0067116E"/>
    <w:rsid w:val="00671B66"/>
    <w:rsid w:val="00671BE3"/>
    <w:rsid w:val="006721BD"/>
    <w:rsid w:val="00672280"/>
    <w:rsid w:val="00672491"/>
    <w:rsid w:val="0067273F"/>
    <w:rsid w:val="0067318B"/>
    <w:rsid w:val="006736AD"/>
    <w:rsid w:val="006738EB"/>
    <w:rsid w:val="00673B36"/>
    <w:rsid w:val="00673DD2"/>
    <w:rsid w:val="00674643"/>
    <w:rsid w:val="00674D70"/>
    <w:rsid w:val="0067520D"/>
    <w:rsid w:val="0067554D"/>
    <w:rsid w:val="00675E0A"/>
    <w:rsid w:val="00675F8C"/>
    <w:rsid w:val="00676860"/>
    <w:rsid w:val="00676EB1"/>
    <w:rsid w:val="00680102"/>
    <w:rsid w:val="006804BD"/>
    <w:rsid w:val="0068060D"/>
    <w:rsid w:val="006809EB"/>
    <w:rsid w:val="00680C35"/>
    <w:rsid w:val="0068130F"/>
    <w:rsid w:val="00681921"/>
    <w:rsid w:val="00682004"/>
    <w:rsid w:val="0068234B"/>
    <w:rsid w:val="006829BE"/>
    <w:rsid w:val="006829FE"/>
    <w:rsid w:val="00682A6F"/>
    <w:rsid w:val="00682B7E"/>
    <w:rsid w:val="00682E9C"/>
    <w:rsid w:val="00683B1A"/>
    <w:rsid w:val="00684117"/>
    <w:rsid w:val="0068427C"/>
    <w:rsid w:val="006846E3"/>
    <w:rsid w:val="00684D47"/>
    <w:rsid w:val="00685BBE"/>
    <w:rsid w:val="00685BCB"/>
    <w:rsid w:val="006864E0"/>
    <w:rsid w:val="00686687"/>
    <w:rsid w:val="0068681E"/>
    <w:rsid w:val="00686BE5"/>
    <w:rsid w:val="00686C03"/>
    <w:rsid w:val="00686FAB"/>
    <w:rsid w:val="006879D4"/>
    <w:rsid w:val="00687BC7"/>
    <w:rsid w:val="00690A75"/>
    <w:rsid w:val="00690F56"/>
    <w:rsid w:val="00691873"/>
    <w:rsid w:val="00691B0B"/>
    <w:rsid w:val="006924EF"/>
    <w:rsid w:val="00692BC7"/>
    <w:rsid w:val="00693803"/>
    <w:rsid w:val="00693E68"/>
    <w:rsid w:val="0069474D"/>
    <w:rsid w:val="00694D7A"/>
    <w:rsid w:val="00694D8D"/>
    <w:rsid w:val="00694F0D"/>
    <w:rsid w:val="00695322"/>
    <w:rsid w:val="00695709"/>
    <w:rsid w:val="00695BD9"/>
    <w:rsid w:val="00695CBD"/>
    <w:rsid w:val="00695E72"/>
    <w:rsid w:val="006967EB"/>
    <w:rsid w:val="006973BD"/>
    <w:rsid w:val="00697715"/>
    <w:rsid w:val="006A01F1"/>
    <w:rsid w:val="006A073F"/>
    <w:rsid w:val="006A091A"/>
    <w:rsid w:val="006A0F0D"/>
    <w:rsid w:val="006A1545"/>
    <w:rsid w:val="006A19C5"/>
    <w:rsid w:val="006A1DD5"/>
    <w:rsid w:val="006A1FA2"/>
    <w:rsid w:val="006A27F6"/>
    <w:rsid w:val="006A3010"/>
    <w:rsid w:val="006A3DE6"/>
    <w:rsid w:val="006A3EF5"/>
    <w:rsid w:val="006A42B8"/>
    <w:rsid w:val="006A4379"/>
    <w:rsid w:val="006A46A8"/>
    <w:rsid w:val="006A4A2E"/>
    <w:rsid w:val="006A4FB9"/>
    <w:rsid w:val="006A5515"/>
    <w:rsid w:val="006A5642"/>
    <w:rsid w:val="006A6765"/>
    <w:rsid w:val="006A6F0A"/>
    <w:rsid w:val="006A6F57"/>
    <w:rsid w:val="006A772F"/>
    <w:rsid w:val="006A7EC6"/>
    <w:rsid w:val="006B02D2"/>
    <w:rsid w:val="006B0591"/>
    <w:rsid w:val="006B2AC9"/>
    <w:rsid w:val="006B2BE2"/>
    <w:rsid w:val="006B2E6A"/>
    <w:rsid w:val="006B32D7"/>
    <w:rsid w:val="006B3332"/>
    <w:rsid w:val="006B3AF5"/>
    <w:rsid w:val="006B4051"/>
    <w:rsid w:val="006B464F"/>
    <w:rsid w:val="006B4840"/>
    <w:rsid w:val="006B48D1"/>
    <w:rsid w:val="006B4D78"/>
    <w:rsid w:val="006B59E7"/>
    <w:rsid w:val="006B5C5E"/>
    <w:rsid w:val="006B5C6D"/>
    <w:rsid w:val="006B654A"/>
    <w:rsid w:val="006B67FD"/>
    <w:rsid w:val="006B69AE"/>
    <w:rsid w:val="006B6BFE"/>
    <w:rsid w:val="006B7527"/>
    <w:rsid w:val="006B76C8"/>
    <w:rsid w:val="006B7A61"/>
    <w:rsid w:val="006B7B02"/>
    <w:rsid w:val="006C03CC"/>
    <w:rsid w:val="006C0453"/>
    <w:rsid w:val="006C0856"/>
    <w:rsid w:val="006C13C9"/>
    <w:rsid w:val="006C1AF3"/>
    <w:rsid w:val="006C1DB8"/>
    <w:rsid w:val="006C1EDC"/>
    <w:rsid w:val="006C1F42"/>
    <w:rsid w:val="006C2BA7"/>
    <w:rsid w:val="006C2EED"/>
    <w:rsid w:val="006C2F0B"/>
    <w:rsid w:val="006C313A"/>
    <w:rsid w:val="006C33EA"/>
    <w:rsid w:val="006C362F"/>
    <w:rsid w:val="006C36E2"/>
    <w:rsid w:val="006C370A"/>
    <w:rsid w:val="006C39E3"/>
    <w:rsid w:val="006C3EB3"/>
    <w:rsid w:val="006C3F73"/>
    <w:rsid w:val="006C4300"/>
    <w:rsid w:val="006C440D"/>
    <w:rsid w:val="006C4545"/>
    <w:rsid w:val="006C4D72"/>
    <w:rsid w:val="006C6259"/>
    <w:rsid w:val="006C62AC"/>
    <w:rsid w:val="006C6DE1"/>
    <w:rsid w:val="006C728E"/>
    <w:rsid w:val="006C7E51"/>
    <w:rsid w:val="006D02C0"/>
    <w:rsid w:val="006D0BE8"/>
    <w:rsid w:val="006D0E20"/>
    <w:rsid w:val="006D1696"/>
    <w:rsid w:val="006D2628"/>
    <w:rsid w:val="006D3240"/>
    <w:rsid w:val="006D39A8"/>
    <w:rsid w:val="006D3E41"/>
    <w:rsid w:val="006D47A7"/>
    <w:rsid w:val="006D4D29"/>
    <w:rsid w:val="006D4E56"/>
    <w:rsid w:val="006D4FD3"/>
    <w:rsid w:val="006D56B1"/>
    <w:rsid w:val="006D5B6A"/>
    <w:rsid w:val="006D5DD1"/>
    <w:rsid w:val="006D5F41"/>
    <w:rsid w:val="006D6A2A"/>
    <w:rsid w:val="006D7158"/>
    <w:rsid w:val="006D71E9"/>
    <w:rsid w:val="006D7380"/>
    <w:rsid w:val="006D7455"/>
    <w:rsid w:val="006D79C6"/>
    <w:rsid w:val="006D7AFE"/>
    <w:rsid w:val="006E057A"/>
    <w:rsid w:val="006E0728"/>
    <w:rsid w:val="006E0E10"/>
    <w:rsid w:val="006E0EA9"/>
    <w:rsid w:val="006E1F3C"/>
    <w:rsid w:val="006E201E"/>
    <w:rsid w:val="006E216D"/>
    <w:rsid w:val="006E223A"/>
    <w:rsid w:val="006E2C6E"/>
    <w:rsid w:val="006E2E27"/>
    <w:rsid w:val="006E35A7"/>
    <w:rsid w:val="006E3E31"/>
    <w:rsid w:val="006E4791"/>
    <w:rsid w:val="006E4986"/>
    <w:rsid w:val="006E5C05"/>
    <w:rsid w:val="006E6287"/>
    <w:rsid w:val="006E73FC"/>
    <w:rsid w:val="006F02AF"/>
    <w:rsid w:val="006F0BD7"/>
    <w:rsid w:val="006F0F35"/>
    <w:rsid w:val="006F15A3"/>
    <w:rsid w:val="006F17E5"/>
    <w:rsid w:val="006F195C"/>
    <w:rsid w:val="006F1A90"/>
    <w:rsid w:val="006F1E58"/>
    <w:rsid w:val="006F202B"/>
    <w:rsid w:val="006F216A"/>
    <w:rsid w:val="006F2634"/>
    <w:rsid w:val="006F2B73"/>
    <w:rsid w:val="006F2D1A"/>
    <w:rsid w:val="006F2F50"/>
    <w:rsid w:val="006F31DB"/>
    <w:rsid w:val="006F338B"/>
    <w:rsid w:val="006F4B79"/>
    <w:rsid w:val="006F4D5B"/>
    <w:rsid w:val="006F54C6"/>
    <w:rsid w:val="006F5A18"/>
    <w:rsid w:val="006F5A67"/>
    <w:rsid w:val="006F5A7E"/>
    <w:rsid w:val="006F67B8"/>
    <w:rsid w:val="006F69C9"/>
    <w:rsid w:val="0070022F"/>
    <w:rsid w:val="0070028D"/>
    <w:rsid w:val="00700606"/>
    <w:rsid w:val="00700737"/>
    <w:rsid w:val="00700CB4"/>
    <w:rsid w:val="007011F2"/>
    <w:rsid w:val="00701483"/>
    <w:rsid w:val="00701D08"/>
    <w:rsid w:val="00701F5E"/>
    <w:rsid w:val="00702762"/>
    <w:rsid w:val="007028A9"/>
    <w:rsid w:val="00702F92"/>
    <w:rsid w:val="0070346E"/>
    <w:rsid w:val="007036A6"/>
    <w:rsid w:val="007037C0"/>
    <w:rsid w:val="00703E0A"/>
    <w:rsid w:val="00704158"/>
    <w:rsid w:val="0070429E"/>
    <w:rsid w:val="00704696"/>
    <w:rsid w:val="0070485E"/>
    <w:rsid w:val="00704B1F"/>
    <w:rsid w:val="007053BE"/>
    <w:rsid w:val="007057FF"/>
    <w:rsid w:val="00705E21"/>
    <w:rsid w:val="007060C5"/>
    <w:rsid w:val="007068EC"/>
    <w:rsid w:val="00706D2B"/>
    <w:rsid w:val="00706F46"/>
    <w:rsid w:val="00707402"/>
    <w:rsid w:val="00707B45"/>
    <w:rsid w:val="00707DCC"/>
    <w:rsid w:val="00710954"/>
    <w:rsid w:val="00710A74"/>
    <w:rsid w:val="00711518"/>
    <w:rsid w:val="00711E4C"/>
    <w:rsid w:val="0071206E"/>
    <w:rsid w:val="00712142"/>
    <w:rsid w:val="0071226F"/>
    <w:rsid w:val="00712383"/>
    <w:rsid w:val="00712AB2"/>
    <w:rsid w:val="0071307D"/>
    <w:rsid w:val="0071371C"/>
    <w:rsid w:val="00713741"/>
    <w:rsid w:val="00713D43"/>
    <w:rsid w:val="00713F68"/>
    <w:rsid w:val="007146A3"/>
    <w:rsid w:val="007146B4"/>
    <w:rsid w:val="00714B4B"/>
    <w:rsid w:val="00714E09"/>
    <w:rsid w:val="00714F7A"/>
    <w:rsid w:val="00715159"/>
    <w:rsid w:val="00715305"/>
    <w:rsid w:val="0071576B"/>
    <w:rsid w:val="0071596D"/>
    <w:rsid w:val="007159BD"/>
    <w:rsid w:val="00715C52"/>
    <w:rsid w:val="00715F92"/>
    <w:rsid w:val="007161F3"/>
    <w:rsid w:val="00716413"/>
    <w:rsid w:val="00716E1F"/>
    <w:rsid w:val="00717380"/>
    <w:rsid w:val="00720840"/>
    <w:rsid w:val="00722134"/>
    <w:rsid w:val="007225F5"/>
    <w:rsid w:val="00722A9B"/>
    <w:rsid w:val="007239E7"/>
    <w:rsid w:val="007241CD"/>
    <w:rsid w:val="007246CE"/>
    <w:rsid w:val="00724EBC"/>
    <w:rsid w:val="00724EC1"/>
    <w:rsid w:val="007253AD"/>
    <w:rsid w:val="00725609"/>
    <w:rsid w:val="00725ECD"/>
    <w:rsid w:val="007267AB"/>
    <w:rsid w:val="00726903"/>
    <w:rsid w:val="007273B0"/>
    <w:rsid w:val="0072762B"/>
    <w:rsid w:val="00727872"/>
    <w:rsid w:val="00727E16"/>
    <w:rsid w:val="00730CA2"/>
    <w:rsid w:val="00730CE4"/>
    <w:rsid w:val="00731177"/>
    <w:rsid w:val="00731605"/>
    <w:rsid w:val="00732364"/>
    <w:rsid w:val="00732AA9"/>
    <w:rsid w:val="00732B8A"/>
    <w:rsid w:val="00732E76"/>
    <w:rsid w:val="00733365"/>
    <w:rsid w:val="0073373C"/>
    <w:rsid w:val="00733958"/>
    <w:rsid w:val="00733DC5"/>
    <w:rsid w:val="00733F80"/>
    <w:rsid w:val="00734038"/>
    <w:rsid w:val="007340E1"/>
    <w:rsid w:val="0073487D"/>
    <w:rsid w:val="00734DA1"/>
    <w:rsid w:val="00735142"/>
    <w:rsid w:val="007353D2"/>
    <w:rsid w:val="0073540E"/>
    <w:rsid w:val="00735B0B"/>
    <w:rsid w:val="007362CF"/>
    <w:rsid w:val="0073643F"/>
    <w:rsid w:val="00736516"/>
    <w:rsid w:val="00736BD4"/>
    <w:rsid w:val="00736C3C"/>
    <w:rsid w:val="00736C74"/>
    <w:rsid w:val="00736DA0"/>
    <w:rsid w:val="00736EFA"/>
    <w:rsid w:val="00737480"/>
    <w:rsid w:val="00737BEC"/>
    <w:rsid w:val="00737C96"/>
    <w:rsid w:val="00737FB7"/>
    <w:rsid w:val="00740259"/>
    <w:rsid w:val="00740EF2"/>
    <w:rsid w:val="007411D9"/>
    <w:rsid w:val="007413E8"/>
    <w:rsid w:val="00741476"/>
    <w:rsid w:val="0074157D"/>
    <w:rsid w:val="00741D60"/>
    <w:rsid w:val="0074233D"/>
    <w:rsid w:val="00742ACD"/>
    <w:rsid w:val="00742CA6"/>
    <w:rsid w:val="0074377F"/>
    <w:rsid w:val="00744225"/>
    <w:rsid w:val="007444CD"/>
    <w:rsid w:val="007456CD"/>
    <w:rsid w:val="007456E2"/>
    <w:rsid w:val="00745725"/>
    <w:rsid w:val="00745877"/>
    <w:rsid w:val="0074652C"/>
    <w:rsid w:val="00746E5D"/>
    <w:rsid w:val="007470D1"/>
    <w:rsid w:val="0075036D"/>
    <w:rsid w:val="0075081F"/>
    <w:rsid w:val="00750FEB"/>
    <w:rsid w:val="0075109A"/>
    <w:rsid w:val="00751DBE"/>
    <w:rsid w:val="00752245"/>
    <w:rsid w:val="00753877"/>
    <w:rsid w:val="00753963"/>
    <w:rsid w:val="007540C8"/>
    <w:rsid w:val="0075468D"/>
    <w:rsid w:val="00754B34"/>
    <w:rsid w:val="00754F45"/>
    <w:rsid w:val="0075531A"/>
    <w:rsid w:val="007554C9"/>
    <w:rsid w:val="00755786"/>
    <w:rsid w:val="00755E88"/>
    <w:rsid w:val="00756208"/>
    <w:rsid w:val="00756376"/>
    <w:rsid w:val="007565F6"/>
    <w:rsid w:val="00756EBE"/>
    <w:rsid w:val="00757125"/>
    <w:rsid w:val="00757155"/>
    <w:rsid w:val="00757A84"/>
    <w:rsid w:val="00757B04"/>
    <w:rsid w:val="00757E1B"/>
    <w:rsid w:val="0076006B"/>
    <w:rsid w:val="0076045E"/>
    <w:rsid w:val="0076054F"/>
    <w:rsid w:val="0076086D"/>
    <w:rsid w:val="007614D0"/>
    <w:rsid w:val="007617D2"/>
    <w:rsid w:val="00762313"/>
    <w:rsid w:val="00762CEF"/>
    <w:rsid w:val="00762DDE"/>
    <w:rsid w:val="007631CC"/>
    <w:rsid w:val="00763AAE"/>
    <w:rsid w:val="00763B8E"/>
    <w:rsid w:val="00763EAA"/>
    <w:rsid w:val="007640A1"/>
    <w:rsid w:val="007647DA"/>
    <w:rsid w:val="00764BEE"/>
    <w:rsid w:val="00765D0D"/>
    <w:rsid w:val="00765D7A"/>
    <w:rsid w:val="00766040"/>
    <w:rsid w:val="007661A6"/>
    <w:rsid w:val="0076642C"/>
    <w:rsid w:val="00766F59"/>
    <w:rsid w:val="0076779C"/>
    <w:rsid w:val="00767895"/>
    <w:rsid w:val="007678E5"/>
    <w:rsid w:val="0076791A"/>
    <w:rsid w:val="00767BDC"/>
    <w:rsid w:val="00767D4D"/>
    <w:rsid w:val="00767D97"/>
    <w:rsid w:val="0077026E"/>
    <w:rsid w:val="00770C8A"/>
    <w:rsid w:val="00770D65"/>
    <w:rsid w:val="00770EB5"/>
    <w:rsid w:val="00770ED8"/>
    <w:rsid w:val="00771FD0"/>
    <w:rsid w:val="00772131"/>
    <w:rsid w:val="00772169"/>
    <w:rsid w:val="00772554"/>
    <w:rsid w:val="00772724"/>
    <w:rsid w:val="007727A3"/>
    <w:rsid w:val="00772DEF"/>
    <w:rsid w:val="00772EFB"/>
    <w:rsid w:val="007737A7"/>
    <w:rsid w:val="00773A3F"/>
    <w:rsid w:val="00773BA7"/>
    <w:rsid w:val="00773F24"/>
    <w:rsid w:val="00774652"/>
    <w:rsid w:val="00774FED"/>
    <w:rsid w:val="00775732"/>
    <w:rsid w:val="00775BAB"/>
    <w:rsid w:val="00776444"/>
    <w:rsid w:val="007766F1"/>
    <w:rsid w:val="007769A3"/>
    <w:rsid w:val="00777197"/>
    <w:rsid w:val="00777FC7"/>
    <w:rsid w:val="00781A26"/>
    <w:rsid w:val="00781CBD"/>
    <w:rsid w:val="00781ED3"/>
    <w:rsid w:val="007821E9"/>
    <w:rsid w:val="00782768"/>
    <w:rsid w:val="0078301E"/>
    <w:rsid w:val="007831BE"/>
    <w:rsid w:val="00783A02"/>
    <w:rsid w:val="00783DA1"/>
    <w:rsid w:val="00784900"/>
    <w:rsid w:val="0078498A"/>
    <w:rsid w:val="007857BC"/>
    <w:rsid w:val="007857E0"/>
    <w:rsid w:val="007861E7"/>
    <w:rsid w:val="00786A54"/>
    <w:rsid w:val="00787ECC"/>
    <w:rsid w:val="00790399"/>
    <w:rsid w:val="00790D7F"/>
    <w:rsid w:val="00790DC7"/>
    <w:rsid w:val="007916E5"/>
    <w:rsid w:val="00791E3D"/>
    <w:rsid w:val="007924D4"/>
    <w:rsid w:val="00792E19"/>
    <w:rsid w:val="00793139"/>
    <w:rsid w:val="00793239"/>
    <w:rsid w:val="007938B6"/>
    <w:rsid w:val="00793A19"/>
    <w:rsid w:val="00793E65"/>
    <w:rsid w:val="00794676"/>
    <w:rsid w:val="00794C27"/>
    <w:rsid w:val="00794FA8"/>
    <w:rsid w:val="0079614E"/>
    <w:rsid w:val="00797483"/>
    <w:rsid w:val="007A00AF"/>
    <w:rsid w:val="007A06A9"/>
    <w:rsid w:val="007A1C12"/>
    <w:rsid w:val="007A2449"/>
    <w:rsid w:val="007A30DF"/>
    <w:rsid w:val="007A388D"/>
    <w:rsid w:val="007A3CB4"/>
    <w:rsid w:val="007A4CB3"/>
    <w:rsid w:val="007A4E84"/>
    <w:rsid w:val="007A4FD7"/>
    <w:rsid w:val="007A59E0"/>
    <w:rsid w:val="007A6001"/>
    <w:rsid w:val="007A65D4"/>
    <w:rsid w:val="007A67A2"/>
    <w:rsid w:val="007A69F9"/>
    <w:rsid w:val="007A780F"/>
    <w:rsid w:val="007B006D"/>
    <w:rsid w:val="007B05BE"/>
    <w:rsid w:val="007B09D7"/>
    <w:rsid w:val="007B0EC1"/>
    <w:rsid w:val="007B1101"/>
    <w:rsid w:val="007B15ED"/>
    <w:rsid w:val="007B1831"/>
    <w:rsid w:val="007B277C"/>
    <w:rsid w:val="007B27C8"/>
    <w:rsid w:val="007B29C0"/>
    <w:rsid w:val="007B2DD1"/>
    <w:rsid w:val="007B31CB"/>
    <w:rsid w:val="007B3B29"/>
    <w:rsid w:val="007B4054"/>
    <w:rsid w:val="007B4993"/>
    <w:rsid w:val="007B4D7F"/>
    <w:rsid w:val="007B4E36"/>
    <w:rsid w:val="007B501A"/>
    <w:rsid w:val="007B5151"/>
    <w:rsid w:val="007B5744"/>
    <w:rsid w:val="007B5C03"/>
    <w:rsid w:val="007B63B7"/>
    <w:rsid w:val="007B7116"/>
    <w:rsid w:val="007B74E2"/>
    <w:rsid w:val="007B7597"/>
    <w:rsid w:val="007B7808"/>
    <w:rsid w:val="007B7EBB"/>
    <w:rsid w:val="007C0264"/>
    <w:rsid w:val="007C05D4"/>
    <w:rsid w:val="007C0B9D"/>
    <w:rsid w:val="007C2752"/>
    <w:rsid w:val="007C2EA9"/>
    <w:rsid w:val="007C2FDB"/>
    <w:rsid w:val="007C31B1"/>
    <w:rsid w:val="007C3221"/>
    <w:rsid w:val="007C349B"/>
    <w:rsid w:val="007C36E9"/>
    <w:rsid w:val="007C3E33"/>
    <w:rsid w:val="007C4142"/>
    <w:rsid w:val="007C4CF5"/>
    <w:rsid w:val="007C5D3B"/>
    <w:rsid w:val="007C5FEA"/>
    <w:rsid w:val="007C6678"/>
    <w:rsid w:val="007C682E"/>
    <w:rsid w:val="007C6A23"/>
    <w:rsid w:val="007C6C0F"/>
    <w:rsid w:val="007C6D5D"/>
    <w:rsid w:val="007C7082"/>
    <w:rsid w:val="007C747C"/>
    <w:rsid w:val="007C748A"/>
    <w:rsid w:val="007D01AB"/>
    <w:rsid w:val="007D05CE"/>
    <w:rsid w:val="007D05E6"/>
    <w:rsid w:val="007D07FA"/>
    <w:rsid w:val="007D0A74"/>
    <w:rsid w:val="007D0C7A"/>
    <w:rsid w:val="007D0D31"/>
    <w:rsid w:val="007D0F3C"/>
    <w:rsid w:val="007D274D"/>
    <w:rsid w:val="007D2FD2"/>
    <w:rsid w:val="007D36F2"/>
    <w:rsid w:val="007D37A8"/>
    <w:rsid w:val="007D3C20"/>
    <w:rsid w:val="007D3F05"/>
    <w:rsid w:val="007D47C7"/>
    <w:rsid w:val="007D5024"/>
    <w:rsid w:val="007D5983"/>
    <w:rsid w:val="007D59D0"/>
    <w:rsid w:val="007D5FF1"/>
    <w:rsid w:val="007D6575"/>
    <w:rsid w:val="007D6B78"/>
    <w:rsid w:val="007D6C19"/>
    <w:rsid w:val="007D6E98"/>
    <w:rsid w:val="007D7089"/>
    <w:rsid w:val="007D7B44"/>
    <w:rsid w:val="007D7E5D"/>
    <w:rsid w:val="007E05BB"/>
    <w:rsid w:val="007E089A"/>
    <w:rsid w:val="007E0B39"/>
    <w:rsid w:val="007E1069"/>
    <w:rsid w:val="007E110F"/>
    <w:rsid w:val="007E1328"/>
    <w:rsid w:val="007E15EA"/>
    <w:rsid w:val="007E168C"/>
    <w:rsid w:val="007E1E92"/>
    <w:rsid w:val="007E228C"/>
    <w:rsid w:val="007E28F0"/>
    <w:rsid w:val="007E2C14"/>
    <w:rsid w:val="007E2CBC"/>
    <w:rsid w:val="007E327D"/>
    <w:rsid w:val="007E3B3D"/>
    <w:rsid w:val="007E449C"/>
    <w:rsid w:val="007E4641"/>
    <w:rsid w:val="007E4714"/>
    <w:rsid w:val="007E4B89"/>
    <w:rsid w:val="007E5570"/>
    <w:rsid w:val="007E59E2"/>
    <w:rsid w:val="007E6272"/>
    <w:rsid w:val="007E66D6"/>
    <w:rsid w:val="007E691D"/>
    <w:rsid w:val="007E6BB2"/>
    <w:rsid w:val="007E6C7A"/>
    <w:rsid w:val="007E6CCD"/>
    <w:rsid w:val="007E70F4"/>
    <w:rsid w:val="007E79DC"/>
    <w:rsid w:val="007E7B47"/>
    <w:rsid w:val="007E7C1B"/>
    <w:rsid w:val="007F00F7"/>
    <w:rsid w:val="007F099E"/>
    <w:rsid w:val="007F0AC7"/>
    <w:rsid w:val="007F14EB"/>
    <w:rsid w:val="007F1681"/>
    <w:rsid w:val="007F19F1"/>
    <w:rsid w:val="007F2048"/>
    <w:rsid w:val="007F26DA"/>
    <w:rsid w:val="007F324F"/>
    <w:rsid w:val="007F32AC"/>
    <w:rsid w:val="007F3EF4"/>
    <w:rsid w:val="007F3F6D"/>
    <w:rsid w:val="007F431A"/>
    <w:rsid w:val="007F445B"/>
    <w:rsid w:val="007F491D"/>
    <w:rsid w:val="007F4C0D"/>
    <w:rsid w:val="007F4D4F"/>
    <w:rsid w:val="007F4EA1"/>
    <w:rsid w:val="007F56D1"/>
    <w:rsid w:val="007F5789"/>
    <w:rsid w:val="007F5817"/>
    <w:rsid w:val="007F5E48"/>
    <w:rsid w:val="007F5E69"/>
    <w:rsid w:val="007F5E75"/>
    <w:rsid w:val="007F63CB"/>
    <w:rsid w:val="007F66B7"/>
    <w:rsid w:val="007F67FD"/>
    <w:rsid w:val="007F6DC0"/>
    <w:rsid w:val="007F6DE4"/>
    <w:rsid w:val="007F7426"/>
    <w:rsid w:val="007F78B1"/>
    <w:rsid w:val="007F7944"/>
    <w:rsid w:val="007F7B44"/>
    <w:rsid w:val="008002B5"/>
    <w:rsid w:val="008015F8"/>
    <w:rsid w:val="00801A3C"/>
    <w:rsid w:val="00801BBC"/>
    <w:rsid w:val="00801C72"/>
    <w:rsid w:val="00802228"/>
    <w:rsid w:val="0080245B"/>
    <w:rsid w:val="00802BDF"/>
    <w:rsid w:val="00802D6A"/>
    <w:rsid w:val="008037C5"/>
    <w:rsid w:val="00803C72"/>
    <w:rsid w:val="008044DB"/>
    <w:rsid w:val="00805012"/>
    <w:rsid w:val="008059EF"/>
    <w:rsid w:val="0080631A"/>
    <w:rsid w:val="00806321"/>
    <w:rsid w:val="00806C12"/>
    <w:rsid w:val="008070DE"/>
    <w:rsid w:val="0080759C"/>
    <w:rsid w:val="008109B8"/>
    <w:rsid w:val="00810BD1"/>
    <w:rsid w:val="00810CF4"/>
    <w:rsid w:val="0081192A"/>
    <w:rsid w:val="008119F3"/>
    <w:rsid w:val="00811A66"/>
    <w:rsid w:val="00812217"/>
    <w:rsid w:val="008123B7"/>
    <w:rsid w:val="008124D4"/>
    <w:rsid w:val="00812635"/>
    <w:rsid w:val="00812737"/>
    <w:rsid w:val="0081284A"/>
    <w:rsid w:val="00812D81"/>
    <w:rsid w:val="00813162"/>
    <w:rsid w:val="00813320"/>
    <w:rsid w:val="00813653"/>
    <w:rsid w:val="00813D23"/>
    <w:rsid w:val="00814B7D"/>
    <w:rsid w:val="0081603D"/>
    <w:rsid w:val="00816B03"/>
    <w:rsid w:val="00816DD3"/>
    <w:rsid w:val="008202C4"/>
    <w:rsid w:val="008203CE"/>
    <w:rsid w:val="00820C1B"/>
    <w:rsid w:val="00820FC9"/>
    <w:rsid w:val="00821B4F"/>
    <w:rsid w:val="00822279"/>
    <w:rsid w:val="008222AF"/>
    <w:rsid w:val="00822964"/>
    <w:rsid w:val="0082304B"/>
    <w:rsid w:val="00823237"/>
    <w:rsid w:val="00823930"/>
    <w:rsid w:val="00824120"/>
    <w:rsid w:val="00824ABC"/>
    <w:rsid w:val="00824ED4"/>
    <w:rsid w:val="0082533B"/>
    <w:rsid w:val="008256D1"/>
    <w:rsid w:val="00825AE1"/>
    <w:rsid w:val="00825ECE"/>
    <w:rsid w:val="00826041"/>
    <w:rsid w:val="008260DE"/>
    <w:rsid w:val="00827A54"/>
    <w:rsid w:val="00830158"/>
    <w:rsid w:val="00830180"/>
    <w:rsid w:val="00830C07"/>
    <w:rsid w:val="00830FB3"/>
    <w:rsid w:val="008311E8"/>
    <w:rsid w:val="0083152D"/>
    <w:rsid w:val="008315AF"/>
    <w:rsid w:val="0083185A"/>
    <w:rsid w:val="00831C67"/>
    <w:rsid w:val="00832524"/>
    <w:rsid w:val="00832702"/>
    <w:rsid w:val="00832726"/>
    <w:rsid w:val="0083287B"/>
    <w:rsid w:val="0083389C"/>
    <w:rsid w:val="00833992"/>
    <w:rsid w:val="00833AFD"/>
    <w:rsid w:val="0083445B"/>
    <w:rsid w:val="00834667"/>
    <w:rsid w:val="00834E74"/>
    <w:rsid w:val="00834ED2"/>
    <w:rsid w:val="008351C5"/>
    <w:rsid w:val="008363DB"/>
    <w:rsid w:val="00836432"/>
    <w:rsid w:val="00836D34"/>
    <w:rsid w:val="00836EF5"/>
    <w:rsid w:val="0083719D"/>
    <w:rsid w:val="00840001"/>
    <w:rsid w:val="00840098"/>
    <w:rsid w:val="008407D8"/>
    <w:rsid w:val="008408D7"/>
    <w:rsid w:val="00840E0D"/>
    <w:rsid w:val="00840ED2"/>
    <w:rsid w:val="00840EDA"/>
    <w:rsid w:val="00841DED"/>
    <w:rsid w:val="00842076"/>
    <w:rsid w:val="00842451"/>
    <w:rsid w:val="00842562"/>
    <w:rsid w:val="008426DA"/>
    <w:rsid w:val="00843679"/>
    <w:rsid w:val="00843CBE"/>
    <w:rsid w:val="00843E4F"/>
    <w:rsid w:val="00844EC9"/>
    <w:rsid w:val="008461C2"/>
    <w:rsid w:val="008463E6"/>
    <w:rsid w:val="008469CA"/>
    <w:rsid w:val="00846DBE"/>
    <w:rsid w:val="00847794"/>
    <w:rsid w:val="008478B4"/>
    <w:rsid w:val="00847D10"/>
    <w:rsid w:val="0085016D"/>
    <w:rsid w:val="00850DC4"/>
    <w:rsid w:val="00850FE1"/>
    <w:rsid w:val="00851089"/>
    <w:rsid w:val="0085157E"/>
    <w:rsid w:val="008522B5"/>
    <w:rsid w:val="00853193"/>
    <w:rsid w:val="008537C4"/>
    <w:rsid w:val="00853B35"/>
    <w:rsid w:val="00854324"/>
    <w:rsid w:val="008549CA"/>
    <w:rsid w:val="00854B2D"/>
    <w:rsid w:val="00855767"/>
    <w:rsid w:val="00855F0C"/>
    <w:rsid w:val="00856547"/>
    <w:rsid w:val="00856CF9"/>
    <w:rsid w:val="00857291"/>
    <w:rsid w:val="008572AA"/>
    <w:rsid w:val="00857BF1"/>
    <w:rsid w:val="00857FCD"/>
    <w:rsid w:val="0086203D"/>
    <w:rsid w:val="00862A56"/>
    <w:rsid w:val="00862F44"/>
    <w:rsid w:val="00864B44"/>
    <w:rsid w:val="00864C32"/>
    <w:rsid w:val="00865743"/>
    <w:rsid w:val="00865EE3"/>
    <w:rsid w:val="008669B6"/>
    <w:rsid w:val="00866CD8"/>
    <w:rsid w:val="008670B1"/>
    <w:rsid w:val="00867BE8"/>
    <w:rsid w:val="00867CD5"/>
    <w:rsid w:val="00867E22"/>
    <w:rsid w:val="0087006D"/>
    <w:rsid w:val="00870B77"/>
    <w:rsid w:val="0087101E"/>
    <w:rsid w:val="0087118D"/>
    <w:rsid w:val="0087120C"/>
    <w:rsid w:val="008719FC"/>
    <w:rsid w:val="00871C71"/>
    <w:rsid w:val="00871E39"/>
    <w:rsid w:val="008720EE"/>
    <w:rsid w:val="008727AC"/>
    <w:rsid w:val="00872A63"/>
    <w:rsid w:val="008739F0"/>
    <w:rsid w:val="00873B2D"/>
    <w:rsid w:val="00873B3B"/>
    <w:rsid w:val="00873F16"/>
    <w:rsid w:val="00873FBC"/>
    <w:rsid w:val="0087403C"/>
    <w:rsid w:val="00874246"/>
    <w:rsid w:val="0087455F"/>
    <w:rsid w:val="008748A0"/>
    <w:rsid w:val="00874F35"/>
    <w:rsid w:val="00874F4E"/>
    <w:rsid w:val="00875170"/>
    <w:rsid w:val="00875D6A"/>
    <w:rsid w:val="00875D85"/>
    <w:rsid w:val="00876AC6"/>
    <w:rsid w:val="00876F3C"/>
    <w:rsid w:val="00877713"/>
    <w:rsid w:val="0087775B"/>
    <w:rsid w:val="008777D5"/>
    <w:rsid w:val="0088066A"/>
    <w:rsid w:val="00881771"/>
    <w:rsid w:val="008818DA"/>
    <w:rsid w:val="00881D4A"/>
    <w:rsid w:val="008821CE"/>
    <w:rsid w:val="00882A88"/>
    <w:rsid w:val="00882FC9"/>
    <w:rsid w:val="0088312D"/>
    <w:rsid w:val="0088389F"/>
    <w:rsid w:val="00883D32"/>
    <w:rsid w:val="00884040"/>
    <w:rsid w:val="00884061"/>
    <w:rsid w:val="008845A3"/>
    <w:rsid w:val="00884AE2"/>
    <w:rsid w:val="00884EEC"/>
    <w:rsid w:val="0088514B"/>
    <w:rsid w:val="00885383"/>
    <w:rsid w:val="0088607F"/>
    <w:rsid w:val="00886AD4"/>
    <w:rsid w:val="0088760E"/>
    <w:rsid w:val="008877B2"/>
    <w:rsid w:val="008900BF"/>
    <w:rsid w:val="008900F3"/>
    <w:rsid w:val="008901E7"/>
    <w:rsid w:val="0089099A"/>
    <w:rsid w:val="00890D2B"/>
    <w:rsid w:val="008915C8"/>
    <w:rsid w:val="008917E2"/>
    <w:rsid w:val="00891A74"/>
    <w:rsid w:val="0089504C"/>
    <w:rsid w:val="00895750"/>
    <w:rsid w:val="008960B1"/>
    <w:rsid w:val="008963BE"/>
    <w:rsid w:val="00896421"/>
    <w:rsid w:val="00896D2E"/>
    <w:rsid w:val="0089743E"/>
    <w:rsid w:val="00897A76"/>
    <w:rsid w:val="00897BB1"/>
    <w:rsid w:val="00897C22"/>
    <w:rsid w:val="008A09DB"/>
    <w:rsid w:val="008A13F7"/>
    <w:rsid w:val="008A1978"/>
    <w:rsid w:val="008A1FB8"/>
    <w:rsid w:val="008A27B4"/>
    <w:rsid w:val="008A288C"/>
    <w:rsid w:val="008A326B"/>
    <w:rsid w:val="008A3471"/>
    <w:rsid w:val="008A3583"/>
    <w:rsid w:val="008A3B00"/>
    <w:rsid w:val="008A3C51"/>
    <w:rsid w:val="008A45A0"/>
    <w:rsid w:val="008A48EB"/>
    <w:rsid w:val="008A499B"/>
    <w:rsid w:val="008A508E"/>
    <w:rsid w:val="008A52DF"/>
    <w:rsid w:val="008A55EF"/>
    <w:rsid w:val="008A5C0E"/>
    <w:rsid w:val="008A6441"/>
    <w:rsid w:val="008A68F9"/>
    <w:rsid w:val="008A6A2E"/>
    <w:rsid w:val="008A78A2"/>
    <w:rsid w:val="008B041D"/>
    <w:rsid w:val="008B06DB"/>
    <w:rsid w:val="008B0969"/>
    <w:rsid w:val="008B11B2"/>
    <w:rsid w:val="008B297D"/>
    <w:rsid w:val="008B3445"/>
    <w:rsid w:val="008B3772"/>
    <w:rsid w:val="008B3796"/>
    <w:rsid w:val="008B3826"/>
    <w:rsid w:val="008B38F5"/>
    <w:rsid w:val="008B3C80"/>
    <w:rsid w:val="008B49D0"/>
    <w:rsid w:val="008B5837"/>
    <w:rsid w:val="008B5987"/>
    <w:rsid w:val="008B6C2C"/>
    <w:rsid w:val="008B6C94"/>
    <w:rsid w:val="008B6EE5"/>
    <w:rsid w:val="008B7249"/>
    <w:rsid w:val="008B75B4"/>
    <w:rsid w:val="008B7855"/>
    <w:rsid w:val="008B7915"/>
    <w:rsid w:val="008B7AC9"/>
    <w:rsid w:val="008B7D56"/>
    <w:rsid w:val="008C0255"/>
    <w:rsid w:val="008C046F"/>
    <w:rsid w:val="008C08E2"/>
    <w:rsid w:val="008C0DD8"/>
    <w:rsid w:val="008C1443"/>
    <w:rsid w:val="008C24F7"/>
    <w:rsid w:val="008C2832"/>
    <w:rsid w:val="008C2BD6"/>
    <w:rsid w:val="008C2DC4"/>
    <w:rsid w:val="008C3032"/>
    <w:rsid w:val="008C3A2E"/>
    <w:rsid w:val="008C408E"/>
    <w:rsid w:val="008C4762"/>
    <w:rsid w:val="008C4860"/>
    <w:rsid w:val="008C49B8"/>
    <w:rsid w:val="008C4E8C"/>
    <w:rsid w:val="008C4F66"/>
    <w:rsid w:val="008C4FED"/>
    <w:rsid w:val="008C5CCC"/>
    <w:rsid w:val="008C639C"/>
    <w:rsid w:val="008C6E18"/>
    <w:rsid w:val="008C6F22"/>
    <w:rsid w:val="008D0195"/>
    <w:rsid w:val="008D063D"/>
    <w:rsid w:val="008D0981"/>
    <w:rsid w:val="008D11AD"/>
    <w:rsid w:val="008D121E"/>
    <w:rsid w:val="008D14FC"/>
    <w:rsid w:val="008D1A46"/>
    <w:rsid w:val="008D1BA2"/>
    <w:rsid w:val="008D1C8A"/>
    <w:rsid w:val="008D20C0"/>
    <w:rsid w:val="008D2156"/>
    <w:rsid w:val="008D2283"/>
    <w:rsid w:val="008D228B"/>
    <w:rsid w:val="008D2507"/>
    <w:rsid w:val="008D2E41"/>
    <w:rsid w:val="008D3231"/>
    <w:rsid w:val="008D3DD0"/>
    <w:rsid w:val="008D4426"/>
    <w:rsid w:val="008D48C2"/>
    <w:rsid w:val="008D4912"/>
    <w:rsid w:val="008D4D02"/>
    <w:rsid w:val="008D4E2A"/>
    <w:rsid w:val="008D4E94"/>
    <w:rsid w:val="008D4FEF"/>
    <w:rsid w:val="008D51FC"/>
    <w:rsid w:val="008D5617"/>
    <w:rsid w:val="008D5CB3"/>
    <w:rsid w:val="008D5D8B"/>
    <w:rsid w:val="008D61D2"/>
    <w:rsid w:val="008D6748"/>
    <w:rsid w:val="008D71F9"/>
    <w:rsid w:val="008E0161"/>
    <w:rsid w:val="008E0285"/>
    <w:rsid w:val="008E03D7"/>
    <w:rsid w:val="008E08B4"/>
    <w:rsid w:val="008E0EB4"/>
    <w:rsid w:val="008E0F34"/>
    <w:rsid w:val="008E1224"/>
    <w:rsid w:val="008E1573"/>
    <w:rsid w:val="008E1C02"/>
    <w:rsid w:val="008E1DB7"/>
    <w:rsid w:val="008E2693"/>
    <w:rsid w:val="008E2C9E"/>
    <w:rsid w:val="008E32C8"/>
    <w:rsid w:val="008E33B4"/>
    <w:rsid w:val="008E3EE6"/>
    <w:rsid w:val="008E47A9"/>
    <w:rsid w:val="008E4E0D"/>
    <w:rsid w:val="008E5609"/>
    <w:rsid w:val="008E57D5"/>
    <w:rsid w:val="008E6111"/>
    <w:rsid w:val="008E660C"/>
    <w:rsid w:val="008E6644"/>
    <w:rsid w:val="008E672B"/>
    <w:rsid w:val="008E6F47"/>
    <w:rsid w:val="008E6F4E"/>
    <w:rsid w:val="008E7A79"/>
    <w:rsid w:val="008F062C"/>
    <w:rsid w:val="008F0678"/>
    <w:rsid w:val="008F0F0D"/>
    <w:rsid w:val="008F11AB"/>
    <w:rsid w:val="008F126F"/>
    <w:rsid w:val="008F1422"/>
    <w:rsid w:val="008F1582"/>
    <w:rsid w:val="008F168C"/>
    <w:rsid w:val="008F1B65"/>
    <w:rsid w:val="008F1FB4"/>
    <w:rsid w:val="008F22C1"/>
    <w:rsid w:val="008F234A"/>
    <w:rsid w:val="008F25EF"/>
    <w:rsid w:val="008F2C87"/>
    <w:rsid w:val="008F2DC3"/>
    <w:rsid w:val="008F3D95"/>
    <w:rsid w:val="008F3E59"/>
    <w:rsid w:val="008F6489"/>
    <w:rsid w:val="008F68F9"/>
    <w:rsid w:val="008F70B3"/>
    <w:rsid w:val="008F71A8"/>
    <w:rsid w:val="008F78BF"/>
    <w:rsid w:val="009015D8"/>
    <w:rsid w:val="00901F7F"/>
    <w:rsid w:val="0090271E"/>
    <w:rsid w:val="00903260"/>
    <w:rsid w:val="00903CA6"/>
    <w:rsid w:val="00904883"/>
    <w:rsid w:val="0090496E"/>
    <w:rsid w:val="00904995"/>
    <w:rsid w:val="00904BBC"/>
    <w:rsid w:val="00905408"/>
    <w:rsid w:val="00905C76"/>
    <w:rsid w:val="009067CC"/>
    <w:rsid w:val="009067EA"/>
    <w:rsid w:val="00906B15"/>
    <w:rsid w:val="00906C5F"/>
    <w:rsid w:val="00906F2B"/>
    <w:rsid w:val="009077D7"/>
    <w:rsid w:val="00910401"/>
    <w:rsid w:val="0091073C"/>
    <w:rsid w:val="0091077D"/>
    <w:rsid w:val="00910D5B"/>
    <w:rsid w:val="00910EF2"/>
    <w:rsid w:val="0091162D"/>
    <w:rsid w:val="00911705"/>
    <w:rsid w:val="00911972"/>
    <w:rsid w:val="00912BFF"/>
    <w:rsid w:val="00913116"/>
    <w:rsid w:val="009132B2"/>
    <w:rsid w:val="00913F1A"/>
    <w:rsid w:val="00914671"/>
    <w:rsid w:val="00914678"/>
    <w:rsid w:val="00914805"/>
    <w:rsid w:val="00914815"/>
    <w:rsid w:val="00914FB1"/>
    <w:rsid w:val="0091516D"/>
    <w:rsid w:val="00915532"/>
    <w:rsid w:val="00915780"/>
    <w:rsid w:val="00915C3F"/>
    <w:rsid w:val="00915DAE"/>
    <w:rsid w:val="0091646A"/>
    <w:rsid w:val="009167DB"/>
    <w:rsid w:val="009168E8"/>
    <w:rsid w:val="00916C9B"/>
    <w:rsid w:val="00916CD9"/>
    <w:rsid w:val="00917767"/>
    <w:rsid w:val="00917CA3"/>
    <w:rsid w:val="00920578"/>
    <w:rsid w:val="009210F1"/>
    <w:rsid w:val="00921263"/>
    <w:rsid w:val="00921685"/>
    <w:rsid w:val="009222B8"/>
    <w:rsid w:val="00922550"/>
    <w:rsid w:val="00922FF8"/>
    <w:rsid w:val="00923986"/>
    <w:rsid w:val="00923E1F"/>
    <w:rsid w:val="0092414C"/>
    <w:rsid w:val="00924226"/>
    <w:rsid w:val="00924430"/>
    <w:rsid w:val="0092517B"/>
    <w:rsid w:val="0092539C"/>
    <w:rsid w:val="009258D9"/>
    <w:rsid w:val="00925BA8"/>
    <w:rsid w:val="00925DFA"/>
    <w:rsid w:val="0092640C"/>
    <w:rsid w:val="00926EB2"/>
    <w:rsid w:val="0092749E"/>
    <w:rsid w:val="0092787C"/>
    <w:rsid w:val="00927BFC"/>
    <w:rsid w:val="00927D0B"/>
    <w:rsid w:val="00927D6F"/>
    <w:rsid w:val="00931071"/>
    <w:rsid w:val="009314B2"/>
    <w:rsid w:val="009319B8"/>
    <w:rsid w:val="00932517"/>
    <w:rsid w:val="00932F82"/>
    <w:rsid w:val="0093317B"/>
    <w:rsid w:val="00933461"/>
    <w:rsid w:val="009334E4"/>
    <w:rsid w:val="00933913"/>
    <w:rsid w:val="00934027"/>
    <w:rsid w:val="0093477E"/>
    <w:rsid w:val="00934F93"/>
    <w:rsid w:val="00935824"/>
    <w:rsid w:val="009367F8"/>
    <w:rsid w:val="009368B6"/>
    <w:rsid w:val="00936C11"/>
    <w:rsid w:val="009374A0"/>
    <w:rsid w:val="009376DB"/>
    <w:rsid w:val="00940412"/>
    <w:rsid w:val="009404D6"/>
    <w:rsid w:val="009409DC"/>
    <w:rsid w:val="0094133F"/>
    <w:rsid w:val="00941EA4"/>
    <w:rsid w:val="00942171"/>
    <w:rsid w:val="00942CC4"/>
    <w:rsid w:val="00943595"/>
    <w:rsid w:val="009436FC"/>
    <w:rsid w:val="00943CB3"/>
    <w:rsid w:val="0094437D"/>
    <w:rsid w:val="009446F4"/>
    <w:rsid w:val="009447FE"/>
    <w:rsid w:val="0094489A"/>
    <w:rsid w:val="00944A20"/>
    <w:rsid w:val="00945539"/>
    <w:rsid w:val="009457C1"/>
    <w:rsid w:val="009458CF"/>
    <w:rsid w:val="00945C3F"/>
    <w:rsid w:val="00946DD5"/>
    <w:rsid w:val="00947A99"/>
    <w:rsid w:val="00950506"/>
    <w:rsid w:val="009508DE"/>
    <w:rsid w:val="00950D19"/>
    <w:rsid w:val="00951B98"/>
    <w:rsid w:val="00951D9F"/>
    <w:rsid w:val="009520A0"/>
    <w:rsid w:val="00952110"/>
    <w:rsid w:val="009529E7"/>
    <w:rsid w:val="00952A73"/>
    <w:rsid w:val="00952B84"/>
    <w:rsid w:val="009530A9"/>
    <w:rsid w:val="00953252"/>
    <w:rsid w:val="009532E0"/>
    <w:rsid w:val="00953580"/>
    <w:rsid w:val="009537B5"/>
    <w:rsid w:val="009557B8"/>
    <w:rsid w:val="00955870"/>
    <w:rsid w:val="0095592A"/>
    <w:rsid w:val="009560E6"/>
    <w:rsid w:val="00956EDA"/>
    <w:rsid w:val="0096034D"/>
    <w:rsid w:val="00960794"/>
    <w:rsid w:val="00960CD5"/>
    <w:rsid w:val="009616C8"/>
    <w:rsid w:val="00961F06"/>
    <w:rsid w:val="00962B77"/>
    <w:rsid w:val="00962DD1"/>
    <w:rsid w:val="00963A94"/>
    <w:rsid w:val="00963BED"/>
    <w:rsid w:val="00964997"/>
    <w:rsid w:val="00965062"/>
    <w:rsid w:val="0096521D"/>
    <w:rsid w:val="00965A81"/>
    <w:rsid w:val="00966EA0"/>
    <w:rsid w:val="0096700D"/>
    <w:rsid w:val="009675E5"/>
    <w:rsid w:val="009676F8"/>
    <w:rsid w:val="00967FCD"/>
    <w:rsid w:val="00970BD3"/>
    <w:rsid w:val="009713BE"/>
    <w:rsid w:val="00971D7D"/>
    <w:rsid w:val="0097223D"/>
    <w:rsid w:val="009728F0"/>
    <w:rsid w:val="00972A98"/>
    <w:rsid w:val="00972C3D"/>
    <w:rsid w:val="00972C6D"/>
    <w:rsid w:val="00972CDA"/>
    <w:rsid w:val="0097322A"/>
    <w:rsid w:val="0097414C"/>
    <w:rsid w:val="00974174"/>
    <w:rsid w:val="00974DEB"/>
    <w:rsid w:val="009752A8"/>
    <w:rsid w:val="009753EA"/>
    <w:rsid w:val="009763CF"/>
    <w:rsid w:val="00976796"/>
    <w:rsid w:val="009769AA"/>
    <w:rsid w:val="00976B38"/>
    <w:rsid w:val="00976EE1"/>
    <w:rsid w:val="009771C4"/>
    <w:rsid w:val="009773A9"/>
    <w:rsid w:val="009779E8"/>
    <w:rsid w:val="00977AB6"/>
    <w:rsid w:val="00977B20"/>
    <w:rsid w:val="009813E5"/>
    <w:rsid w:val="0098191E"/>
    <w:rsid w:val="00981A24"/>
    <w:rsid w:val="00981BF0"/>
    <w:rsid w:val="0098274A"/>
    <w:rsid w:val="00983287"/>
    <w:rsid w:val="0098411E"/>
    <w:rsid w:val="009849D2"/>
    <w:rsid w:val="00984E0F"/>
    <w:rsid w:val="0098579C"/>
    <w:rsid w:val="00986218"/>
    <w:rsid w:val="00986605"/>
    <w:rsid w:val="009867C5"/>
    <w:rsid w:val="00986C9C"/>
    <w:rsid w:val="009904BF"/>
    <w:rsid w:val="0099169E"/>
    <w:rsid w:val="00991FAB"/>
    <w:rsid w:val="0099210D"/>
    <w:rsid w:val="00992DA5"/>
    <w:rsid w:val="00992F20"/>
    <w:rsid w:val="009934CF"/>
    <w:rsid w:val="009937B3"/>
    <w:rsid w:val="00993B46"/>
    <w:rsid w:val="00993C5B"/>
    <w:rsid w:val="00993ECB"/>
    <w:rsid w:val="00993FBF"/>
    <w:rsid w:val="00994596"/>
    <w:rsid w:val="0099470E"/>
    <w:rsid w:val="00994CD4"/>
    <w:rsid w:val="00995A28"/>
    <w:rsid w:val="00995F8B"/>
    <w:rsid w:val="009960D8"/>
    <w:rsid w:val="009966B2"/>
    <w:rsid w:val="009967C6"/>
    <w:rsid w:val="00996A58"/>
    <w:rsid w:val="0099702B"/>
    <w:rsid w:val="0099704A"/>
    <w:rsid w:val="00997E41"/>
    <w:rsid w:val="00997E6D"/>
    <w:rsid w:val="009A0075"/>
    <w:rsid w:val="009A02D0"/>
    <w:rsid w:val="009A0429"/>
    <w:rsid w:val="009A05E4"/>
    <w:rsid w:val="009A0633"/>
    <w:rsid w:val="009A08A6"/>
    <w:rsid w:val="009A0DF3"/>
    <w:rsid w:val="009A12C4"/>
    <w:rsid w:val="009A18BF"/>
    <w:rsid w:val="009A1C87"/>
    <w:rsid w:val="009A1CE4"/>
    <w:rsid w:val="009A1D78"/>
    <w:rsid w:val="009A1E6A"/>
    <w:rsid w:val="009A1F1A"/>
    <w:rsid w:val="009A261E"/>
    <w:rsid w:val="009A2B70"/>
    <w:rsid w:val="009A2CF7"/>
    <w:rsid w:val="009A2D80"/>
    <w:rsid w:val="009A31ED"/>
    <w:rsid w:val="009A321D"/>
    <w:rsid w:val="009A34BC"/>
    <w:rsid w:val="009A36B0"/>
    <w:rsid w:val="009A4429"/>
    <w:rsid w:val="009A4DB5"/>
    <w:rsid w:val="009A5B82"/>
    <w:rsid w:val="009A60DD"/>
    <w:rsid w:val="009A66AF"/>
    <w:rsid w:val="009A6C77"/>
    <w:rsid w:val="009A6E32"/>
    <w:rsid w:val="009A6FA0"/>
    <w:rsid w:val="009A71FF"/>
    <w:rsid w:val="009A7C89"/>
    <w:rsid w:val="009B01A8"/>
    <w:rsid w:val="009B0574"/>
    <w:rsid w:val="009B07FC"/>
    <w:rsid w:val="009B122F"/>
    <w:rsid w:val="009B17BF"/>
    <w:rsid w:val="009B2B8C"/>
    <w:rsid w:val="009B2DB5"/>
    <w:rsid w:val="009B3F94"/>
    <w:rsid w:val="009B4211"/>
    <w:rsid w:val="009B4860"/>
    <w:rsid w:val="009B4954"/>
    <w:rsid w:val="009B506A"/>
    <w:rsid w:val="009B534A"/>
    <w:rsid w:val="009B5610"/>
    <w:rsid w:val="009B58D8"/>
    <w:rsid w:val="009B5926"/>
    <w:rsid w:val="009B5A96"/>
    <w:rsid w:val="009B5B4B"/>
    <w:rsid w:val="009B5BEC"/>
    <w:rsid w:val="009B675E"/>
    <w:rsid w:val="009B7477"/>
    <w:rsid w:val="009B762A"/>
    <w:rsid w:val="009B7946"/>
    <w:rsid w:val="009B7D69"/>
    <w:rsid w:val="009C0506"/>
    <w:rsid w:val="009C06AE"/>
    <w:rsid w:val="009C0838"/>
    <w:rsid w:val="009C09D3"/>
    <w:rsid w:val="009C0A9C"/>
    <w:rsid w:val="009C0EE0"/>
    <w:rsid w:val="009C1229"/>
    <w:rsid w:val="009C1FAE"/>
    <w:rsid w:val="009C211F"/>
    <w:rsid w:val="009C23C4"/>
    <w:rsid w:val="009C2F09"/>
    <w:rsid w:val="009C3269"/>
    <w:rsid w:val="009C3521"/>
    <w:rsid w:val="009C3B3A"/>
    <w:rsid w:val="009C4AEE"/>
    <w:rsid w:val="009C4BE5"/>
    <w:rsid w:val="009C4CAD"/>
    <w:rsid w:val="009C5512"/>
    <w:rsid w:val="009C5DBF"/>
    <w:rsid w:val="009C5E01"/>
    <w:rsid w:val="009C6347"/>
    <w:rsid w:val="009C6716"/>
    <w:rsid w:val="009C7534"/>
    <w:rsid w:val="009C7B49"/>
    <w:rsid w:val="009C7BFB"/>
    <w:rsid w:val="009C7E99"/>
    <w:rsid w:val="009D017D"/>
    <w:rsid w:val="009D074B"/>
    <w:rsid w:val="009D091D"/>
    <w:rsid w:val="009D1208"/>
    <w:rsid w:val="009D1299"/>
    <w:rsid w:val="009D1C65"/>
    <w:rsid w:val="009D1EDC"/>
    <w:rsid w:val="009D2119"/>
    <w:rsid w:val="009D2285"/>
    <w:rsid w:val="009D23BA"/>
    <w:rsid w:val="009D29B1"/>
    <w:rsid w:val="009D2B10"/>
    <w:rsid w:val="009D2F4A"/>
    <w:rsid w:val="009D3154"/>
    <w:rsid w:val="009D3401"/>
    <w:rsid w:val="009D5435"/>
    <w:rsid w:val="009D5545"/>
    <w:rsid w:val="009D5D3D"/>
    <w:rsid w:val="009D5DE3"/>
    <w:rsid w:val="009D62F8"/>
    <w:rsid w:val="009D63C9"/>
    <w:rsid w:val="009D6415"/>
    <w:rsid w:val="009D6570"/>
    <w:rsid w:val="009D673E"/>
    <w:rsid w:val="009D6905"/>
    <w:rsid w:val="009D6D17"/>
    <w:rsid w:val="009D6DC6"/>
    <w:rsid w:val="009D7CDA"/>
    <w:rsid w:val="009D7EDC"/>
    <w:rsid w:val="009E0168"/>
    <w:rsid w:val="009E054D"/>
    <w:rsid w:val="009E0917"/>
    <w:rsid w:val="009E0E44"/>
    <w:rsid w:val="009E114E"/>
    <w:rsid w:val="009E1568"/>
    <w:rsid w:val="009E3031"/>
    <w:rsid w:val="009E339C"/>
    <w:rsid w:val="009E3BB2"/>
    <w:rsid w:val="009E48F4"/>
    <w:rsid w:val="009E52A9"/>
    <w:rsid w:val="009E5BDF"/>
    <w:rsid w:val="009E5DC0"/>
    <w:rsid w:val="009E6052"/>
    <w:rsid w:val="009E6158"/>
    <w:rsid w:val="009E6E01"/>
    <w:rsid w:val="009E78E0"/>
    <w:rsid w:val="009E7D1A"/>
    <w:rsid w:val="009F0D3E"/>
    <w:rsid w:val="009F1267"/>
    <w:rsid w:val="009F24E4"/>
    <w:rsid w:val="009F2671"/>
    <w:rsid w:val="009F28D5"/>
    <w:rsid w:val="009F2963"/>
    <w:rsid w:val="009F2AF4"/>
    <w:rsid w:val="009F2E5C"/>
    <w:rsid w:val="009F3434"/>
    <w:rsid w:val="009F3542"/>
    <w:rsid w:val="009F3970"/>
    <w:rsid w:val="009F3A80"/>
    <w:rsid w:val="009F491C"/>
    <w:rsid w:val="009F4A0F"/>
    <w:rsid w:val="009F4A5E"/>
    <w:rsid w:val="009F4F15"/>
    <w:rsid w:val="009F51DB"/>
    <w:rsid w:val="009F5A99"/>
    <w:rsid w:val="009F6889"/>
    <w:rsid w:val="009F78B6"/>
    <w:rsid w:val="00A00355"/>
    <w:rsid w:val="00A00544"/>
    <w:rsid w:val="00A0079A"/>
    <w:rsid w:val="00A00B40"/>
    <w:rsid w:val="00A01018"/>
    <w:rsid w:val="00A01070"/>
    <w:rsid w:val="00A0162B"/>
    <w:rsid w:val="00A03797"/>
    <w:rsid w:val="00A03C27"/>
    <w:rsid w:val="00A03D4C"/>
    <w:rsid w:val="00A03E1C"/>
    <w:rsid w:val="00A03EC7"/>
    <w:rsid w:val="00A041C3"/>
    <w:rsid w:val="00A044BD"/>
    <w:rsid w:val="00A0468F"/>
    <w:rsid w:val="00A046D1"/>
    <w:rsid w:val="00A05BBB"/>
    <w:rsid w:val="00A06E2F"/>
    <w:rsid w:val="00A076ED"/>
    <w:rsid w:val="00A07AAC"/>
    <w:rsid w:val="00A07AED"/>
    <w:rsid w:val="00A10204"/>
    <w:rsid w:val="00A114ED"/>
    <w:rsid w:val="00A11922"/>
    <w:rsid w:val="00A1238E"/>
    <w:rsid w:val="00A123C6"/>
    <w:rsid w:val="00A12A6C"/>
    <w:rsid w:val="00A12BA1"/>
    <w:rsid w:val="00A12D7C"/>
    <w:rsid w:val="00A13814"/>
    <w:rsid w:val="00A13C4B"/>
    <w:rsid w:val="00A13C97"/>
    <w:rsid w:val="00A13F38"/>
    <w:rsid w:val="00A14326"/>
    <w:rsid w:val="00A14E7F"/>
    <w:rsid w:val="00A15CA3"/>
    <w:rsid w:val="00A16334"/>
    <w:rsid w:val="00A16B4B"/>
    <w:rsid w:val="00A170B0"/>
    <w:rsid w:val="00A17720"/>
    <w:rsid w:val="00A17780"/>
    <w:rsid w:val="00A17F57"/>
    <w:rsid w:val="00A2296E"/>
    <w:rsid w:val="00A22F47"/>
    <w:rsid w:val="00A2320B"/>
    <w:rsid w:val="00A2350C"/>
    <w:rsid w:val="00A236AC"/>
    <w:rsid w:val="00A23D50"/>
    <w:rsid w:val="00A23E00"/>
    <w:rsid w:val="00A24458"/>
    <w:rsid w:val="00A24518"/>
    <w:rsid w:val="00A24728"/>
    <w:rsid w:val="00A24877"/>
    <w:rsid w:val="00A24D01"/>
    <w:rsid w:val="00A250A6"/>
    <w:rsid w:val="00A25609"/>
    <w:rsid w:val="00A25917"/>
    <w:rsid w:val="00A25A6B"/>
    <w:rsid w:val="00A25C23"/>
    <w:rsid w:val="00A25E92"/>
    <w:rsid w:val="00A26671"/>
    <w:rsid w:val="00A2686B"/>
    <w:rsid w:val="00A275C7"/>
    <w:rsid w:val="00A2777E"/>
    <w:rsid w:val="00A27DC1"/>
    <w:rsid w:val="00A30339"/>
    <w:rsid w:val="00A305AA"/>
    <w:rsid w:val="00A30889"/>
    <w:rsid w:val="00A30A60"/>
    <w:rsid w:val="00A30A6C"/>
    <w:rsid w:val="00A30B4D"/>
    <w:rsid w:val="00A30C39"/>
    <w:rsid w:val="00A30F6A"/>
    <w:rsid w:val="00A3127C"/>
    <w:rsid w:val="00A317C3"/>
    <w:rsid w:val="00A31830"/>
    <w:rsid w:val="00A31F77"/>
    <w:rsid w:val="00A3233A"/>
    <w:rsid w:val="00A32773"/>
    <w:rsid w:val="00A32796"/>
    <w:rsid w:val="00A32806"/>
    <w:rsid w:val="00A32C55"/>
    <w:rsid w:val="00A32F19"/>
    <w:rsid w:val="00A3342B"/>
    <w:rsid w:val="00A337A2"/>
    <w:rsid w:val="00A33987"/>
    <w:rsid w:val="00A3462E"/>
    <w:rsid w:val="00A3552E"/>
    <w:rsid w:val="00A358AC"/>
    <w:rsid w:val="00A35A0F"/>
    <w:rsid w:val="00A36CB0"/>
    <w:rsid w:val="00A37858"/>
    <w:rsid w:val="00A37889"/>
    <w:rsid w:val="00A37AA9"/>
    <w:rsid w:val="00A408F8"/>
    <w:rsid w:val="00A41386"/>
    <w:rsid w:val="00A4142F"/>
    <w:rsid w:val="00A41D8F"/>
    <w:rsid w:val="00A42203"/>
    <w:rsid w:val="00A427B6"/>
    <w:rsid w:val="00A429CF"/>
    <w:rsid w:val="00A42CF2"/>
    <w:rsid w:val="00A43131"/>
    <w:rsid w:val="00A4330B"/>
    <w:rsid w:val="00A438C4"/>
    <w:rsid w:val="00A439EA"/>
    <w:rsid w:val="00A43D6E"/>
    <w:rsid w:val="00A43DFA"/>
    <w:rsid w:val="00A43F6B"/>
    <w:rsid w:val="00A45846"/>
    <w:rsid w:val="00A45C09"/>
    <w:rsid w:val="00A4645E"/>
    <w:rsid w:val="00A469DB"/>
    <w:rsid w:val="00A4707F"/>
    <w:rsid w:val="00A47148"/>
    <w:rsid w:val="00A471F4"/>
    <w:rsid w:val="00A47986"/>
    <w:rsid w:val="00A47EF4"/>
    <w:rsid w:val="00A509CE"/>
    <w:rsid w:val="00A50DD6"/>
    <w:rsid w:val="00A514DC"/>
    <w:rsid w:val="00A52004"/>
    <w:rsid w:val="00A52170"/>
    <w:rsid w:val="00A52440"/>
    <w:rsid w:val="00A5257D"/>
    <w:rsid w:val="00A527FA"/>
    <w:rsid w:val="00A52862"/>
    <w:rsid w:val="00A52E0C"/>
    <w:rsid w:val="00A53324"/>
    <w:rsid w:val="00A5411F"/>
    <w:rsid w:val="00A544E1"/>
    <w:rsid w:val="00A54E02"/>
    <w:rsid w:val="00A54E29"/>
    <w:rsid w:val="00A55CA7"/>
    <w:rsid w:val="00A56334"/>
    <w:rsid w:val="00A566FB"/>
    <w:rsid w:val="00A56C3F"/>
    <w:rsid w:val="00A56FE8"/>
    <w:rsid w:val="00A5747C"/>
    <w:rsid w:val="00A5771A"/>
    <w:rsid w:val="00A57745"/>
    <w:rsid w:val="00A57AE3"/>
    <w:rsid w:val="00A60AF1"/>
    <w:rsid w:val="00A60D6E"/>
    <w:rsid w:val="00A60DF2"/>
    <w:rsid w:val="00A6101B"/>
    <w:rsid w:val="00A616ED"/>
    <w:rsid w:val="00A61BCB"/>
    <w:rsid w:val="00A62107"/>
    <w:rsid w:val="00A6243F"/>
    <w:rsid w:val="00A641D1"/>
    <w:rsid w:val="00A644B0"/>
    <w:rsid w:val="00A6473B"/>
    <w:rsid w:val="00A647FA"/>
    <w:rsid w:val="00A64A50"/>
    <w:rsid w:val="00A64AFC"/>
    <w:rsid w:val="00A664B6"/>
    <w:rsid w:val="00A6678D"/>
    <w:rsid w:val="00A669DF"/>
    <w:rsid w:val="00A679E3"/>
    <w:rsid w:val="00A70312"/>
    <w:rsid w:val="00A70717"/>
    <w:rsid w:val="00A707E0"/>
    <w:rsid w:val="00A709DF"/>
    <w:rsid w:val="00A70B98"/>
    <w:rsid w:val="00A7138A"/>
    <w:rsid w:val="00A71440"/>
    <w:rsid w:val="00A71BD4"/>
    <w:rsid w:val="00A71EA9"/>
    <w:rsid w:val="00A7280A"/>
    <w:rsid w:val="00A728D4"/>
    <w:rsid w:val="00A7305D"/>
    <w:rsid w:val="00A734F5"/>
    <w:rsid w:val="00A73E80"/>
    <w:rsid w:val="00A74296"/>
    <w:rsid w:val="00A7545D"/>
    <w:rsid w:val="00A756E9"/>
    <w:rsid w:val="00A75C7F"/>
    <w:rsid w:val="00A75E6C"/>
    <w:rsid w:val="00A76407"/>
    <w:rsid w:val="00A766A7"/>
    <w:rsid w:val="00A7736C"/>
    <w:rsid w:val="00A7738F"/>
    <w:rsid w:val="00A777C6"/>
    <w:rsid w:val="00A77DBE"/>
    <w:rsid w:val="00A806BE"/>
    <w:rsid w:val="00A80750"/>
    <w:rsid w:val="00A80B25"/>
    <w:rsid w:val="00A8307D"/>
    <w:rsid w:val="00A83B96"/>
    <w:rsid w:val="00A84007"/>
    <w:rsid w:val="00A844CA"/>
    <w:rsid w:val="00A850FA"/>
    <w:rsid w:val="00A8520D"/>
    <w:rsid w:val="00A85AF2"/>
    <w:rsid w:val="00A867B5"/>
    <w:rsid w:val="00A868B1"/>
    <w:rsid w:val="00A86B07"/>
    <w:rsid w:val="00A87262"/>
    <w:rsid w:val="00A87F88"/>
    <w:rsid w:val="00A900BC"/>
    <w:rsid w:val="00A900D8"/>
    <w:rsid w:val="00A9070C"/>
    <w:rsid w:val="00A90936"/>
    <w:rsid w:val="00A90E16"/>
    <w:rsid w:val="00A91159"/>
    <w:rsid w:val="00A9117F"/>
    <w:rsid w:val="00A9179E"/>
    <w:rsid w:val="00A919F2"/>
    <w:rsid w:val="00A91C6D"/>
    <w:rsid w:val="00A91DFA"/>
    <w:rsid w:val="00A9242F"/>
    <w:rsid w:val="00A92526"/>
    <w:rsid w:val="00A9294C"/>
    <w:rsid w:val="00A92D5F"/>
    <w:rsid w:val="00A934B5"/>
    <w:rsid w:val="00A934F1"/>
    <w:rsid w:val="00A938D2"/>
    <w:rsid w:val="00A953B0"/>
    <w:rsid w:val="00A953F5"/>
    <w:rsid w:val="00A95622"/>
    <w:rsid w:val="00A95625"/>
    <w:rsid w:val="00A95B03"/>
    <w:rsid w:val="00A95F2B"/>
    <w:rsid w:val="00A960BC"/>
    <w:rsid w:val="00A96249"/>
    <w:rsid w:val="00A96305"/>
    <w:rsid w:val="00A9748B"/>
    <w:rsid w:val="00A97577"/>
    <w:rsid w:val="00A97A32"/>
    <w:rsid w:val="00AA0036"/>
    <w:rsid w:val="00AA03B5"/>
    <w:rsid w:val="00AA09FF"/>
    <w:rsid w:val="00AA0C16"/>
    <w:rsid w:val="00AA0D89"/>
    <w:rsid w:val="00AA0DD0"/>
    <w:rsid w:val="00AA1020"/>
    <w:rsid w:val="00AA108A"/>
    <w:rsid w:val="00AA126C"/>
    <w:rsid w:val="00AA1563"/>
    <w:rsid w:val="00AA16F0"/>
    <w:rsid w:val="00AA1B07"/>
    <w:rsid w:val="00AA1E70"/>
    <w:rsid w:val="00AA2A1E"/>
    <w:rsid w:val="00AA2CFC"/>
    <w:rsid w:val="00AA2D23"/>
    <w:rsid w:val="00AA307C"/>
    <w:rsid w:val="00AA3265"/>
    <w:rsid w:val="00AA33D9"/>
    <w:rsid w:val="00AA3653"/>
    <w:rsid w:val="00AA477A"/>
    <w:rsid w:val="00AA4A3D"/>
    <w:rsid w:val="00AA4F3D"/>
    <w:rsid w:val="00AA53EF"/>
    <w:rsid w:val="00AA55B3"/>
    <w:rsid w:val="00AA5874"/>
    <w:rsid w:val="00AA59D9"/>
    <w:rsid w:val="00AA5B83"/>
    <w:rsid w:val="00AA5EFD"/>
    <w:rsid w:val="00AA615D"/>
    <w:rsid w:val="00AA68C6"/>
    <w:rsid w:val="00AA6F27"/>
    <w:rsid w:val="00AA70BE"/>
    <w:rsid w:val="00AA7343"/>
    <w:rsid w:val="00AA78B8"/>
    <w:rsid w:val="00AA7B6D"/>
    <w:rsid w:val="00AA7F8D"/>
    <w:rsid w:val="00AB0746"/>
    <w:rsid w:val="00AB07E8"/>
    <w:rsid w:val="00AB0992"/>
    <w:rsid w:val="00AB0F53"/>
    <w:rsid w:val="00AB10C1"/>
    <w:rsid w:val="00AB1B04"/>
    <w:rsid w:val="00AB2031"/>
    <w:rsid w:val="00AB20D5"/>
    <w:rsid w:val="00AB2AF8"/>
    <w:rsid w:val="00AB3A30"/>
    <w:rsid w:val="00AB3AFB"/>
    <w:rsid w:val="00AB3B6F"/>
    <w:rsid w:val="00AB3D8C"/>
    <w:rsid w:val="00AB43BF"/>
    <w:rsid w:val="00AB4C2E"/>
    <w:rsid w:val="00AB51C0"/>
    <w:rsid w:val="00AB5966"/>
    <w:rsid w:val="00AB5B7F"/>
    <w:rsid w:val="00AB6D78"/>
    <w:rsid w:val="00AB7600"/>
    <w:rsid w:val="00AB77C0"/>
    <w:rsid w:val="00AB79A2"/>
    <w:rsid w:val="00AB7B43"/>
    <w:rsid w:val="00AB7F90"/>
    <w:rsid w:val="00AC0221"/>
    <w:rsid w:val="00AC0640"/>
    <w:rsid w:val="00AC06B1"/>
    <w:rsid w:val="00AC077D"/>
    <w:rsid w:val="00AC0B49"/>
    <w:rsid w:val="00AC0E23"/>
    <w:rsid w:val="00AC100B"/>
    <w:rsid w:val="00AC13FB"/>
    <w:rsid w:val="00AC1411"/>
    <w:rsid w:val="00AC24CA"/>
    <w:rsid w:val="00AC388E"/>
    <w:rsid w:val="00AC4994"/>
    <w:rsid w:val="00AC4AB2"/>
    <w:rsid w:val="00AC4D08"/>
    <w:rsid w:val="00AC5094"/>
    <w:rsid w:val="00AC5367"/>
    <w:rsid w:val="00AC5384"/>
    <w:rsid w:val="00AC53CA"/>
    <w:rsid w:val="00AC55EB"/>
    <w:rsid w:val="00AC565D"/>
    <w:rsid w:val="00AC58EE"/>
    <w:rsid w:val="00AC6DF7"/>
    <w:rsid w:val="00AC6E59"/>
    <w:rsid w:val="00AC6F6D"/>
    <w:rsid w:val="00AC79F4"/>
    <w:rsid w:val="00AC7C46"/>
    <w:rsid w:val="00AD0086"/>
    <w:rsid w:val="00AD03EB"/>
    <w:rsid w:val="00AD0826"/>
    <w:rsid w:val="00AD0982"/>
    <w:rsid w:val="00AD0A5C"/>
    <w:rsid w:val="00AD18BE"/>
    <w:rsid w:val="00AD1C9C"/>
    <w:rsid w:val="00AD1CE1"/>
    <w:rsid w:val="00AD1CF1"/>
    <w:rsid w:val="00AD1F61"/>
    <w:rsid w:val="00AD2202"/>
    <w:rsid w:val="00AD2234"/>
    <w:rsid w:val="00AD2293"/>
    <w:rsid w:val="00AD266C"/>
    <w:rsid w:val="00AD268A"/>
    <w:rsid w:val="00AD2CE0"/>
    <w:rsid w:val="00AD3320"/>
    <w:rsid w:val="00AD34F0"/>
    <w:rsid w:val="00AD353F"/>
    <w:rsid w:val="00AD3572"/>
    <w:rsid w:val="00AD3B25"/>
    <w:rsid w:val="00AD3E91"/>
    <w:rsid w:val="00AD445B"/>
    <w:rsid w:val="00AD4D84"/>
    <w:rsid w:val="00AD5BA2"/>
    <w:rsid w:val="00AD5D7E"/>
    <w:rsid w:val="00AD5E6C"/>
    <w:rsid w:val="00AD6B0C"/>
    <w:rsid w:val="00AD6D19"/>
    <w:rsid w:val="00AD7811"/>
    <w:rsid w:val="00AD7907"/>
    <w:rsid w:val="00AD7975"/>
    <w:rsid w:val="00AD79C2"/>
    <w:rsid w:val="00AE03BA"/>
    <w:rsid w:val="00AE0559"/>
    <w:rsid w:val="00AE0E7A"/>
    <w:rsid w:val="00AE0E82"/>
    <w:rsid w:val="00AE10FD"/>
    <w:rsid w:val="00AE1693"/>
    <w:rsid w:val="00AE16B4"/>
    <w:rsid w:val="00AE1A46"/>
    <w:rsid w:val="00AE1B51"/>
    <w:rsid w:val="00AE2F57"/>
    <w:rsid w:val="00AE30BC"/>
    <w:rsid w:val="00AE3A99"/>
    <w:rsid w:val="00AE3B30"/>
    <w:rsid w:val="00AE3D3A"/>
    <w:rsid w:val="00AE40D6"/>
    <w:rsid w:val="00AE4DC2"/>
    <w:rsid w:val="00AE4EDB"/>
    <w:rsid w:val="00AE5AFC"/>
    <w:rsid w:val="00AE651F"/>
    <w:rsid w:val="00AE658E"/>
    <w:rsid w:val="00AE7532"/>
    <w:rsid w:val="00AE7696"/>
    <w:rsid w:val="00AE79FB"/>
    <w:rsid w:val="00AE7A28"/>
    <w:rsid w:val="00AF04D8"/>
    <w:rsid w:val="00AF067D"/>
    <w:rsid w:val="00AF07DB"/>
    <w:rsid w:val="00AF0AE3"/>
    <w:rsid w:val="00AF1269"/>
    <w:rsid w:val="00AF142A"/>
    <w:rsid w:val="00AF1589"/>
    <w:rsid w:val="00AF1ADD"/>
    <w:rsid w:val="00AF21CA"/>
    <w:rsid w:val="00AF27DB"/>
    <w:rsid w:val="00AF3107"/>
    <w:rsid w:val="00AF331F"/>
    <w:rsid w:val="00AF3A9F"/>
    <w:rsid w:val="00AF3B43"/>
    <w:rsid w:val="00AF3D05"/>
    <w:rsid w:val="00AF4AC2"/>
    <w:rsid w:val="00AF5158"/>
    <w:rsid w:val="00AF5261"/>
    <w:rsid w:val="00AF546E"/>
    <w:rsid w:val="00AF57F6"/>
    <w:rsid w:val="00AF6677"/>
    <w:rsid w:val="00AF6AA9"/>
    <w:rsid w:val="00AF6B23"/>
    <w:rsid w:val="00AF724A"/>
    <w:rsid w:val="00AF73D3"/>
    <w:rsid w:val="00AF7515"/>
    <w:rsid w:val="00AF783B"/>
    <w:rsid w:val="00B00219"/>
    <w:rsid w:val="00B0042C"/>
    <w:rsid w:val="00B00C6A"/>
    <w:rsid w:val="00B01764"/>
    <w:rsid w:val="00B01883"/>
    <w:rsid w:val="00B01C83"/>
    <w:rsid w:val="00B02327"/>
    <w:rsid w:val="00B02F24"/>
    <w:rsid w:val="00B03666"/>
    <w:rsid w:val="00B038CD"/>
    <w:rsid w:val="00B04A5C"/>
    <w:rsid w:val="00B053D1"/>
    <w:rsid w:val="00B05B12"/>
    <w:rsid w:val="00B0613A"/>
    <w:rsid w:val="00B06864"/>
    <w:rsid w:val="00B06A1E"/>
    <w:rsid w:val="00B06D47"/>
    <w:rsid w:val="00B071C3"/>
    <w:rsid w:val="00B0778E"/>
    <w:rsid w:val="00B07D2E"/>
    <w:rsid w:val="00B07D73"/>
    <w:rsid w:val="00B1001D"/>
    <w:rsid w:val="00B10692"/>
    <w:rsid w:val="00B10DF3"/>
    <w:rsid w:val="00B110F9"/>
    <w:rsid w:val="00B11195"/>
    <w:rsid w:val="00B121C9"/>
    <w:rsid w:val="00B123E6"/>
    <w:rsid w:val="00B1269E"/>
    <w:rsid w:val="00B12A2E"/>
    <w:rsid w:val="00B12B07"/>
    <w:rsid w:val="00B12B86"/>
    <w:rsid w:val="00B12D41"/>
    <w:rsid w:val="00B12EED"/>
    <w:rsid w:val="00B13778"/>
    <w:rsid w:val="00B13A6C"/>
    <w:rsid w:val="00B13D0F"/>
    <w:rsid w:val="00B1484F"/>
    <w:rsid w:val="00B14F05"/>
    <w:rsid w:val="00B15466"/>
    <w:rsid w:val="00B15649"/>
    <w:rsid w:val="00B158B5"/>
    <w:rsid w:val="00B15B1B"/>
    <w:rsid w:val="00B15B29"/>
    <w:rsid w:val="00B15CEA"/>
    <w:rsid w:val="00B15D3A"/>
    <w:rsid w:val="00B1660B"/>
    <w:rsid w:val="00B17604"/>
    <w:rsid w:val="00B177A6"/>
    <w:rsid w:val="00B17DAB"/>
    <w:rsid w:val="00B17ECF"/>
    <w:rsid w:val="00B201BB"/>
    <w:rsid w:val="00B20873"/>
    <w:rsid w:val="00B20DB7"/>
    <w:rsid w:val="00B21104"/>
    <w:rsid w:val="00B21173"/>
    <w:rsid w:val="00B2132E"/>
    <w:rsid w:val="00B217F7"/>
    <w:rsid w:val="00B21950"/>
    <w:rsid w:val="00B21BA6"/>
    <w:rsid w:val="00B21BA7"/>
    <w:rsid w:val="00B21EAD"/>
    <w:rsid w:val="00B22A14"/>
    <w:rsid w:val="00B23864"/>
    <w:rsid w:val="00B24151"/>
    <w:rsid w:val="00B2442A"/>
    <w:rsid w:val="00B24C52"/>
    <w:rsid w:val="00B257C3"/>
    <w:rsid w:val="00B25EE5"/>
    <w:rsid w:val="00B25F55"/>
    <w:rsid w:val="00B26006"/>
    <w:rsid w:val="00B26318"/>
    <w:rsid w:val="00B269F9"/>
    <w:rsid w:val="00B26A86"/>
    <w:rsid w:val="00B26C26"/>
    <w:rsid w:val="00B274EE"/>
    <w:rsid w:val="00B275C6"/>
    <w:rsid w:val="00B276E3"/>
    <w:rsid w:val="00B3093B"/>
    <w:rsid w:val="00B30D7D"/>
    <w:rsid w:val="00B31289"/>
    <w:rsid w:val="00B313CD"/>
    <w:rsid w:val="00B316B8"/>
    <w:rsid w:val="00B32202"/>
    <w:rsid w:val="00B32585"/>
    <w:rsid w:val="00B327C4"/>
    <w:rsid w:val="00B32BA9"/>
    <w:rsid w:val="00B32C94"/>
    <w:rsid w:val="00B32CBC"/>
    <w:rsid w:val="00B32EC5"/>
    <w:rsid w:val="00B33977"/>
    <w:rsid w:val="00B33BA9"/>
    <w:rsid w:val="00B33C3A"/>
    <w:rsid w:val="00B3407B"/>
    <w:rsid w:val="00B342D9"/>
    <w:rsid w:val="00B345BC"/>
    <w:rsid w:val="00B34C93"/>
    <w:rsid w:val="00B3509F"/>
    <w:rsid w:val="00B350D9"/>
    <w:rsid w:val="00B3514F"/>
    <w:rsid w:val="00B353AF"/>
    <w:rsid w:val="00B35513"/>
    <w:rsid w:val="00B35574"/>
    <w:rsid w:val="00B36759"/>
    <w:rsid w:val="00B36801"/>
    <w:rsid w:val="00B411CF"/>
    <w:rsid w:val="00B41A49"/>
    <w:rsid w:val="00B41CB3"/>
    <w:rsid w:val="00B42B65"/>
    <w:rsid w:val="00B42B6A"/>
    <w:rsid w:val="00B43060"/>
    <w:rsid w:val="00B43442"/>
    <w:rsid w:val="00B438AF"/>
    <w:rsid w:val="00B446AF"/>
    <w:rsid w:val="00B44BE7"/>
    <w:rsid w:val="00B4535C"/>
    <w:rsid w:val="00B4548B"/>
    <w:rsid w:val="00B4560B"/>
    <w:rsid w:val="00B45E1E"/>
    <w:rsid w:val="00B466F7"/>
    <w:rsid w:val="00B46D93"/>
    <w:rsid w:val="00B46E54"/>
    <w:rsid w:val="00B46EDA"/>
    <w:rsid w:val="00B470C2"/>
    <w:rsid w:val="00B47C98"/>
    <w:rsid w:val="00B50300"/>
    <w:rsid w:val="00B5040B"/>
    <w:rsid w:val="00B5068C"/>
    <w:rsid w:val="00B508BC"/>
    <w:rsid w:val="00B50AEE"/>
    <w:rsid w:val="00B519AD"/>
    <w:rsid w:val="00B525C9"/>
    <w:rsid w:val="00B52635"/>
    <w:rsid w:val="00B52BEE"/>
    <w:rsid w:val="00B52C16"/>
    <w:rsid w:val="00B5366E"/>
    <w:rsid w:val="00B551E0"/>
    <w:rsid w:val="00B5555B"/>
    <w:rsid w:val="00B558B6"/>
    <w:rsid w:val="00B55E13"/>
    <w:rsid w:val="00B565DB"/>
    <w:rsid w:val="00B566F5"/>
    <w:rsid w:val="00B5710C"/>
    <w:rsid w:val="00B5721C"/>
    <w:rsid w:val="00B5765D"/>
    <w:rsid w:val="00B57816"/>
    <w:rsid w:val="00B578E9"/>
    <w:rsid w:val="00B57C3F"/>
    <w:rsid w:val="00B57E9B"/>
    <w:rsid w:val="00B604C8"/>
    <w:rsid w:val="00B6075C"/>
    <w:rsid w:val="00B60BDE"/>
    <w:rsid w:val="00B60FDC"/>
    <w:rsid w:val="00B612EE"/>
    <w:rsid w:val="00B6144D"/>
    <w:rsid w:val="00B61724"/>
    <w:rsid w:val="00B61B6E"/>
    <w:rsid w:val="00B62836"/>
    <w:rsid w:val="00B6298A"/>
    <w:rsid w:val="00B629AF"/>
    <w:rsid w:val="00B63C7E"/>
    <w:rsid w:val="00B64864"/>
    <w:rsid w:val="00B64E70"/>
    <w:rsid w:val="00B65803"/>
    <w:rsid w:val="00B65989"/>
    <w:rsid w:val="00B659A1"/>
    <w:rsid w:val="00B660C3"/>
    <w:rsid w:val="00B66129"/>
    <w:rsid w:val="00B66197"/>
    <w:rsid w:val="00B67C01"/>
    <w:rsid w:val="00B67FF2"/>
    <w:rsid w:val="00B70201"/>
    <w:rsid w:val="00B702F0"/>
    <w:rsid w:val="00B70549"/>
    <w:rsid w:val="00B70B3B"/>
    <w:rsid w:val="00B70BFB"/>
    <w:rsid w:val="00B71128"/>
    <w:rsid w:val="00B71843"/>
    <w:rsid w:val="00B71A49"/>
    <w:rsid w:val="00B72053"/>
    <w:rsid w:val="00B72241"/>
    <w:rsid w:val="00B72D18"/>
    <w:rsid w:val="00B72E7E"/>
    <w:rsid w:val="00B72F88"/>
    <w:rsid w:val="00B73F91"/>
    <w:rsid w:val="00B74A7C"/>
    <w:rsid w:val="00B74B7C"/>
    <w:rsid w:val="00B74EDE"/>
    <w:rsid w:val="00B751C6"/>
    <w:rsid w:val="00B75879"/>
    <w:rsid w:val="00B75A60"/>
    <w:rsid w:val="00B75CDE"/>
    <w:rsid w:val="00B762D7"/>
    <w:rsid w:val="00B767C0"/>
    <w:rsid w:val="00B76A93"/>
    <w:rsid w:val="00B80159"/>
    <w:rsid w:val="00B80294"/>
    <w:rsid w:val="00B8069E"/>
    <w:rsid w:val="00B806C2"/>
    <w:rsid w:val="00B808CD"/>
    <w:rsid w:val="00B80AF0"/>
    <w:rsid w:val="00B80CEA"/>
    <w:rsid w:val="00B81201"/>
    <w:rsid w:val="00B81A86"/>
    <w:rsid w:val="00B81DE5"/>
    <w:rsid w:val="00B82305"/>
    <w:rsid w:val="00B82576"/>
    <w:rsid w:val="00B827CC"/>
    <w:rsid w:val="00B8387E"/>
    <w:rsid w:val="00B8406A"/>
    <w:rsid w:val="00B84A4D"/>
    <w:rsid w:val="00B84FE0"/>
    <w:rsid w:val="00B855F3"/>
    <w:rsid w:val="00B857C1"/>
    <w:rsid w:val="00B85C47"/>
    <w:rsid w:val="00B864BD"/>
    <w:rsid w:val="00B86CA5"/>
    <w:rsid w:val="00B86FA4"/>
    <w:rsid w:val="00B8714B"/>
    <w:rsid w:val="00B8732C"/>
    <w:rsid w:val="00B876E0"/>
    <w:rsid w:val="00B87C52"/>
    <w:rsid w:val="00B90D77"/>
    <w:rsid w:val="00B91344"/>
    <w:rsid w:val="00B915A0"/>
    <w:rsid w:val="00B91FAE"/>
    <w:rsid w:val="00B9203D"/>
    <w:rsid w:val="00B92561"/>
    <w:rsid w:val="00B92C9E"/>
    <w:rsid w:val="00B92FC9"/>
    <w:rsid w:val="00B938AF"/>
    <w:rsid w:val="00B9405F"/>
    <w:rsid w:val="00B94497"/>
    <w:rsid w:val="00B94F93"/>
    <w:rsid w:val="00B95C46"/>
    <w:rsid w:val="00B95EC7"/>
    <w:rsid w:val="00B962E0"/>
    <w:rsid w:val="00B97362"/>
    <w:rsid w:val="00B97491"/>
    <w:rsid w:val="00B97EFB"/>
    <w:rsid w:val="00BA035E"/>
    <w:rsid w:val="00BA057A"/>
    <w:rsid w:val="00BA0F0E"/>
    <w:rsid w:val="00BA0F1D"/>
    <w:rsid w:val="00BA15F4"/>
    <w:rsid w:val="00BA1C49"/>
    <w:rsid w:val="00BA2595"/>
    <w:rsid w:val="00BA29C4"/>
    <w:rsid w:val="00BA2A20"/>
    <w:rsid w:val="00BA31A3"/>
    <w:rsid w:val="00BA3402"/>
    <w:rsid w:val="00BA3B4D"/>
    <w:rsid w:val="00BA3D8D"/>
    <w:rsid w:val="00BA3DF5"/>
    <w:rsid w:val="00BA428F"/>
    <w:rsid w:val="00BA527C"/>
    <w:rsid w:val="00BA56CE"/>
    <w:rsid w:val="00BA5703"/>
    <w:rsid w:val="00BA615D"/>
    <w:rsid w:val="00BA6FDA"/>
    <w:rsid w:val="00BA7704"/>
    <w:rsid w:val="00BA7846"/>
    <w:rsid w:val="00BA7979"/>
    <w:rsid w:val="00BA7B9A"/>
    <w:rsid w:val="00BA7BF4"/>
    <w:rsid w:val="00BB05C2"/>
    <w:rsid w:val="00BB0710"/>
    <w:rsid w:val="00BB0D75"/>
    <w:rsid w:val="00BB0F59"/>
    <w:rsid w:val="00BB1270"/>
    <w:rsid w:val="00BB1733"/>
    <w:rsid w:val="00BB187C"/>
    <w:rsid w:val="00BB1D46"/>
    <w:rsid w:val="00BB1E1E"/>
    <w:rsid w:val="00BB306A"/>
    <w:rsid w:val="00BB34F3"/>
    <w:rsid w:val="00BB34FC"/>
    <w:rsid w:val="00BB3984"/>
    <w:rsid w:val="00BB3DA2"/>
    <w:rsid w:val="00BB4352"/>
    <w:rsid w:val="00BB48D0"/>
    <w:rsid w:val="00BB56AC"/>
    <w:rsid w:val="00BB6A14"/>
    <w:rsid w:val="00BB6BD4"/>
    <w:rsid w:val="00BB6ED1"/>
    <w:rsid w:val="00BB7390"/>
    <w:rsid w:val="00BB739B"/>
    <w:rsid w:val="00BB7767"/>
    <w:rsid w:val="00BB7AA6"/>
    <w:rsid w:val="00BC008D"/>
    <w:rsid w:val="00BC0366"/>
    <w:rsid w:val="00BC12DF"/>
    <w:rsid w:val="00BC1363"/>
    <w:rsid w:val="00BC13B9"/>
    <w:rsid w:val="00BC15D8"/>
    <w:rsid w:val="00BC1B43"/>
    <w:rsid w:val="00BC2859"/>
    <w:rsid w:val="00BC28E7"/>
    <w:rsid w:val="00BC2E9D"/>
    <w:rsid w:val="00BC33EA"/>
    <w:rsid w:val="00BC37BD"/>
    <w:rsid w:val="00BC39D2"/>
    <w:rsid w:val="00BC3BD1"/>
    <w:rsid w:val="00BC3E14"/>
    <w:rsid w:val="00BC4BE8"/>
    <w:rsid w:val="00BC50DD"/>
    <w:rsid w:val="00BC5583"/>
    <w:rsid w:val="00BC559F"/>
    <w:rsid w:val="00BC709E"/>
    <w:rsid w:val="00BC7114"/>
    <w:rsid w:val="00BC783A"/>
    <w:rsid w:val="00BC7BF5"/>
    <w:rsid w:val="00BD03A1"/>
    <w:rsid w:val="00BD0BC2"/>
    <w:rsid w:val="00BD0E3E"/>
    <w:rsid w:val="00BD12FD"/>
    <w:rsid w:val="00BD139E"/>
    <w:rsid w:val="00BD1E3E"/>
    <w:rsid w:val="00BD1F99"/>
    <w:rsid w:val="00BD2BBB"/>
    <w:rsid w:val="00BD2F10"/>
    <w:rsid w:val="00BD303B"/>
    <w:rsid w:val="00BD319E"/>
    <w:rsid w:val="00BD32A8"/>
    <w:rsid w:val="00BD3A49"/>
    <w:rsid w:val="00BD3FF3"/>
    <w:rsid w:val="00BD46EE"/>
    <w:rsid w:val="00BD50B8"/>
    <w:rsid w:val="00BD6040"/>
    <w:rsid w:val="00BD6915"/>
    <w:rsid w:val="00BD6D02"/>
    <w:rsid w:val="00BD6F3C"/>
    <w:rsid w:val="00BD7039"/>
    <w:rsid w:val="00BD7040"/>
    <w:rsid w:val="00BD786C"/>
    <w:rsid w:val="00BE0491"/>
    <w:rsid w:val="00BE183F"/>
    <w:rsid w:val="00BE1D50"/>
    <w:rsid w:val="00BE220A"/>
    <w:rsid w:val="00BE222C"/>
    <w:rsid w:val="00BE2265"/>
    <w:rsid w:val="00BE2B44"/>
    <w:rsid w:val="00BE2D42"/>
    <w:rsid w:val="00BE3E7D"/>
    <w:rsid w:val="00BE43DA"/>
    <w:rsid w:val="00BE4BE0"/>
    <w:rsid w:val="00BE4D2F"/>
    <w:rsid w:val="00BE4FBE"/>
    <w:rsid w:val="00BE4FEB"/>
    <w:rsid w:val="00BE51D0"/>
    <w:rsid w:val="00BE5773"/>
    <w:rsid w:val="00BE5C78"/>
    <w:rsid w:val="00BE5F6C"/>
    <w:rsid w:val="00BE60E4"/>
    <w:rsid w:val="00BE612D"/>
    <w:rsid w:val="00BE6139"/>
    <w:rsid w:val="00BE6746"/>
    <w:rsid w:val="00BE6BDA"/>
    <w:rsid w:val="00BF0C3E"/>
    <w:rsid w:val="00BF1978"/>
    <w:rsid w:val="00BF1F15"/>
    <w:rsid w:val="00BF201B"/>
    <w:rsid w:val="00BF21B1"/>
    <w:rsid w:val="00BF2261"/>
    <w:rsid w:val="00BF2AA4"/>
    <w:rsid w:val="00BF2C4A"/>
    <w:rsid w:val="00BF2F50"/>
    <w:rsid w:val="00BF38BD"/>
    <w:rsid w:val="00BF3B24"/>
    <w:rsid w:val="00BF3C7E"/>
    <w:rsid w:val="00BF3DBC"/>
    <w:rsid w:val="00BF409D"/>
    <w:rsid w:val="00BF49AC"/>
    <w:rsid w:val="00BF53BD"/>
    <w:rsid w:val="00BF5F2E"/>
    <w:rsid w:val="00BF5F37"/>
    <w:rsid w:val="00BF6515"/>
    <w:rsid w:val="00BF69C6"/>
    <w:rsid w:val="00C0045A"/>
    <w:rsid w:val="00C00E9F"/>
    <w:rsid w:val="00C018C7"/>
    <w:rsid w:val="00C023D2"/>
    <w:rsid w:val="00C0342B"/>
    <w:rsid w:val="00C034C6"/>
    <w:rsid w:val="00C0351F"/>
    <w:rsid w:val="00C0414F"/>
    <w:rsid w:val="00C04F61"/>
    <w:rsid w:val="00C04F84"/>
    <w:rsid w:val="00C0551B"/>
    <w:rsid w:val="00C05C9B"/>
    <w:rsid w:val="00C06780"/>
    <w:rsid w:val="00C06D02"/>
    <w:rsid w:val="00C06E46"/>
    <w:rsid w:val="00C06F61"/>
    <w:rsid w:val="00C07137"/>
    <w:rsid w:val="00C074E7"/>
    <w:rsid w:val="00C0796A"/>
    <w:rsid w:val="00C07972"/>
    <w:rsid w:val="00C07EB0"/>
    <w:rsid w:val="00C10F9C"/>
    <w:rsid w:val="00C11497"/>
    <w:rsid w:val="00C11E99"/>
    <w:rsid w:val="00C11FD7"/>
    <w:rsid w:val="00C12B37"/>
    <w:rsid w:val="00C13044"/>
    <w:rsid w:val="00C13AA3"/>
    <w:rsid w:val="00C14478"/>
    <w:rsid w:val="00C14C5B"/>
    <w:rsid w:val="00C14CB2"/>
    <w:rsid w:val="00C152D7"/>
    <w:rsid w:val="00C15699"/>
    <w:rsid w:val="00C15F48"/>
    <w:rsid w:val="00C17059"/>
    <w:rsid w:val="00C17E46"/>
    <w:rsid w:val="00C21083"/>
    <w:rsid w:val="00C210D6"/>
    <w:rsid w:val="00C21252"/>
    <w:rsid w:val="00C216A8"/>
    <w:rsid w:val="00C21B1C"/>
    <w:rsid w:val="00C21F0C"/>
    <w:rsid w:val="00C220BD"/>
    <w:rsid w:val="00C22193"/>
    <w:rsid w:val="00C22B9B"/>
    <w:rsid w:val="00C22EBB"/>
    <w:rsid w:val="00C230B1"/>
    <w:rsid w:val="00C23996"/>
    <w:rsid w:val="00C23B0D"/>
    <w:rsid w:val="00C23DF0"/>
    <w:rsid w:val="00C246D6"/>
    <w:rsid w:val="00C24A08"/>
    <w:rsid w:val="00C24A7E"/>
    <w:rsid w:val="00C25737"/>
    <w:rsid w:val="00C25D30"/>
    <w:rsid w:val="00C25EC7"/>
    <w:rsid w:val="00C2611D"/>
    <w:rsid w:val="00C26839"/>
    <w:rsid w:val="00C26CCB"/>
    <w:rsid w:val="00C303AC"/>
    <w:rsid w:val="00C307F1"/>
    <w:rsid w:val="00C30897"/>
    <w:rsid w:val="00C3094B"/>
    <w:rsid w:val="00C30AE1"/>
    <w:rsid w:val="00C316EB"/>
    <w:rsid w:val="00C318F9"/>
    <w:rsid w:val="00C31B46"/>
    <w:rsid w:val="00C31F26"/>
    <w:rsid w:val="00C32408"/>
    <w:rsid w:val="00C325AE"/>
    <w:rsid w:val="00C32D81"/>
    <w:rsid w:val="00C33454"/>
    <w:rsid w:val="00C334F2"/>
    <w:rsid w:val="00C335DB"/>
    <w:rsid w:val="00C33DC3"/>
    <w:rsid w:val="00C3434A"/>
    <w:rsid w:val="00C3458E"/>
    <w:rsid w:val="00C34847"/>
    <w:rsid w:val="00C352AF"/>
    <w:rsid w:val="00C35EB0"/>
    <w:rsid w:val="00C36045"/>
    <w:rsid w:val="00C36744"/>
    <w:rsid w:val="00C36C6D"/>
    <w:rsid w:val="00C36D85"/>
    <w:rsid w:val="00C36F54"/>
    <w:rsid w:val="00C37188"/>
    <w:rsid w:val="00C372B8"/>
    <w:rsid w:val="00C3778E"/>
    <w:rsid w:val="00C3789C"/>
    <w:rsid w:val="00C37B27"/>
    <w:rsid w:val="00C37D7E"/>
    <w:rsid w:val="00C400FB"/>
    <w:rsid w:val="00C40C4C"/>
    <w:rsid w:val="00C41A5D"/>
    <w:rsid w:val="00C41CE9"/>
    <w:rsid w:val="00C42B79"/>
    <w:rsid w:val="00C42BD2"/>
    <w:rsid w:val="00C42FEA"/>
    <w:rsid w:val="00C434A7"/>
    <w:rsid w:val="00C437B4"/>
    <w:rsid w:val="00C43B71"/>
    <w:rsid w:val="00C44742"/>
    <w:rsid w:val="00C44EAA"/>
    <w:rsid w:val="00C44F1E"/>
    <w:rsid w:val="00C45220"/>
    <w:rsid w:val="00C4650C"/>
    <w:rsid w:val="00C46E45"/>
    <w:rsid w:val="00C46E50"/>
    <w:rsid w:val="00C47E65"/>
    <w:rsid w:val="00C507AF"/>
    <w:rsid w:val="00C50E34"/>
    <w:rsid w:val="00C51018"/>
    <w:rsid w:val="00C51211"/>
    <w:rsid w:val="00C51721"/>
    <w:rsid w:val="00C51AA3"/>
    <w:rsid w:val="00C5228F"/>
    <w:rsid w:val="00C52510"/>
    <w:rsid w:val="00C52903"/>
    <w:rsid w:val="00C52D06"/>
    <w:rsid w:val="00C52DB6"/>
    <w:rsid w:val="00C537A9"/>
    <w:rsid w:val="00C53CA1"/>
    <w:rsid w:val="00C53DAF"/>
    <w:rsid w:val="00C54A08"/>
    <w:rsid w:val="00C550F2"/>
    <w:rsid w:val="00C557C1"/>
    <w:rsid w:val="00C5706D"/>
    <w:rsid w:val="00C578C6"/>
    <w:rsid w:val="00C57B57"/>
    <w:rsid w:val="00C57D57"/>
    <w:rsid w:val="00C57E86"/>
    <w:rsid w:val="00C6027B"/>
    <w:rsid w:val="00C60339"/>
    <w:rsid w:val="00C60B0A"/>
    <w:rsid w:val="00C610DB"/>
    <w:rsid w:val="00C6126C"/>
    <w:rsid w:val="00C614CD"/>
    <w:rsid w:val="00C61751"/>
    <w:rsid w:val="00C61769"/>
    <w:rsid w:val="00C61C2C"/>
    <w:rsid w:val="00C61E69"/>
    <w:rsid w:val="00C6210F"/>
    <w:rsid w:val="00C621D6"/>
    <w:rsid w:val="00C625CC"/>
    <w:rsid w:val="00C62C0A"/>
    <w:rsid w:val="00C633D0"/>
    <w:rsid w:val="00C63468"/>
    <w:rsid w:val="00C64263"/>
    <w:rsid w:val="00C642E2"/>
    <w:rsid w:val="00C649C2"/>
    <w:rsid w:val="00C65B7E"/>
    <w:rsid w:val="00C6606F"/>
    <w:rsid w:val="00C6660E"/>
    <w:rsid w:val="00C6789D"/>
    <w:rsid w:val="00C70333"/>
    <w:rsid w:val="00C704B3"/>
    <w:rsid w:val="00C707F2"/>
    <w:rsid w:val="00C70C27"/>
    <w:rsid w:val="00C710B4"/>
    <w:rsid w:val="00C71177"/>
    <w:rsid w:val="00C71CF6"/>
    <w:rsid w:val="00C722A8"/>
    <w:rsid w:val="00C727A6"/>
    <w:rsid w:val="00C728FB"/>
    <w:rsid w:val="00C72A29"/>
    <w:rsid w:val="00C732AC"/>
    <w:rsid w:val="00C73AAC"/>
    <w:rsid w:val="00C73AF0"/>
    <w:rsid w:val="00C73BB0"/>
    <w:rsid w:val="00C74512"/>
    <w:rsid w:val="00C749D4"/>
    <w:rsid w:val="00C74B6C"/>
    <w:rsid w:val="00C75374"/>
    <w:rsid w:val="00C753FC"/>
    <w:rsid w:val="00C75DC4"/>
    <w:rsid w:val="00C762EA"/>
    <w:rsid w:val="00C763AD"/>
    <w:rsid w:val="00C763D0"/>
    <w:rsid w:val="00C76713"/>
    <w:rsid w:val="00C768CF"/>
    <w:rsid w:val="00C76C98"/>
    <w:rsid w:val="00C76D53"/>
    <w:rsid w:val="00C76FDA"/>
    <w:rsid w:val="00C775B1"/>
    <w:rsid w:val="00C77784"/>
    <w:rsid w:val="00C77C56"/>
    <w:rsid w:val="00C80091"/>
    <w:rsid w:val="00C8031D"/>
    <w:rsid w:val="00C80371"/>
    <w:rsid w:val="00C80B64"/>
    <w:rsid w:val="00C82573"/>
    <w:rsid w:val="00C82BB6"/>
    <w:rsid w:val="00C836A5"/>
    <w:rsid w:val="00C8393E"/>
    <w:rsid w:val="00C841AB"/>
    <w:rsid w:val="00C8451A"/>
    <w:rsid w:val="00C84D6F"/>
    <w:rsid w:val="00C85302"/>
    <w:rsid w:val="00C85B2E"/>
    <w:rsid w:val="00C85E1B"/>
    <w:rsid w:val="00C85F99"/>
    <w:rsid w:val="00C85FA4"/>
    <w:rsid w:val="00C8649A"/>
    <w:rsid w:val="00C86DDB"/>
    <w:rsid w:val="00C879B8"/>
    <w:rsid w:val="00C908C0"/>
    <w:rsid w:val="00C914AE"/>
    <w:rsid w:val="00C91AB9"/>
    <w:rsid w:val="00C91CBD"/>
    <w:rsid w:val="00C923E2"/>
    <w:rsid w:val="00C93EB3"/>
    <w:rsid w:val="00C944BA"/>
    <w:rsid w:val="00C9451D"/>
    <w:rsid w:val="00C95173"/>
    <w:rsid w:val="00C957EA"/>
    <w:rsid w:val="00C95CB8"/>
    <w:rsid w:val="00C95F57"/>
    <w:rsid w:val="00C9604F"/>
    <w:rsid w:val="00C9677C"/>
    <w:rsid w:val="00C968C2"/>
    <w:rsid w:val="00CA0552"/>
    <w:rsid w:val="00CA06DF"/>
    <w:rsid w:val="00CA074F"/>
    <w:rsid w:val="00CA2113"/>
    <w:rsid w:val="00CA25F4"/>
    <w:rsid w:val="00CA30AE"/>
    <w:rsid w:val="00CA3C31"/>
    <w:rsid w:val="00CA40A6"/>
    <w:rsid w:val="00CA48A2"/>
    <w:rsid w:val="00CA4B3D"/>
    <w:rsid w:val="00CA6986"/>
    <w:rsid w:val="00CA6F58"/>
    <w:rsid w:val="00CA7357"/>
    <w:rsid w:val="00CA7B07"/>
    <w:rsid w:val="00CA7F07"/>
    <w:rsid w:val="00CA7F81"/>
    <w:rsid w:val="00CB05EF"/>
    <w:rsid w:val="00CB1443"/>
    <w:rsid w:val="00CB1665"/>
    <w:rsid w:val="00CB1A03"/>
    <w:rsid w:val="00CB1A5A"/>
    <w:rsid w:val="00CB1D47"/>
    <w:rsid w:val="00CB265A"/>
    <w:rsid w:val="00CB2FA0"/>
    <w:rsid w:val="00CB3187"/>
    <w:rsid w:val="00CB36F9"/>
    <w:rsid w:val="00CB376B"/>
    <w:rsid w:val="00CB3862"/>
    <w:rsid w:val="00CB4175"/>
    <w:rsid w:val="00CB4886"/>
    <w:rsid w:val="00CB534A"/>
    <w:rsid w:val="00CB5D49"/>
    <w:rsid w:val="00CB5DDA"/>
    <w:rsid w:val="00CB6178"/>
    <w:rsid w:val="00CB641C"/>
    <w:rsid w:val="00CB6965"/>
    <w:rsid w:val="00CB6995"/>
    <w:rsid w:val="00CB79B2"/>
    <w:rsid w:val="00CB7AAE"/>
    <w:rsid w:val="00CB7E21"/>
    <w:rsid w:val="00CC0026"/>
    <w:rsid w:val="00CC0089"/>
    <w:rsid w:val="00CC02AC"/>
    <w:rsid w:val="00CC088D"/>
    <w:rsid w:val="00CC0AA0"/>
    <w:rsid w:val="00CC0CED"/>
    <w:rsid w:val="00CC195F"/>
    <w:rsid w:val="00CC1B6E"/>
    <w:rsid w:val="00CC1FD9"/>
    <w:rsid w:val="00CC21F1"/>
    <w:rsid w:val="00CC2D34"/>
    <w:rsid w:val="00CC30C3"/>
    <w:rsid w:val="00CC3BB2"/>
    <w:rsid w:val="00CC45E8"/>
    <w:rsid w:val="00CC4612"/>
    <w:rsid w:val="00CC5223"/>
    <w:rsid w:val="00CC5279"/>
    <w:rsid w:val="00CC567C"/>
    <w:rsid w:val="00CC579A"/>
    <w:rsid w:val="00CC5B3E"/>
    <w:rsid w:val="00CC5BB5"/>
    <w:rsid w:val="00CC5D27"/>
    <w:rsid w:val="00CC61EF"/>
    <w:rsid w:val="00CC6284"/>
    <w:rsid w:val="00CC64FC"/>
    <w:rsid w:val="00CC6651"/>
    <w:rsid w:val="00CC6A04"/>
    <w:rsid w:val="00CC6A9A"/>
    <w:rsid w:val="00CC6B2A"/>
    <w:rsid w:val="00CC6BE0"/>
    <w:rsid w:val="00CC7AF9"/>
    <w:rsid w:val="00CC7EB6"/>
    <w:rsid w:val="00CD04A9"/>
    <w:rsid w:val="00CD08B6"/>
    <w:rsid w:val="00CD08B9"/>
    <w:rsid w:val="00CD0FF1"/>
    <w:rsid w:val="00CD13BA"/>
    <w:rsid w:val="00CD17FB"/>
    <w:rsid w:val="00CD2092"/>
    <w:rsid w:val="00CD22A4"/>
    <w:rsid w:val="00CD264E"/>
    <w:rsid w:val="00CD4180"/>
    <w:rsid w:val="00CD441B"/>
    <w:rsid w:val="00CD4A55"/>
    <w:rsid w:val="00CD4C91"/>
    <w:rsid w:val="00CD4EAF"/>
    <w:rsid w:val="00CD4F16"/>
    <w:rsid w:val="00CD5A32"/>
    <w:rsid w:val="00CD5A48"/>
    <w:rsid w:val="00CD5B3A"/>
    <w:rsid w:val="00CD6072"/>
    <w:rsid w:val="00CD738A"/>
    <w:rsid w:val="00CD759F"/>
    <w:rsid w:val="00CD7A7E"/>
    <w:rsid w:val="00CE06DA"/>
    <w:rsid w:val="00CE0709"/>
    <w:rsid w:val="00CE1C82"/>
    <w:rsid w:val="00CE1E70"/>
    <w:rsid w:val="00CE2002"/>
    <w:rsid w:val="00CE219F"/>
    <w:rsid w:val="00CE23C3"/>
    <w:rsid w:val="00CE23D1"/>
    <w:rsid w:val="00CE254F"/>
    <w:rsid w:val="00CE330D"/>
    <w:rsid w:val="00CE3323"/>
    <w:rsid w:val="00CE3431"/>
    <w:rsid w:val="00CE348D"/>
    <w:rsid w:val="00CE38EE"/>
    <w:rsid w:val="00CE3CB7"/>
    <w:rsid w:val="00CE3E69"/>
    <w:rsid w:val="00CE4604"/>
    <w:rsid w:val="00CE5211"/>
    <w:rsid w:val="00CE5CBE"/>
    <w:rsid w:val="00CE6F46"/>
    <w:rsid w:val="00CE74A0"/>
    <w:rsid w:val="00CE7551"/>
    <w:rsid w:val="00CE7906"/>
    <w:rsid w:val="00CE7B17"/>
    <w:rsid w:val="00CE7B23"/>
    <w:rsid w:val="00CE7B30"/>
    <w:rsid w:val="00CE7E1F"/>
    <w:rsid w:val="00CF043B"/>
    <w:rsid w:val="00CF13E9"/>
    <w:rsid w:val="00CF1919"/>
    <w:rsid w:val="00CF1958"/>
    <w:rsid w:val="00CF1D0D"/>
    <w:rsid w:val="00CF222B"/>
    <w:rsid w:val="00CF23E3"/>
    <w:rsid w:val="00CF23F1"/>
    <w:rsid w:val="00CF2DC6"/>
    <w:rsid w:val="00CF32A7"/>
    <w:rsid w:val="00CF36A5"/>
    <w:rsid w:val="00CF3B12"/>
    <w:rsid w:val="00CF3DAE"/>
    <w:rsid w:val="00CF3E2D"/>
    <w:rsid w:val="00CF3F9A"/>
    <w:rsid w:val="00CF4216"/>
    <w:rsid w:val="00CF47D3"/>
    <w:rsid w:val="00CF522D"/>
    <w:rsid w:val="00CF56E7"/>
    <w:rsid w:val="00CF5849"/>
    <w:rsid w:val="00CF587C"/>
    <w:rsid w:val="00CF5C22"/>
    <w:rsid w:val="00CF63D4"/>
    <w:rsid w:val="00CF6C80"/>
    <w:rsid w:val="00CF6D79"/>
    <w:rsid w:val="00CF6FE2"/>
    <w:rsid w:val="00CF70E0"/>
    <w:rsid w:val="00CF724E"/>
    <w:rsid w:val="00CF7A87"/>
    <w:rsid w:val="00D015CF"/>
    <w:rsid w:val="00D0171C"/>
    <w:rsid w:val="00D02254"/>
    <w:rsid w:val="00D02841"/>
    <w:rsid w:val="00D02B75"/>
    <w:rsid w:val="00D03006"/>
    <w:rsid w:val="00D0322A"/>
    <w:rsid w:val="00D037FD"/>
    <w:rsid w:val="00D0452A"/>
    <w:rsid w:val="00D04639"/>
    <w:rsid w:val="00D04A61"/>
    <w:rsid w:val="00D04D75"/>
    <w:rsid w:val="00D0513E"/>
    <w:rsid w:val="00D0553D"/>
    <w:rsid w:val="00D06876"/>
    <w:rsid w:val="00D072D2"/>
    <w:rsid w:val="00D07664"/>
    <w:rsid w:val="00D07C42"/>
    <w:rsid w:val="00D10425"/>
    <w:rsid w:val="00D10585"/>
    <w:rsid w:val="00D1148F"/>
    <w:rsid w:val="00D11776"/>
    <w:rsid w:val="00D11FFE"/>
    <w:rsid w:val="00D12B9A"/>
    <w:rsid w:val="00D12C71"/>
    <w:rsid w:val="00D1350D"/>
    <w:rsid w:val="00D13556"/>
    <w:rsid w:val="00D15288"/>
    <w:rsid w:val="00D16522"/>
    <w:rsid w:val="00D16C7E"/>
    <w:rsid w:val="00D16FCC"/>
    <w:rsid w:val="00D17FDC"/>
    <w:rsid w:val="00D200D9"/>
    <w:rsid w:val="00D20C5D"/>
    <w:rsid w:val="00D20E26"/>
    <w:rsid w:val="00D2188B"/>
    <w:rsid w:val="00D21A29"/>
    <w:rsid w:val="00D21ACE"/>
    <w:rsid w:val="00D21FE9"/>
    <w:rsid w:val="00D22A9D"/>
    <w:rsid w:val="00D23062"/>
    <w:rsid w:val="00D24017"/>
    <w:rsid w:val="00D247A0"/>
    <w:rsid w:val="00D24BC9"/>
    <w:rsid w:val="00D25BD8"/>
    <w:rsid w:val="00D2607D"/>
    <w:rsid w:val="00D262ED"/>
    <w:rsid w:val="00D26623"/>
    <w:rsid w:val="00D2703B"/>
    <w:rsid w:val="00D30146"/>
    <w:rsid w:val="00D3020C"/>
    <w:rsid w:val="00D30B85"/>
    <w:rsid w:val="00D3135F"/>
    <w:rsid w:val="00D313C9"/>
    <w:rsid w:val="00D319FC"/>
    <w:rsid w:val="00D31B41"/>
    <w:rsid w:val="00D31F66"/>
    <w:rsid w:val="00D32973"/>
    <w:rsid w:val="00D32EE1"/>
    <w:rsid w:val="00D337AC"/>
    <w:rsid w:val="00D33A5E"/>
    <w:rsid w:val="00D33BD3"/>
    <w:rsid w:val="00D33CAC"/>
    <w:rsid w:val="00D3414D"/>
    <w:rsid w:val="00D341E0"/>
    <w:rsid w:val="00D341F8"/>
    <w:rsid w:val="00D344C9"/>
    <w:rsid w:val="00D34E57"/>
    <w:rsid w:val="00D34F11"/>
    <w:rsid w:val="00D356A3"/>
    <w:rsid w:val="00D3592F"/>
    <w:rsid w:val="00D35A20"/>
    <w:rsid w:val="00D35D4F"/>
    <w:rsid w:val="00D35EB8"/>
    <w:rsid w:val="00D365DE"/>
    <w:rsid w:val="00D36680"/>
    <w:rsid w:val="00D366B6"/>
    <w:rsid w:val="00D368DE"/>
    <w:rsid w:val="00D36AF1"/>
    <w:rsid w:val="00D36C13"/>
    <w:rsid w:val="00D36C56"/>
    <w:rsid w:val="00D37CC2"/>
    <w:rsid w:val="00D402DD"/>
    <w:rsid w:val="00D40458"/>
    <w:rsid w:val="00D40697"/>
    <w:rsid w:val="00D407BA"/>
    <w:rsid w:val="00D40B82"/>
    <w:rsid w:val="00D41066"/>
    <w:rsid w:val="00D41156"/>
    <w:rsid w:val="00D41360"/>
    <w:rsid w:val="00D41F02"/>
    <w:rsid w:val="00D42871"/>
    <w:rsid w:val="00D43C5A"/>
    <w:rsid w:val="00D4414D"/>
    <w:rsid w:val="00D4454F"/>
    <w:rsid w:val="00D4465F"/>
    <w:rsid w:val="00D44743"/>
    <w:rsid w:val="00D45094"/>
    <w:rsid w:val="00D45A63"/>
    <w:rsid w:val="00D45AF3"/>
    <w:rsid w:val="00D45C3D"/>
    <w:rsid w:val="00D45CC2"/>
    <w:rsid w:val="00D45CE4"/>
    <w:rsid w:val="00D45F9A"/>
    <w:rsid w:val="00D4653E"/>
    <w:rsid w:val="00D46D07"/>
    <w:rsid w:val="00D46D63"/>
    <w:rsid w:val="00D47486"/>
    <w:rsid w:val="00D47D96"/>
    <w:rsid w:val="00D47E85"/>
    <w:rsid w:val="00D5039E"/>
    <w:rsid w:val="00D5064E"/>
    <w:rsid w:val="00D50CA4"/>
    <w:rsid w:val="00D50DFB"/>
    <w:rsid w:val="00D522A2"/>
    <w:rsid w:val="00D527AB"/>
    <w:rsid w:val="00D52B16"/>
    <w:rsid w:val="00D52C3B"/>
    <w:rsid w:val="00D52EC1"/>
    <w:rsid w:val="00D53BB8"/>
    <w:rsid w:val="00D549DD"/>
    <w:rsid w:val="00D54A08"/>
    <w:rsid w:val="00D554D1"/>
    <w:rsid w:val="00D55EDE"/>
    <w:rsid w:val="00D55F9D"/>
    <w:rsid w:val="00D5664C"/>
    <w:rsid w:val="00D57516"/>
    <w:rsid w:val="00D575D6"/>
    <w:rsid w:val="00D57B95"/>
    <w:rsid w:val="00D57BD3"/>
    <w:rsid w:val="00D604FA"/>
    <w:rsid w:val="00D605DC"/>
    <w:rsid w:val="00D609D6"/>
    <w:rsid w:val="00D60B78"/>
    <w:rsid w:val="00D612E5"/>
    <w:rsid w:val="00D61445"/>
    <w:rsid w:val="00D61567"/>
    <w:rsid w:val="00D61606"/>
    <w:rsid w:val="00D6187B"/>
    <w:rsid w:val="00D61F78"/>
    <w:rsid w:val="00D62264"/>
    <w:rsid w:val="00D6250C"/>
    <w:rsid w:val="00D6261F"/>
    <w:rsid w:val="00D62B5B"/>
    <w:rsid w:val="00D62B92"/>
    <w:rsid w:val="00D62C59"/>
    <w:rsid w:val="00D63503"/>
    <w:rsid w:val="00D63A12"/>
    <w:rsid w:val="00D63BE5"/>
    <w:rsid w:val="00D64330"/>
    <w:rsid w:val="00D65359"/>
    <w:rsid w:val="00D653B7"/>
    <w:rsid w:val="00D654B4"/>
    <w:rsid w:val="00D65A4E"/>
    <w:rsid w:val="00D6637F"/>
    <w:rsid w:val="00D666BF"/>
    <w:rsid w:val="00D66ADC"/>
    <w:rsid w:val="00D66F9E"/>
    <w:rsid w:val="00D6700C"/>
    <w:rsid w:val="00D671F1"/>
    <w:rsid w:val="00D6725E"/>
    <w:rsid w:val="00D67263"/>
    <w:rsid w:val="00D67944"/>
    <w:rsid w:val="00D67E13"/>
    <w:rsid w:val="00D7026D"/>
    <w:rsid w:val="00D70592"/>
    <w:rsid w:val="00D70773"/>
    <w:rsid w:val="00D70949"/>
    <w:rsid w:val="00D70D7D"/>
    <w:rsid w:val="00D71068"/>
    <w:rsid w:val="00D71381"/>
    <w:rsid w:val="00D7167B"/>
    <w:rsid w:val="00D71B0C"/>
    <w:rsid w:val="00D71F1F"/>
    <w:rsid w:val="00D72073"/>
    <w:rsid w:val="00D72219"/>
    <w:rsid w:val="00D72340"/>
    <w:rsid w:val="00D72861"/>
    <w:rsid w:val="00D72D1F"/>
    <w:rsid w:val="00D72FB5"/>
    <w:rsid w:val="00D73370"/>
    <w:rsid w:val="00D73FA2"/>
    <w:rsid w:val="00D742A9"/>
    <w:rsid w:val="00D7468D"/>
    <w:rsid w:val="00D749F2"/>
    <w:rsid w:val="00D74BF8"/>
    <w:rsid w:val="00D75107"/>
    <w:rsid w:val="00D75461"/>
    <w:rsid w:val="00D75EE8"/>
    <w:rsid w:val="00D7636C"/>
    <w:rsid w:val="00D766C4"/>
    <w:rsid w:val="00D76959"/>
    <w:rsid w:val="00D76D44"/>
    <w:rsid w:val="00D77337"/>
    <w:rsid w:val="00D77439"/>
    <w:rsid w:val="00D774A0"/>
    <w:rsid w:val="00D800DA"/>
    <w:rsid w:val="00D8171A"/>
    <w:rsid w:val="00D81775"/>
    <w:rsid w:val="00D81E6F"/>
    <w:rsid w:val="00D82231"/>
    <w:rsid w:val="00D82941"/>
    <w:rsid w:val="00D835C6"/>
    <w:rsid w:val="00D845CB"/>
    <w:rsid w:val="00D848BE"/>
    <w:rsid w:val="00D84AF4"/>
    <w:rsid w:val="00D84DBF"/>
    <w:rsid w:val="00D852B6"/>
    <w:rsid w:val="00D85970"/>
    <w:rsid w:val="00D85C50"/>
    <w:rsid w:val="00D85DB9"/>
    <w:rsid w:val="00D85DD3"/>
    <w:rsid w:val="00D85E5D"/>
    <w:rsid w:val="00D86529"/>
    <w:rsid w:val="00D86C66"/>
    <w:rsid w:val="00D8709F"/>
    <w:rsid w:val="00D8721D"/>
    <w:rsid w:val="00D87997"/>
    <w:rsid w:val="00D87AED"/>
    <w:rsid w:val="00D90E44"/>
    <w:rsid w:val="00D91183"/>
    <w:rsid w:val="00D917A3"/>
    <w:rsid w:val="00D91B87"/>
    <w:rsid w:val="00D92058"/>
    <w:rsid w:val="00D9217A"/>
    <w:rsid w:val="00D922F0"/>
    <w:rsid w:val="00D92413"/>
    <w:rsid w:val="00D92780"/>
    <w:rsid w:val="00D92F18"/>
    <w:rsid w:val="00D9375D"/>
    <w:rsid w:val="00D937A0"/>
    <w:rsid w:val="00D93B55"/>
    <w:rsid w:val="00D93F1D"/>
    <w:rsid w:val="00D945B4"/>
    <w:rsid w:val="00D94831"/>
    <w:rsid w:val="00D949B2"/>
    <w:rsid w:val="00D94A4D"/>
    <w:rsid w:val="00D94F2A"/>
    <w:rsid w:val="00D953F4"/>
    <w:rsid w:val="00D95830"/>
    <w:rsid w:val="00D95F30"/>
    <w:rsid w:val="00D96628"/>
    <w:rsid w:val="00D96FFD"/>
    <w:rsid w:val="00D973F2"/>
    <w:rsid w:val="00D9755A"/>
    <w:rsid w:val="00D976F8"/>
    <w:rsid w:val="00D97A71"/>
    <w:rsid w:val="00DA0670"/>
    <w:rsid w:val="00DA0A1A"/>
    <w:rsid w:val="00DA0CFF"/>
    <w:rsid w:val="00DA1179"/>
    <w:rsid w:val="00DA285F"/>
    <w:rsid w:val="00DA3010"/>
    <w:rsid w:val="00DA366E"/>
    <w:rsid w:val="00DA38DB"/>
    <w:rsid w:val="00DA3AAB"/>
    <w:rsid w:val="00DA40E9"/>
    <w:rsid w:val="00DA42B8"/>
    <w:rsid w:val="00DA4A15"/>
    <w:rsid w:val="00DA4A24"/>
    <w:rsid w:val="00DA4DD6"/>
    <w:rsid w:val="00DA4EEC"/>
    <w:rsid w:val="00DA5522"/>
    <w:rsid w:val="00DA55A7"/>
    <w:rsid w:val="00DA64F3"/>
    <w:rsid w:val="00DA6A40"/>
    <w:rsid w:val="00DA73AC"/>
    <w:rsid w:val="00DA7928"/>
    <w:rsid w:val="00DA7B82"/>
    <w:rsid w:val="00DB07CA"/>
    <w:rsid w:val="00DB0EC1"/>
    <w:rsid w:val="00DB1102"/>
    <w:rsid w:val="00DB1D7C"/>
    <w:rsid w:val="00DB284A"/>
    <w:rsid w:val="00DB2926"/>
    <w:rsid w:val="00DB2E81"/>
    <w:rsid w:val="00DB30A7"/>
    <w:rsid w:val="00DB360C"/>
    <w:rsid w:val="00DB39EC"/>
    <w:rsid w:val="00DB3E3E"/>
    <w:rsid w:val="00DB3F3F"/>
    <w:rsid w:val="00DB3FAF"/>
    <w:rsid w:val="00DB4861"/>
    <w:rsid w:val="00DB4C9D"/>
    <w:rsid w:val="00DB5D44"/>
    <w:rsid w:val="00DB6917"/>
    <w:rsid w:val="00DB6A2D"/>
    <w:rsid w:val="00DB7DBA"/>
    <w:rsid w:val="00DC05B1"/>
    <w:rsid w:val="00DC06B7"/>
    <w:rsid w:val="00DC0EC3"/>
    <w:rsid w:val="00DC0F50"/>
    <w:rsid w:val="00DC1554"/>
    <w:rsid w:val="00DC1C3E"/>
    <w:rsid w:val="00DC1CDC"/>
    <w:rsid w:val="00DC2D77"/>
    <w:rsid w:val="00DC2E5C"/>
    <w:rsid w:val="00DC2F96"/>
    <w:rsid w:val="00DC3094"/>
    <w:rsid w:val="00DC327D"/>
    <w:rsid w:val="00DC3742"/>
    <w:rsid w:val="00DC376F"/>
    <w:rsid w:val="00DC378C"/>
    <w:rsid w:val="00DC3BB0"/>
    <w:rsid w:val="00DC3C2E"/>
    <w:rsid w:val="00DC3DF7"/>
    <w:rsid w:val="00DC4294"/>
    <w:rsid w:val="00DC4816"/>
    <w:rsid w:val="00DC4851"/>
    <w:rsid w:val="00DC51FA"/>
    <w:rsid w:val="00DC5DC0"/>
    <w:rsid w:val="00DC5FD3"/>
    <w:rsid w:val="00DC603D"/>
    <w:rsid w:val="00DC63B2"/>
    <w:rsid w:val="00DC79BA"/>
    <w:rsid w:val="00DC7C15"/>
    <w:rsid w:val="00DC7F8A"/>
    <w:rsid w:val="00DD031A"/>
    <w:rsid w:val="00DD0452"/>
    <w:rsid w:val="00DD0585"/>
    <w:rsid w:val="00DD0735"/>
    <w:rsid w:val="00DD0739"/>
    <w:rsid w:val="00DD1DFE"/>
    <w:rsid w:val="00DD1ED9"/>
    <w:rsid w:val="00DD1F0C"/>
    <w:rsid w:val="00DD2B5A"/>
    <w:rsid w:val="00DD2C00"/>
    <w:rsid w:val="00DD30E9"/>
    <w:rsid w:val="00DD34A4"/>
    <w:rsid w:val="00DD3FE5"/>
    <w:rsid w:val="00DD440A"/>
    <w:rsid w:val="00DD461B"/>
    <w:rsid w:val="00DD5856"/>
    <w:rsid w:val="00DD5A79"/>
    <w:rsid w:val="00DD5AB2"/>
    <w:rsid w:val="00DD64F3"/>
    <w:rsid w:val="00DD6EEA"/>
    <w:rsid w:val="00DD6F9F"/>
    <w:rsid w:val="00DD71F1"/>
    <w:rsid w:val="00DD7508"/>
    <w:rsid w:val="00DD7AA2"/>
    <w:rsid w:val="00DE04C5"/>
    <w:rsid w:val="00DE12C9"/>
    <w:rsid w:val="00DE16FD"/>
    <w:rsid w:val="00DE1BE9"/>
    <w:rsid w:val="00DE1DEA"/>
    <w:rsid w:val="00DE2270"/>
    <w:rsid w:val="00DE25E8"/>
    <w:rsid w:val="00DE2B6E"/>
    <w:rsid w:val="00DE2F2E"/>
    <w:rsid w:val="00DE35A7"/>
    <w:rsid w:val="00DE3C00"/>
    <w:rsid w:val="00DE3E47"/>
    <w:rsid w:val="00DE42B2"/>
    <w:rsid w:val="00DE4378"/>
    <w:rsid w:val="00DE5CAC"/>
    <w:rsid w:val="00DE6AB7"/>
    <w:rsid w:val="00DE7189"/>
    <w:rsid w:val="00DE738B"/>
    <w:rsid w:val="00DE7628"/>
    <w:rsid w:val="00DF020D"/>
    <w:rsid w:val="00DF10D3"/>
    <w:rsid w:val="00DF1E4B"/>
    <w:rsid w:val="00DF1F4D"/>
    <w:rsid w:val="00DF281D"/>
    <w:rsid w:val="00DF2B86"/>
    <w:rsid w:val="00DF2C32"/>
    <w:rsid w:val="00DF31C9"/>
    <w:rsid w:val="00DF33C5"/>
    <w:rsid w:val="00DF345E"/>
    <w:rsid w:val="00DF3572"/>
    <w:rsid w:val="00DF3661"/>
    <w:rsid w:val="00DF370E"/>
    <w:rsid w:val="00DF3AA2"/>
    <w:rsid w:val="00DF3E41"/>
    <w:rsid w:val="00DF412B"/>
    <w:rsid w:val="00DF4DE7"/>
    <w:rsid w:val="00DF4E45"/>
    <w:rsid w:val="00DF5596"/>
    <w:rsid w:val="00DF55ED"/>
    <w:rsid w:val="00DF5AC4"/>
    <w:rsid w:val="00DF69D3"/>
    <w:rsid w:val="00DF69FB"/>
    <w:rsid w:val="00DF6C70"/>
    <w:rsid w:val="00DF75DD"/>
    <w:rsid w:val="00DF7792"/>
    <w:rsid w:val="00DF7AC8"/>
    <w:rsid w:val="00DF7D8E"/>
    <w:rsid w:val="00DF7FE9"/>
    <w:rsid w:val="00E003D7"/>
    <w:rsid w:val="00E00A00"/>
    <w:rsid w:val="00E00CA8"/>
    <w:rsid w:val="00E01035"/>
    <w:rsid w:val="00E01603"/>
    <w:rsid w:val="00E02103"/>
    <w:rsid w:val="00E0212E"/>
    <w:rsid w:val="00E02239"/>
    <w:rsid w:val="00E02491"/>
    <w:rsid w:val="00E02716"/>
    <w:rsid w:val="00E02DA3"/>
    <w:rsid w:val="00E03076"/>
    <w:rsid w:val="00E03AF7"/>
    <w:rsid w:val="00E040F0"/>
    <w:rsid w:val="00E0411B"/>
    <w:rsid w:val="00E05FB3"/>
    <w:rsid w:val="00E06761"/>
    <w:rsid w:val="00E06AE0"/>
    <w:rsid w:val="00E06DAE"/>
    <w:rsid w:val="00E0749A"/>
    <w:rsid w:val="00E078FC"/>
    <w:rsid w:val="00E07A2F"/>
    <w:rsid w:val="00E07A9D"/>
    <w:rsid w:val="00E07EA1"/>
    <w:rsid w:val="00E10622"/>
    <w:rsid w:val="00E10DE1"/>
    <w:rsid w:val="00E11D00"/>
    <w:rsid w:val="00E12CBC"/>
    <w:rsid w:val="00E13015"/>
    <w:rsid w:val="00E13153"/>
    <w:rsid w:val="00E13C39"/>
    <w:rsid w:val="00E13CED"/>
    <w:rsid w:val="00E14254"/>
    <w:rsid w:val="00E1465C"/>
    <w:rsid w:val="00E146FD"/>
    <w:rsid w:val="00E14AC0"/>
    <w:rsid w:val="00E14B25"/>
    <w:rsid w:val="00E14E82"/>
    <w:rsid w:val="00E15342"/>
    <w:rsid w:val="00E1544F"/>
    <w:rsid w:val="00E15765"/>
    <w:rsid w:val="00E157BB"/>
    <w:rsid w:val="00E15DA8"/>
    <w:rsid w:val="00E1644F"/>
    <w:rsid w:val="00E16B48"/>
    <w:rsid w:val="00E1723F"/>
    <w:rsid w:val="00E177B5"/>
    <w:rsid w:val="00E17BCE"/>
    <w:rsid w:val="00E200C5"/>
    <w:rsid w:val="00E201D8"/>
    <w:rsid w:val="00E20A24"/>
    <w:rsid w:val="00E20D87"/>
    <w:rsid w:val="00E21049"/>
    <w:rsid w:val="00E213C3"/>
    <w:rsid w:val="00E22110"/>
    <w:rsid w:val="00E22C0F"/>
    <w:rsid w:val="00E23A9D"/>
    <w:rsid w:val="00E23F08"/>
    <w:rsid w:val="00E2408E"/>
    <w:rsid w:val="00E243C1"/>
    <w:rsid w:val="00E24858"/>
    <w:rsid w:val="00E24B2C"/>
    <w:rsid w:val="00E25092"/>
    <w:rsid w:val="00E25D05"/>
    <w:rsid w:val="00E25D7B"/>
    <w:rsid w:val="00E25FB2"/>
    <w:rsid w:val="00E270DB"/>
    <w:rsid w:val="00E27166"/>
    <w:rsid w:val="00E27804"/>
    <w:rsid w:val="00E278C0"/>
    <w:rsid w:val="00E27A2C"/>
    <w:rsid w:val="00E30053"/>
    <w:rsid w:val="00E3093A"/>
    <w:rsid w:val="00E30CA8"/>
    <w:rsid w:val="00E30F30"/>
    <w:rsid w:val="00E31087"/>
    <w:rsid w:val="00E31502"/>
    <w:rsid w:val="00E317D8"/>
    <w:rsid w:val="00E3219A"/>
    <w:rsid w:val="00E3292D"/>
    <w:rsid w:val="00E331A0"/>
    <w:rsid w:val="00E33687"/>
    <w:rsid w:val="00E33B0F"/>
    <w:rsid w:val="00E358FE"/>
    <w:rsid w:val="00E35A7A"/>
    <w:rsid w:val="00E365F8"/>
    <w:rsid w:val="00E36D3D"/>
    <w:rsid w:val="00E36EAA"/>
    <w:rsid w:val="00E37738"/>
    <w:rsid w:val="00E37A52"/>
    <w:rsid w:val="00E37E1D"/>
    <w:rsid w:val="00E40133"/>
    <w:rsid w:val="00E401A5"/>
    <w:rsid w:val="00E40D5F"/>
    <w:rsid w:val="00E416C0"/>
    <w:rsid w:val="00E41A03"/>
    <w:rsid w:val="00E42572"/>
    <w:rsid w:val="00E42589"/>
    <w:rsid w:val="00E42705"/>
    <w:rsid w:val="00E4277E"/>
    <w:rsid w:val="00E430F2"/>
    <w:rsid w:val="00E43293"/>
    <w:rsid w:val="00E43454"/>
    <w:rsid w:val="00E43F3C"/>
    <w:rsid w:val="00E44C6E"/>
    <w:rsid w:val="00E4585C"/>
    <w:rsid w:val="00E45D0E"/>
    <w:rsid w:val="00E45E67"/>
    <w:rsid w:val="00E4664D"/>
    <w:rsid w:val="00E46EDC"/>
    <w:rsid w:val="00E477EB"/>
    <w:rsid w:val="00E4799F"/>
    <w:rsid w:val="00E47CAF"/>
    <w:rsid w:val="00E50263"/>
    <w:rsid w:val="00E50319"/>
    <w:rsid w:val="00E50DE7"/>
    <w:rsid w:val="00E514D3"/>
    <w:rsid w:val="00E514EE"/>
    <w:rsid w:val="00E51B93"/>
    <w:rsid w:val="00E52224"/>
    <w:rsid w:val="00E52668"/>
    <w:rsid w:val="00E526BC"/>
    <w:rsid w:val="00E52766"/>
    <w:rsid w:val="00E52E51"/>
    <w:rsid w:val="00E52EBA"/>
    <w:rsid w:val="00E534A2"/>
    <w:rsid w:val="00E539D6"/>
    <w:rsid w:val="00E5437E"/>
    <w:rsid w:val="00E54C6B"/>
    <w:rsid w:val="00E555E9"/>
    <w:rsid w:val="00E5562A"/>
    <w:rsid w:val="00E5595D"/>
    <w:rsid w:val="00E55A65"/>
    <w:rsid w:val="00E56BAD"/>
    <w:rsid w:val="00E56BCB"/>
    <w:rsid w:val="00E56D7D"/>
    <w:rsid w:val="00E56EC5"/>
    <w:rsid w:val="00E574BB"/>
    <w:rsid w:val="00E60098"/>
    <w:rsid w:val="00E601CE"/>
    <w:rsid w:val="00E6033D"/>
    <w:rsid w:val="00E607D7"/>
    <w:rsid w:val="00E61225"/>
    <w:rsid w:val="00E615B9"/>
    <w:rsid w:val="00E61BD1"/>
    <w:rsid w:val="00E62046"/>
    <w:rsid w:val="00E62786"/>
    <w:rsid w:val="00E62904"/>
    <w:rsid w:val="00E62BD3"/>
    <w:rsid w:val="00E62C2E"/>
    <w:rsid w:val="00E62C63"/>
    <w:rsid w:val="00E62D73"/>
    <w:rsid w:val="00E631E2"/>
    <w:rsid w:val="00E63324"/>
    <w:rsid w:val="00E63954"/>
    <w:rsid w:val="00E641B3"/>
    <w:rsid w:val="00E644F7"/>
    <w:rsid w:val="00E64509"/>
    <w:rsid w:val="00E64BFC"/>
    <w:rsid w:val="00E64D34"/>
    <w:rsid w:val="00E65034"/>
    <w:rsid w:val="00E653EE"/>
    <w:rsid w:val="00E65616"/>
    <w:rsid w:val="00E6568A"/>
    <w:rsid w:val="00E65B95"/>
    <w:rsid w:val="00E65F56"/>
    <w:rsid w:val="00E66304"/>
    <w:rsid w:val="00E66416"/>
    <w:rsid w:val="00E66676"/>
    <w:rsid w:val="00E669B3"/>
    <w:rsid w:val="00E66D48"/>
    <w:rsid w:val="00E671D4"/>
    <w:rsid w:val="00E67A12"/>
    <w:rsid w:val="00E67B20"/>
    <w:rsid w:val="00E67EB1"/>
    <w:rsid w:val="00E707FF"/>
    <w:rsid w:val="00E709A6"/>
    <w:rsid w:val="00E70FD1"/>
    <w:rsid w:val="00E71088"/>
    <w:rsid w:val="00E71B43"/>
    <w:rsid w:val="00E72181"/>
    <w:rsid w:val="00E7269A"/>
    <w:rsid w:val="00E7362D"/>
    <w:rsid w:val="00E7377F"/>
    <w:rsid w:val="00E73C17"/>
    <w:rsid w:val="00E73C21"/>
    <w:rsid w:val="00E73D84"/>
    <w:rsid w:val="00E7407D"/>
    <w:rsid w:val="00E743DB"/>
    <w:rsid w:val="00E744D8"/>
    <w:rsid w:val="00E74ED2"/>
    <w:rsid w:val="00E75086"/>
    <w:rsid w:val="00E751B8"/>
    <w:rsid w:val="00E76B0D"/>
    <w:rsid w:val="00E76C35"/>
    <w:rsid w:val="00E77036"/>
    <w:rsid w:val="00E77605"/>
    <w:rsid w:val="00E776EF"/>
    <w:rsid w:val="00E77941"/>
    <w:rsid w:val="00E77A60"/>
    <w:rsid w:val="00E77C63"/>
    <w:rsid w:val="00E77D90"/>
    <w:rsid w:val="00E800F8"/>
    <w:rsid w:val="00E801D9"/>
    <w:rsid w:val="00E80548"/>
    <w:rsid w:val="00E80F6D"/>
    <w:rsid w:val="00E81003"/>
    <w:rsid w:val="00E815A8"/>
    <w:rsid w:val="00E818C8"/>
    <w:rsid w:val="00E81CC2"/>
    <w:rsid w:val="00E82AD7"/>
    <w:rsid w:val="00E836CF"/>
    <w:rsid w:val="00E83AED"/>
    <w:rsid w:val="00E84361"/>
    <w:rsid w:val="00E84399"/>
    <w:rsid w:val="00E84B35"/>
    <w:rsid w:val="00E855E1"/>
    <w:rsid w:val="00E85812"/>
    <w:rsid w:val="00E85A20"/>
    <w:rsid w:val="00E8655B"/>
    <w:rsid w:val="00E86689"/>
    <w:rsid w:val="00E86C0A"/>
    <w:rsid w:val="00E86FCE"/>
    <w:rsid w:val="00E87C01"/>
    <w:rsid w:val="00E87D36"/>
    <w:rsid w:val="00E901DD"/>
    <w:rsid w:val="00E906AA"/>
    <w:rsid w:val="00E90D9A"/>
    <w:rsid w:val="00E90E5E"/>
    <w:rsid w:val="00E912E3"/>
    <w:rsid w:val="00E91470"/>
    <w:rsid w:val="00E91619"/>
    <w:rsid w:val="00E9169F"/>
    <w:rsid w:val="00E9176C"/>
    <w:rsid w:val="00E91C7B"/>
    <w:rsid w:val="00E921A8"/>
    <w:rsid w:val="00E92775"/>
    <w:rsid w:val="00E92878"/>
    <w:rsid w:val="00E92F32"/>
    <w:rsid w:val="00E9392F"/>
    <w:rsid w:val="00E93B70"/>
    <w:rsid w:val="00E94208"/>
    <w:rsid w:val="00E9438C"/>
    <w:rsid w:val="00E94646"/>
    <w:rsid w:val="00E9476D"/>
    <w:rsid w:val="00E947D7"/>
    <w:rsid w:val="00E948E3"/>
    <w:rsid w:val="00E94CE1"/>
    <w:rsid w:val="00E95436"/>
    <w:rsid w:val="00E95781"/>
    <w:rsid w:val="00E95C6B"/>
    <w:rsid w:val="00E95D29"/>
    <w:rsid w:val="00E9603F"/>
    <w:rsid w:val="00E9627D"/>
    <w:rsid w:val="00E968B8"/>
    <w:rsid w:val="00E96A29"/>
    <w:rsid w:val="00E96D2D"/>
    <w:rsid w:val="00E96F02"/>
    <w:rsid w:val="00EA042D"/>
    <w:rsid w:val="00EA0DB5"/>
    <w:rsid w:val="00EA1283"/>
    <w:rsid w:val="00EA134F"/>
    <w:rsid w:val="00EA25C4"/>
    <w:rsid w:val="00EA272E"/>
    <w:rsid w:val="00EA27EC"/>
    <w:rsid w:val="00EA2D60"/>
    <w:rsid w:val="00EA31AF"/>
    <w:rsid w:val="00EA343C"/>
    <w:rsid w:val="00EA34DF"/>
    <w:rsid w:val="00EA35B0"/>
    <w:rsid w:val="00EA3899"/>
    <w:rsid w:val="00EA393E"/>
    <w:rsid w:val="00EA3C9E"/>
    <w:rsid w:val="00EA45EA"/>
    <w:rsid w:val="00EA460A"/>
    <w:rsid w:val="00EA483E"/>
    <w:rsid w:val="00EA53B8"/>
    <w:rsid w:val="00EA577D"/>
    <w:rsid w:val="00EA650B"/>
    <w:rsid w:val="00EA6FD3"/>
    <w:rsid w:val="00EA7411"/>
    <w:rsid w:val="00EA7721"/>
    <w:rsid w:val="00EA7A5B"/>
    <w:rsid w:val="00EA7A9D"/>
    <w:rsid w:val="00EB094D"/>
    <w:rsid w:val="00EB13FA"/>
    <w:rsid w:val="00EB3857"/>
    <w:rsid w:val="00EB4C12"/>
    <w:rsid w:val="00EB509C"/>
    <w:rsid w:val="00EB51AD"/>
    <w:rsid w:val="00EB620A"/>
    <w:rsid w:val="00EB62B0"/>
    <w:rsid w:val="00EB645E"/>
    <w:rsid w:val="00EB6C7D"/>
    <w:rsid w:val="00EB7644"/>
    <w:rsid w:val="00EB76E0"/>
    <w:rsid w:val="00EB7F02"/>
    <w:rsid w:val="00EC01AC"/>
    <w:rsid w:val="00EC2652"/>
    <w:rsid w:val="00EC2F3B"/>
    <w:rsid w:val="00EC323A"/>
    <w:rsid w:val="00EC3956"/>
    <w:rsid w:val="00EC3B21"/>
    <w:rsid w:val="00EC458E"/>
    <w:rsid w:val="00EC4828"/>
    <w:rsid w:val="00EC48E0"/>
    <w:rsid w:val="00EC4C73"/>
    <w:rsid w:val="00EC4D32"/>
    <w:rsid w:val="00EC5E5A"/>
    <w:rsid w:val="00EC61F2"/>
    <w:rsid w:val="00EC6708"/>
    <w:rsid w:val="00EC6C20"/>
    <w:rsid w:val="00EC7D5A"/>
    <w:rsid w:val="00ED1071"/>
    <w:rsid w:val="00ED1089"/>
    <w:rsid w:val="00ED16F5"/>
    <w:rsid w:val="00ED195C"/>
    <w:rsid w:val="00ED22F0"/>
    <w:rsid w:val="00ED2676"/>
    <w:rsid w:val="00ED2CE2"/>
    <w:rsid w:val="00ED38F4"/>
    <w:rsid w:val="00ED3C52"/>
    <w:rsid w:val="00ED4157"/>
    <w:rsid w:val="00ED4AB6"/>
    <w:rsid w:val="00ED4C9A"/>
    <w:rsid w:val="00ED4FC0"/>
    <w:rsid w:val="00ED536F"/>
    <w:rsid w:val="00ED549A"/>
    <w:rsid w:val="00ED5643"/>
    <w:rsid w:val="00ED58C3"/>
    <w:rsid w:val="00ED5C51"/>
    <w:rsid w:val="00ED617B"/>
    <w:rsid w:val="00ED6263"/>
    <w:rsid w:val="00ED63D3"/>
    <w:rsid w:val="00ED670D"/>
    <w:rsid w:val="00ED72AC"/>
    <w:rsid w:val="00ED7477"/>
    <w:rsid w:val="00ED75EC"/>
    <w:rsid w:val="00ED78F2"/>
    <w:rsid w:val="00ED7CA7"/>
    <w:rsid w:val="00EE0A51"/>
    <w:rsid w:val="00EE0AD9"/>
    <w:rsid w:val="00EE1413"/>
    <w:rsid w:val="00EE1CFC"/>
    <w:rsid w:val="00EE1F70"/>
    <w:rsid w:val="00EE1FA7"/>
    <w:rsid w:val="00EE228A"/>
    <w:rsid w:val="00EE246A"/>
    <w:rsid w:val="00EE2A61"/>
    <w:rsid w:val="00EE2FBE"/>
    <w:rsid w:val="00EE322B"/>
    <w:rsid w:val="00EE4383"/>
    <w:rsid w:val="00EE4838"/>
    <w:rsid w:val="00EE4DDF"/>
    <w:rsid w:val="00EE4E95"/>
    <w:rsid w:val="00EE4EF7"/>
    <w:rsid w:val="00EE5A71"/>
    <w:rsid w:val="00EE5C40"/>
    <w:rsid w:val="00EE65BE"/>
    <w:rsid w:val="00EE68EC"/>
    <w:rsid w:val="00EE6E29"/>
    <w:rsid w:val="00EE70E9"/>
    <w:rsid w:val="00EE7175"/>
    <w:rsid w:val="00EE751D"/>
    <w:rsid w:val="00EE7A60"/>
    <w:rsid w:val="00EF0423"/>
    <w:rsid w:val="00EF04D8"/>
    <w:rsid w:val="00EF098A"/>
    <w:rsid w:val="00EF1059"/>
    <w:rsid w:val="00EF12E7"/>
    <w:rsid w:val="00EF19F3"/>
    <w:rsid w:val="00EF1B0E"/>
    <w:rsid w:val="00EF21E0"/>
    <w:rsid w:val="00EF2232"/>
    <w:rsid w:val="00EF25DF"/>
    <w:rsid w:val="00EF2810"/>
    <w:rsid w:val="00EF2836"/>
    <w:rsid w:val="00EF28D1"/>
    <w:rsid w:val="00EF2E7E"/>
    <w:rsid w:val="00EF3082"/>
    <w:rsid w:val="00EF416F"/>
    <w:rsid w:val="00EF4662"/>
    <w:rsid w:val="00EF47F9"/>
    <w:rsid w:val="00EF4E8C"/>
    <w:rsid w:val="00EF4FED"/>
    <w:rsid w:val="00EF5148"/>
    <w:rsid w:val="00EF51A0"/>
    <w:rsid w:val="00EF55A5"/>
    <w:rsid w:val="00EF5871"/>
    <w:rsid w:val="00EF5E81"/>
    <w:rsid w:val="00EF60D4"/>
    <w:rsid w:val="00EF7229"/>
    <w:rsid w:val="00EF729B"/>
    <w:rsid w:val="00F004EC"/>
    <w:rsid w:val="00F007A5"/>
    <w:rsid w:val="00F00C77"/>
    <w:rsid w:val="00F01B89"/>
    <w:rsid w:val="00F01DEB"/>
    <w:rsid w:val="00F020F7"/>
    <w:rsid w:val="00F02A67"/>
    <w:rsid w:val="00F02B89"/>
    <w:rsid w:val="00F031BA"/>
    <w:rsid w:val="00F036B7"/>
    <w:rsid w:val="00F040E5"/>
    <w:rsid w:val="00F04293"/>
    <w:rsid w:val="00F04B3D"/>
    <w:rsid w:val="00F052EC"/>
    <w:rsid w:val="00F0573A"/>
    <w:rsid w:val="00F0609C"/>
    <w:rsid w:val="00F066C2"/>
    <w:rsid w:val="00F06843"/>
    <w:rsid w:val="00F075F3"/>
    <w:rsid w:val="00F07A57"/>
    <w:rsid w:val="00F07D7F"/>
    <w:rsid w:val="00F07EED"/>
    <w:rsid w:val="00F07F36"/>
    <w:rsid w:val="00F100E1"/>
    <w:rsid w:val="00F10141"/>
    <w:rsid w:val="00F10189"/>
    <w:rsid w:val="00F10196"/>
    <w:rsid w:val="00F10610"/>
    <w:rsid w:val="00F113EC"/>
    <w:rsid w:val="00F11579"/>
    <w:rsid w:val="00F1199C"/>
    <w:rsid w:val="00F11A00"/>
    <w:rsid w:val="00F11C31"/>
    <w:rsid w:val="00F12B35"/>
    <w:rsid w:val="00F12B6F"/>
    <w:rsid w:val="00F1310D"/>
    <w:rsid w:val="00F13E90"/>
    <w:rsid w:val="00F142C7"/>
    <w:rsid w:val="00F14B34"/>
    <w:rsid w:val="00F14DA5"/>
    <w:rsid w:val="00F15990"/>
    <w:rsid w:val="00F1611C"/>
    <w:rsid w:val="00F165C0"/>
    <w:rsid w:val="00F167CE"/>
    <w:rsid w:val="00F1696C"/>
    <w:rsid w:val="00F16A0F"/>
    <w:rsid w:val="00F16A52"/>
    <w:rsid w:val="00F16C19"/>
    <w:rsid w:val="00F1795E"/>
    <w:rsid w:val="00F17C2C"/>
    <w:rsid w:val="00F17F82"/>
    <w:rsid w:val="00F2023B"/>
    <w:rsid w:val="00F20284"/>
    <w:rsid w:val="00F20490"/>
    <w:rsid w:val="00F20A5B"/>
    <w:rsid w:val="00F20F6C"/>
    <w:rsid w:val="00F2106A"/>
    <w:rsid w:val="00F2158D"/>
    <w:rsid w:val="00F21770"/>
    <w:rsid w:val="00F219D6"/>
    <w:rsid w:val="00F21AED"/>
    <w:rsid w:val="00F21DD9"/>
    <w:rsid w:val="00F22114"/>
    <w:rsid w:val="00F23114"/>
    <w:rsid w:val="00F23A55"/>
    <w:rsid w:val="00F23DE0"/>
    <w:rsid w:val="00F24346"/>
    <w:rsid w:val="00F2455E"/>
    <w:rsid w:val="00F2461A"/>
    <w:rsid w:val="00F247B6"/>
    <w:rsid w:val="00F24BB3"/>
    <w:rsid w:val="00F24D40"/>
    <w:rsid w:val="00F24D56"/>
    <w:rsid w:val="00F25644"/>
    <w:rsid w:val="00F25B0F"/>
    <w:rsid w:val="00F25C8C"/>
    <w:rsid w:val="00F25ED6"/>
    <w:rsid w:val="00F2629F"/>
    <w:rsid w:val="00F26403"/>
    <w:rsid w:val="00F26443"/>
    <w:rsid w:val="00F26E69"/>
    <w:rsid w:val="00F27354"/>
    <w:rsid w:val="00F27356"/>
    <w:rsid w:val="00F2735C"/>
    <w:rsid w:val="00F2737C"/>
    <w:rsid w:val="00F3072B"/>
    <w:rsid w:val="00F309CC"/>
    <w:rsid w:val="00F3115C"/>
    <w:rsid w:val="00F31269"/>
    <w:rsid w:val="00F32075"/>
    <w:rsid w:val="00F32B66"/>
    <w:rsid w:val="00F32E56"/>
    <w:rsid w:val="00F330E7"/>
    <w:rsid w:val="00F33B44"/>
    <w:rsid w:val="00F33CF1"/>
    <w:rsid w:val="00F347E9"/>
    <w:rsid w:val="00F35218"/>
    <w:rsid w:val="00F35528"/>
    <w:rsid w:val="00F3556E"/>
    <w:rsid w:val="00F35C21"/>
    <w:rsid w:val="00F35D88"/>
    <w:rsid w:val="00F35F30"/>
    <w:rsid w:val="00F365BE"/>
    <w:rsid w:val="00F367DA"/>
    <w:rsid w:val="00F377EF"/>
    <w:rsid w:val="00F37F1A"/>
    <w:rsid w:val="00F405FC"/>
    <w:rsid w:val="00F40CE5"/>
    <w:rsid w:val="00F40E98"/>
    <w:rsid w:val="00F41008"/>
    <w:rsid w:val="00F4155C"/>
    <w:rsid w:val="00F41967"/>
    <w:rsid w:val="00F419C5"/>
    <w:rsid w:val="00F41E08"/>
    <w:rsid w:val="00F42664"/>
    <w:rsid w:val="00F42754"/>
    <w:rsid w:val="00F4291E"/>
    <w:rsid w:val="00F42A16"/>
    <w:rsid w:val="00F42B82"/>
    <w:rsid w:val="00F43021"/>
    <w:rsid w:val="00F43062"/>
    <w:rsid w:val="00F431EB"/>
    <w:rsid w:val="00F434A2"/>
    <w:rsid w:val="00F43592"/>
    <w:rsid w:val="00F43E32"/>
    <w:rsid w:val="00F445DE"/>
    <w:rsid w:val="00F445FD"/>
    <w:rsid w:val="00F44732"/>
    <w:rsid w:val="00F45E45"/>
    <w:rsid w:val="00F468B3"/>
    <w:rsid w:val="00F50507"/>
    <w:rsid w:val="00F50797"/>
    <w:rsid w:val="00F510AC"/>
    <w:rsid w:val="00F5116A"/>
    <w:rsid w:val="00F51243"/>
    <w:rsid w:val="00F51EC4"/>
    <w:rsid w:val="00F51FBD"/>
    <w:rsid w:val="00F522D4"/>
    <w:rsid w:val="00F528B6"/>
    <w:rsid w:val="00F52925"/>
    <w:rsid w:val="00F535B7"/>
    <w:rsid w:val="00F53B64"/>
    <w:rsid w:val="00F53B83"/>
    <w:rsid w:val="00F53C1B"/>
    <w:rsid w:val="00F54B1B"/>
    <w:rsid w:val="00F54BD2"/>
    <w:rsid w:val="00F55457"/>
    <w:rsid w:val="00F5569B"/>
    <w:rsid w:val="00F55F88"/>
    <w:rsid w:val="00F571D0"/>
    <w:rsid w:val="00F57366"/>
    <w:rsid w:val="00F5784D"/>
    <w:rsid w:val="00F60D6B"/>
    <w:rsid w:val="00F61594"/>
    <w:rsid w:val="00F6192C"/>
    <w:rsid w:val="00F62C0B"/>
    <w:rsid w:val="00F63615"/>
    <w:rsid w:val="00F637B9"/>
    <w:rsid w:val="00F638B4"/>
    <w:rsid w:val="00F63983"/>
    <w:rsid w:val="00F63E63"/>
    <w:rsid w:val="00F63E85"/>
    <w:rsid w:val="00F640C8"/>
    <w:rsid w:val="00F64534"/>
    <w:rsid w:val="00F6499D"/>
    <w:rsid w:val="00F653B7"/>
    <w:rsid w:val="00F65A1E"/>
    <w:rsid w:val="00F66E6D"/>
    <w:rsid w:val="00F6752A"/>
    <w:rsid w:val="00F6752B"/>
    <w:rsid w:val="00F70555"/>
    <w:rsid w:val="00F71729"/>
    <w:rsid w:val="00F71867"/>
    <w:rsid w:val="00F71B46"/>
    <w:rsid w:val="00F71DC3"/>
    <w:rsid w:val="00F720A5"/>
    <w:rsid w:val="00F7249C"/>
    <w:rsid w:val="00F72715"/>
    <w:rsid w:val="00F72F6E"/>
    <w:rsid w:val="00F73828"/>
    <w:rsid w:val="00F73BC1"/>
    <w:rsid w:val="00F73C0C"/>
    <w:rsid w:val="00F73D5F"/>
    <w:rsid w:val="00F74189"/>
    <w:rsid w:val="00F74365"/>
    <w:rsid w:val="00F743C6"/>
    <w:rsid w:val="00F744AE"/>
    <w:rsid w:val="00F74B6C"/>
    <w:rsid w:val="00F74D4D"/>
    <w:rsid w:val="00F75058"/>
    <w:rsid w:val="00F7523C"/>
    <w:rsid w:val="00F7545B"/>
    <w:rsid w:val="00F75882"/>
    <w:rsid w:val="00F759E2"/>
    <w:rsid w:val="00F75F74"/>
    <w:rsid w:val="00F76373"/>
    <w:rsid w:val="00F76B56"/>
    <w:rsid w:val="00F76CCE"/>
    <w:rsid w:val="00F76E02"/>
    <w:rsid w:val="00F772C7"/>
    <w:rsid w:val="00F77AE9"/>
    <w:rsid w:val="00F77C2F"/>
    <w:rsid w:val="00F77F0D"/>
    <w:rsid w:val="00F77F28"/>
    <w:rsid w:val="00F81916"/>
    <w:rsid w:val="00F81E8F"/>
    <w:rsid w:val="00F82971"/>
    <w:rsid w:val="00F82FBE"/>
    <w:rsid w:val="00F82FE1"/>
    <w:rsid w:val="00F8355C"/>
    <w:rsid w:val="00F83714"/>
    <w:rsid w:val="00F84A28"/>
    <w:rsid w:val="00F85233"/>
    <w:rsid w:val="00F85482"/>
    <w:rsid w:val="00F854E2"/>
    <w:rsid w:val="00F855E9"/>
    <w:rsid w:val="00F856D2"/>
    <w:rsid w:val="00F8570B"/>
    <w:rsid w:val="00F85BFE"/>
    <w:rsid w:val="00F85D3C"/>
    <w:rsid w:val="00F85D8B"/>
    <w:rsid w:val="00F85E3D"/>
    <w:rsid w:val="00F864EF"/>
    <w:rsid w:val="00F86608"/>
    <w:rsid w:val="00F86634"/>
    <w:rsid w:val="00F867ED"/>
    <w:rsid w:val="00F86E30"/>
    <w:rsid w:val="00F871F2"/>
    <w:rsid w:val="00F872A5"/>
    <w:rsid w:val="00F87588"/>
    <w:rsid w:val="00F877BD"/>
    <w:rsid w:val="00F87BC3"/>
    <w:rsid w:val="00F87F45"/>
    <w:rsid w:val="00F906AF"/>
    <w:rsid w:val="00F908AC"/>
    <w:rsid w:val="00F90D8D"/>
    <w:rsid w:val="00F929CD"/>
    <w:rsid w:val="00F932D7"/>
    <w:rsid w:val="00F93558"/>
    <w:rsid w:val="00F94239"/>
    <w:rsid w:val="00F94A99"/>
    <w:rsid w:val="00F94DF1"/>
    <w:rsid w:val="00F9518B"/>
    <w:rsid w:val="00F95601"/>
    <w:rsid w:val="00F96001"/>
    <w:rsid w:val="00F964F7"/>
    <w:rsid w:val="00F966A3"/>
    <w:rsid w:val="00F96A54"/>
    <w:rsid w:val="00F96E1B"/>
    <w:rsid w:val="00F97518"/>
    <w:rsid w:val="00FA000D"/>
    <w:rsid w:val="00FA00D7"/>
    <w:rsid w:val="00FA0367"/>
    <w:rsid w:val="00FA0529"/>
    <w:rsid w:val="00FA0A90"/>
    <w:rsid w:val="00FA1693"/>
    <w:rsid w:val="00FA2112"/>
    <w:rsid w:val="00FA26F4"/>
    <w:rsid w:val="00FA2CE8"/>
    <w:rsid w:val="00FA3458"/>
    <w:rsid w:val="00FA3806"/>
    <w:rsid w:val="00FA3B96"/>
    <w:rsid w:val="00FA3BFB"/>
    <w:rsid w:val="00FA3EB5"/>
    <w:rsid w:val="00FA4360"/>
    <w:rsid w:val="00FA4AC9"/>
    <w:rsid w:val="00FA522B"/>
    <w:rsid w:val="00FA5307"/>
    <w:rsid w:val="00FA5980"/>
    <w:rsid w:val="00FA5F4A"/>
    <w:rsid w:val="00FA6E69"/>
    <w:rsid w:val="00FA7EE3"/>
    <w:rsid w:val="00FA7EE5"/>
    <w:rsid w:val="00FB0B37"/>
    <w:rsid w:val="00FB1070"/>
    <w:rsid w:val="00FB1229"/>
    <w:rsid w:val="00FB1665"/>
    <w:rsid w:val="00FB209C"/>
    <w:rsid w:val="00FB220A"/>
    <w:rsid w:val="00FB2867"/>
    <w:rsid w:val="00FB2A39"/>
    <w:rsid w:val="00FB3516"/>
    <w:rsid w:val="00FB3690"/>
    <w:rsid w:val="00FB39AC"/>
    <w:rsid w:val="00FB3B73"/>
    <w:rsid w:val="00FB41BA"/>
    <w:rsid w:val="00FB43DB"/>
    <w:rsid w:val="00FB467E"/>
    <w:rsid w:val="00FB474B"/>
    <w:rsid w:val="00FB4F91"/>
    <w:rsid w:val="00FB52DF"/>
    <w:rsid w:val="00FB5654"/>
    <w:rsid w:val="00FB581C"/>
    <w:rsid w:val="00FB590B"/>
    <w:rsid w:val="00FB5945"/>
    <w:rsid w:val="00FB599C"/>
    <w:rsid w:val="00FB5CA3"/>
    <w:rsid w:val="00FB7004"/>
    <w:rsid w:val="00FB7636"/>
    <w:rsid w:val="00FB7A8A"/>
    <w:rsid w:val="00FC0D70"/>
    <w:rsid w:val="00FC1372"/>
    <w:rsid w:val="00FC1930"/>
    <w:rsid w:val="00FC1CE4"/>
    <w:rsid w:val="00FC1E0C"/>
    <w:rsid w:val="00FC26C3"/>
    <w:rsid w:val="00FC279C"/>
    <w:rsid w:val="00FC2986"/>
    <w:rsid w:val="00FC2993"/>
    <w:rsid w:val="00FC37BF"/>
    <w:rsid w:val="00FC3D06"/>
    <w:rsid w:val="00FC3E27"/>
    <w:rsid w:val="00FC4003"/>
    <w:rsid w:val="00FC4066"/>
    <w:rsid w:val="00FC421F"/>
    <w:rsid w:val="00FC46F5"/>
    <w:rsid w:val="00FC48AA"/>
    <w:rsid w:val="00FC6665"/>
    <w:rsid w:val="00FC7440"/>
    <w:rsid w:val="00FC7534"/>
    <w:rsid w:val="00FC79DF"/>
    <w:rsid w:val="00FD027A"/>
    <w:rsid w:val="00FD033A"/>
    <w:rsid w:val="00FD0C15"/>
    <w:rsid w:val="00FD0FA7"/>
    <w:rsid w:val="00FD101C"/>
    <w:rsid w:val="00FD1190"/>
    <w:rsid w:val="00FD287D"/>
    <w:rsid w:val="00FD2A7B"/>
    <w:rsid w:val="00FD2BA2"/>
    <w:rsid w:val="00FD2CDD"/>
    <w:rsid w:val="00FD2EAB"/>
    <w:rsid w:val="00FD337C"/>
    <w:rsid w:val="00FD3645"/>
    <w:rsid w:val="00FD3F5D"/>
    <w:rsid w:val="00FD4791"/>
    <w:rsid w:val="00FD49BF"/>
    <w:rsid w:val="00FD4C1B"/>
    <w:rsid w:val="00FD4F68"/>
    <w:rsid w:val="00FD50C5"/>
    <w:rsid w:val="00FD54B4"/>
    <w:rsid w:val="00FD5BC2"/>
    <w:rsid w:val="00FD615E"/>
    <w:rsid w:val="00FD6176"/>
    <w:rsid w:val="00FD654F"/>
    <w:rsid w:val="00FD66E5"/>
    <w:rsid w:val="00FD68AB"/>
    <w:rsid w:val="00FD70DF"/>
    <w:rsid w:val="00FD7893"/>
    <w:rsid w:val="00FD7F24"/>
    <w:rsid w:val="00FD7F4E"/>
    <w:rsid w:val="00FE00B3"/>
    <w:rsid w:val="00FE028C"/>
    <w:rsid w:val="00FE0309"/>
    <w:rsid w:val="00FE04FB"/>
    <w:rsid w:val="00FE0913"/>
    <w:rsid w:val="00FE0BA3"/>
    <w:rsid w:val="00FE1075"/>
    <w:rsid w:val="00FE11B2"/>
    <w:rsid w:val="00FE13C4"/>
    <w:rsid w:val="00FE26DA"/>
    <w:rsid w:val="00FE28E0"/>
    <w:rsid w:val="00FE2B21"/>
    <w:rsid w:val="00FE313E"/>
    <w:rsid w:val="00FE3855"/>
    <w:rsid w:val="00FE391D"/>
    <w:rsid w:val="00FE3BD7"/>
    <w:rsid w:val="00FE3F7A"/>
    <w:rsid w:val="00FE428C"/>
    <w:rsid w:val="00FE4843"/>
    <w:rsid w:val="00FE4CAE"/>
    <w:rsid w:val="00FE4D2E"/>
    <w:rsid w:val="00FE569B"/>
    <w:rsid w:val="00FE56AC"/>
    <w:rsid w:val="00FE5D19"/>
    <w:rsid w:val="00FE60FB"/>
    <w:rsid w:val="00FE67D4"/>
    <w:rsid w:val="00FE6A94"/>
    <w:rsid w:val="00FE6DDD"/>
    <w:rsid w:val="00FE73D0"/>
    <w:rsid w:val="00FE74D4"/>
    <w:rsid w:val="00FE7A96"/>
    <w:rsid w:val="00FE7D95"/>
    <w:rsid w:val="00FF04CA"/>
    <w:rsid w:val="00FF0D0C"/>
    <w:rsid w:val="00FF0F1D"/>
    <w:rsid w:val="00FF1A2E"/>
    <w:rsid w:val="00FF1BD3"/>
    <w:rsid w:val="00FF2171"/>
    <w:rsid w:val="00FF21D3"/>
    <w:rsid w:val="00FF2AB6"/>
    <w:rsid w:val="00FF38BC"/>
    <w:rsid w:val="00FF47DE"/>
    <w:rsid w:val="00FF48FC"/>
    <w:rsid w:val="00FF4B31"/>
    <w:rsid w:val="00FF4FF4"/>
    <w:rsid w:val="00FF5443"/>
    <w:rsid w:val="00FF5855"/>
    <w:rsid w:val="00FF5B5A"/>
    <w:rsid w:val="00FF6128"/>
    <w:rsid w:val="00FF64C7"/>
    <w:rsid w:val="00FF6EC6"/>
    <w:rsid w:val="00FF7355"/>
    <w:rsid w:val="00FF78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country-region"/>
  <w:smartTagType w:namespaceuri="urn:schemas-microsoft-com:office:smarttags" w:name="City"/>
  <w:shapeDefaults>
    <o:shapedefaults v:ext="edit" spidmax="2049">
      <v:stroke dashstyle="longDashDot" endarrow="block" weight="2.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280A"/>
    <w:rPr>
      <w:sz w:val="24"/>
      <w:szCs w:val="24"/>
    </w:rPr>
  </w:style>
  <w:style w:type="paragraph" w:styleId="1">
    <w:name w:val="heading 1"/>
    <w:aliases w:val="051 Char,Heading 1 Char,051,Heading 1.5"/>
    <w:basedOn w:val="a"/>
    <w:next w:val="a"/>
    <w:qFormat/>
    <w:rsid w:val="00843E4F"/>
    <w:pPr>
      <w:keepNext/>
      <w:numPr>
        <w:numId w:val="2"/>
      </w:numPr>
      <w:spacing w:before="180" w:after="180" w:line="720" w:lineRule="auto"/>
      <w:ind w:left="4816"/>
      <w:outlineLvl w:val="0"/>
    </w:pPr>
    <w:rPr>
      <w:rFonts w:ascii="Arial" w:hAnsi="Arial"/>
      <w:b/>
      <w:bCs/>
      <w:kern w:val="52"/>
      <w:sz w:val="52"/>
      <w:szCs w:val="52"/>
    </w:rPr>
  </w:style>
  <w:style w:type="paragraph" w:styleId="2">
    <w:name w:val="heading 2"/>
    <w:aliases w:val="052,H2"/>
    <w:basedOn w:val="a"/>
    <w:next w:val="a"/>
    <w:qFormat/>
    <w:rsid w:val="00843E4F"/>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843E4F"/>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843E4F"/>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843E4F"/>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843E4F"/>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843E4F"/>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843E4F"/>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843E4F"/>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843E4F"/>
    <w:pPr>
      <w:spacing w:after="120"/>
      <w:ind w:leftChars="200" w:left="480"/>
    </w:pPr>
  </w:style>
  <w:style w:type="paragraph" w:styleId="20">
    <w:name w:val="Body Text Indent 2"/>
    <w:basedOn w:val="a"/>
    <w:rsid w:val="00843E4F"/>
    <w:pPr>
      <w:spacing w:after="120" w:line="480" w:lineRule="auto"/>
      <w:ind w:leftChars="200" w:left="480"/>
    </w:pPr>
  </w:style>
  <w:style w:type="character" w:styleId="a4">
    <w:name w:val="Hyperlink"/>
    <w:basedOn w:val="a0"/>
    <w:uiPriority w:val="99"/>
    <w:rsid w:val="00843E4F"/>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843E4F"/>
  </w:style>
  <w:style w:type="character" w:customStyle="1" w:styleId="a6">
    <w:name w:val="字元 字元"/>
    <w:basedOn w:val="a0"/>
    <w:semiHidden/>
    <w:locked/>
    <w:rsid w:val="00843E4F"/>
    <w:rPr>
      <w:rFonts w:eastAsia="新細明體"/>
      <w:kern w:val="2"/>
      <w:sz w:val="24"/>
      <w:szCs w:val="24"/>
      <w:lang w:val="en-US" w:eastAsia="zh-TW" w:bidi="ar-SA"/>
    </w:rPr>
  </w:style>
  <w:style w:type="character" w:customStyle="1" w:styleId="09">
    <w:name w:val="書籤字型09"/>
    <w:basedOn w:val="a0"/>
    <w:rsid w:val="00843E4F"/>
    <w:rPr>
      <w:rFonts w:ascii="Book Antiqua" w:eastAsia="標楷體" w:hAnsi="Book Antiqua" w:hint="default"/>
      <w:spacing w:val="0"/>
      <w:w w:val="100"/>
      <w:position w:val="0"/>
      <w:sz w:val="18"/>
    </w:rPr>
  </w:style>
  <w:style w:type="paragraph" w:styleId="a7">
    <w:name w:val="header"/>
    <w:basedOn w:val="a"/>
    <w:rsid w:val="00843E4F"/>
    <w:pPr>
      <w:tabs>
        <w:tab w:val="center" w:pos="4153"/>
        <w:tab w:val="right" w:pos="8306"/>
      </w:tabs>
      <w:snapToGrid w:val="0"/>
    </w:pPr>
    <w:rPr>
      <w:sz w:val="20"/>
      <w:szCs w:val="20"/>
    </w:rPr>
  </w:style>
  <w:style w:type="paragraph" w:styleId="a8">
    <w:name w:val="footer"/>
    <w:basedOn w:val="a"/>
    <w:link w:val="a9"/>
    <w:uiPriority w:val="99"/>
    <w:rsid w:val="00843E4F"/>
    <w:pPr>
      <w:tabs>
        <w:tab w:val="center" w:pos="4153"/>
        <w:tab w:val="right" w:pos="8306"/>
      </w:tabs>
      <w:snapToGrid w:val="0"/>
    </w:pPr>
    <w:rPr>
      <w:sz w:val="20"/>
      <w:szCs w:val="20"/>
    </w:rPr>
  </w:style>
  <w:style w:type="character" w:styleId="aa">
    <w:name w:val="page number"/>
    <w:basedOn w:val="a0"/>
    <w:rsid w:val="00843E4F"/>
  </w:style>
  <w:style w:type="character" w:styleId="ab">
    <w:name w:val="Strong"/>
    <w:basedOn w:val="a0"/>
    <w:qFormat/>
    <w:rsid w:val="00843E4F"/>
    <w:rPr>
      <w:b/>
      <w:bCs/>
    </w:rPr>
  </w:style>
  <w:style w:type="paragraph" w:styleId="Web">
    <w:name w:val="Normal (Web)"/>
    <w:basedOn w:val="a"/>
    <w:rsid w:val="00843E4F"/>
    <w:pPr>
      <w:spacing w:before="100" w:beforeAutospacing="1" w:after="100" w:afterAutospacing="1"/>
    </w:pPr>
    <w:rPr>
      <w:rFonts w:ascii="新細明體" w:hAnsi="新細明體"/>
    </w:rPr>
  </w:style>
  <w:style w:type="paragraph" w:styleId="ac">
    <w:name w:val="Date"/>
    <w:basedOn w:val="a"/>
    <w:next w:val="a"/>
    <w:rsid w:val="00843E4F"/>
    <w:pPr>
      <w:jc w:val="right"/>
    </w:pPr>
  </w:style>
  <w:style w:type="paragraph" w:styleId="30">
    <w:name w:val="Body Text Indent 3"/>
    <w:basedOn w:val="a"/>
    <w:rsid w:val="00843E4F"/>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843E4F"/>
    <w:rPr>
      <w:color w:val="800080"/>
      <w:u w:val="single"/>
    </w:rPr>
  </w:style>
  <w:style w:type="paragraph" w:customStyle="1" w:styleId="aa0">
    <w:name w:val="aa"/>
    <w:basedOn w:val="a"/>
    <w:rsid w:val="00843E4F"/>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843E4F"/>
  </w:style>
  <w:style w:type="paragraph" w:styleId="21">
    <w:name w:val="index 2"/>
    <w:basedOn w:val="a"/>
    <w:next w:val="a"/>
    <w:autoRedefine/>
    <w:semiHidden/>
    <w:rsid w:val="00843E4F"/>
    <w:pPr>
      <w:ind w:leftChars="200" w:left="200"/>
    </w:pPr>
  </w:style>
  <w:style w:type="paragraph" w:styleId="31">
    <w:name w:val="index 3"/>
    <w:basedOn w:val="a"/>
    <w:next w:val="a"/>
    <w:autoRedefine/>
    <w:semiHidden/>
    <w:rsid w:val="00843E4F"/>
    <w:pPr>
      <w:ind w:leftChars="400" w:left="400"/>
    </w:pPr>
  </w:style>
  <w:style w:type="paragraph" w:styleId="41">
    <w:name w:val="index 4"/>
    <w:basedOn w:val="a"/>
    <w:next w:val="a"/>
    <w:autoRedefine/>
    <w:semiHidden/>
    <w:rsid w:val="00843E4F"/>
    <w:pPr>
      <w:ind w:leftChars="600" w:left="600"/>
    </w:pPr>
  </w:style>
  <w:style w:type="paragraph" w:styleId="50">
    <w:name w:val="index 5"/>
    <w:basedOn w:val="a"/>
    <w:next w:val="a"/>
    <w:autoRedefine/>
    <w:semiHidden/>
    <w:rsid w:val="00843E4F"/>
    <w:pPr>
      <w:ind w:leftChars="800" w:left="800"/>
    </w:pPr>
  </w:style>
  <w:style w:type="paragraph" w:styleId="60">
    <w:name w:val="index 6"/>
    <w:basedOn w:val="a"/>
    <w:next w:val="a"/>
    <w:autoRedefine/>
    <w:semiHidden/>
    <w:rsid w:val="00843E4F"/>
    <w:pPr>
      <w:ind w:leftChars="1000" w:left="1000"/>
    </w:pPr>
  </w:style>
  <w:style w:type="paragraph" w:styleId="70">
    <w:name w:val="index 7"/>
    <w:basedOn w:val="a"/>
    <w:next w:val="a"/>
    <w:autoRedefine/>
    <w:semiHidden/>
    <w:rsid w:val="00843E4F"/>
    <w:pPr>
      <w:ind w:leftChars="1200" w:left="1200"/>
    </w:pPr>
  </w:style>
  <w:style w:type="paragraph" w:styleId="80">
    <w:name w:val="index 8"/>
    <w:basedOn w:val="a"/>
    <w:next w:val="a"/>
    <w:autoRedefine/>
    <w:semiHidden/>
    <w:rsid w:val="00843E4F"/>
    <w:pPr>
      <w:ind w:leftChars="1400" w:left="1400"/>
    </w:pPr>
  </w:style>
  <w:style w:type="paragraph" w:styleId="90">
    <w:name w:val="index 9"/>
    <w:basedOn w:val="a"/>
    <w:next w:val="a"/>
    <w:autoRedefine/>
    <w:semiHidden/>
    <w:rsid w:val="00843E4F"/>
    <w:pPr>
      <w:ind w:leftChars="1600" w:left="1600"/>
    </w:pPr>
  </w:style>
  <w:style w:type="paragraph" w:styleId="ae">
    <w:name w:val="index heading"/>
    <w:basedOn w:val="a"/>
    <w:next w:val="11"/>
    <w:semiHidden/>
    <w:rsid w:val="00843E4F"/>
  </w:style>
  <w:style w:type="character" w:styleId="af">
    <w:name w:val="annotation reference"/>
    <w:basedOn w:val="a0"/>
    <w:semiHidden/>
    <w:rsid w:val="00843E4F"/>
    <w:rPr>
      <w:sz w:val="18"/>
      <w:szCs w:val="18"/>
    </w:rPr>
  </w:style>
  <w:style w:type="paragraph" w:styleId="af0">
    <w:name w:val="footnote text"/>
    <w:basedOn w:val="a"/>
    <w:link w:val="af1"/>
    <w:rsid w:val="00843E4F"/>
    <w:pPr>
      <w:snapToGrid w:val="0"/>
    </w:pPr>
    <w:rPr>
      <w:sz w:val="20"/>
      <w:szCs w:val="20"/>
    </w:rPr>
  </w:style>
  <w:style w:type="character" w:styleId="af2">
    <w:name w:val="footnote reference"/>
    <w:basedOn w:val="a0"/>
    <w:rsid w:val="00843E4F"/>
    <w:rPr>
      <w:vertAlign w:val="superscript"/>
    </w:rPr>
  </w:style>
  <w:style w:type="paragraph" w:styleId="af3">
    <w:name w:val="annotation subject"/>
    <w:basedOn w:val="a5"/>
    <w:next w:val="a5"/>
    <w:semiHidden/>
    <w:rsid w:val="00843E4F"/>
    <w:rPr>
      <w:b/>
      <w:bCs/>
    </w:rPr>
  </w:style>
  <w:style w:type="paragraph" w:styleId="af4">
    <w:name w:val="Balloon Text"/>
    <w:basedOn w:val="a"/>
    <w:semiHidden/>
    <w:rsid w:val="00843E4F"/>
    <w:rPr>
      <w:rFonts w:ascii="Arial" w:hAnsi="Arial"/>
      <w:sz w:val="18"/>
      <w:szCs w:val="18"/>
    </w:rPr>
  </w:style>
  <w:style w:type="paragraph" w:styleId="32">
    <w:name w:val="Body Text 3"/>
    <w:basedOn w:val="a"/>
    <w:rsid w:val="00843E4F"/>
    <w:rPr>
      <w:rFonts w:eastAsia="標楷體"/>
      <w:sz w:val="26"/>
    </w:rPr>
  </w:style>
  <w:style w:type="paragraph" w:styleId="22">
    <w:name w:val="Body Text 2"/>
    <w:basedOn w:val="a"/>
    <w:rsid w:val="00843E4F"/>
    <w:pPr>
      <w:spacing w:after="120" w:line="480" w:lineRule="auto"/>
    </w:pPr>
  </w:style>
  <w:style w:type="paragraph" w:styleId="af5">
    <w:name w:val="Body Text"/>
    <w:basedOn w:val="a"/>
    <w:rsid w:val="00843E4F"/>
    <w:pPr>
      <w:spacing w:after="120"/>
    </w:pPr>
  </w:style>
  <w:style w:type="table" w:styleId="af6">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大標 字元"/>
    <w:basedOn w:val="a"/>
    <w:next w:val="a"/>
    <w:autoRedefine/>
    <w:rsid w:val="000B570B"/>
    <w:pPr>
      <w:spacing w:after="160" w:line="240" w:lineRule="exact"/>
    </w:pPr>
    <w:rPr>
      <w:rFonts w:ascii="Arial" w:eastAsia="標楷體" w:hAnsi="Arial" w:cs="Arial"/>
      <w:szCs w:val="20"/>
      <w:lang w:eastAsia="en-US"/>
    </w:rPr>
  </w:style>
  <w:style w:type="paragraph" w:styleId="af8">
    <w:name w:val="Document Map"/>
    <w:basedOn w:val="a"/>
    <w:semiHidden/>
    <w:rsid w:val="00BB739B"/>
    <w:pPr>
      <w:shd w:val="clear" w:color="auto" w:fill="000080"/>
    </w:pPr>
    <w:rPr>
      <w:rFonts w:ascii="Arial" w:hAnsi="Arial" w:cs="新細明體"/>
    </w:rPr>
  </w:style>
  <w:style w:type="paragraph" w:customStyle="1" w:styleId="cjk">
    <w:name w:val="cjk"/>
    <w:basedOn w:val="a"/>
    <w:rsid w:val="00A31F77"/>
    <w:pPr>
      <w:spacing w:before="100" w:beforeAutospacing="1"/>
    </w:pPr>
    <w:rPr>
      <w:rFonts w:ascii="標楷體" w:eastAsia="標楷體" w:hAnsi="標楷體" w:cs="新細明體"/>
      <w:color w:val="000000"/>
    </w:rPr>
  </w:style>
  <w:style w:type="paragraph" w:styleId="af9">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a">
    <w:name w:val="List Paragraph"/>
    <w:basedOn w:val="a"/>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styleId="afb">
    <w:name w:val="caption"/>
    <w:basedOn w:val="a"/>
    <w:next w:val="a"/>
    <w:qFormat/>
    <w:rsid w:val="00E6033D"/>
    <w:pPr>
      <w:autoSpaceDE w:val="0"/>
      <w:autoSpaceDN w:val="0"/>
      <w:adjustRightInd w:val="0"/>
    </w:pPr>
    <w:rPr>
      <w:rFonts w:ascii="新細明體" w:hAnsi="新細明體" w:cs="新細明體"/>
    </w:rPr>
  </w:style>
  <w:style w:type="paragraph" w:customStyle="1" w:styleId="rptmsonormal">
    <w:name w:val="rpt_msonormal"/>
    <w:basedOn w:val="a"/>
    <w:rsid w:val="0052531E"/>
    <w:pPr>
      <w:spacing w:before="100" w:beforeAutospacing="1" w:after="100" w:afterAutospacing="1"/>
    </w:pPr>
    <w:rPr>
      <w:rFonts w:ascii="新細明體" w:hAnsi="新細明體" w:cs="新細明體"/>
    </w:rPr>
  </w:style>
  <w:style w:type="character" w:customStyle="1" w:styleId="googqs-tidbit1">
    <w:name w:val="goog_qs-tidbit1"/>
    <w:basedOn w:val="a0"/>
    <w:rsid w:val="0052531E"/>
    <w:rPr>
      <w:vanish w:val="0"/>
      <w:webHidden w:val="0"/>
      <w:specVanish w:val="0"/>
    </w:rPr>
  </w:style>
  <w:style w:type="paragraph" w:styleId="afc">
    <w:name w:val="Salutation"/>
    <w:basedOn w:val="a"/>
    <w:next w:val="a"/>
    <w:rsid w:val="001E0C3D"/>
    <w:rPr>
      <w:rFonts w:eastAsia="標楷體"/>
      <w:sz w:val="26"/>
      <w:szCs w:val="26"/>
    </w:rPr>
  </w:style>
  <w:style w:type="paragraph" w:styleId="afd">
    <w:name w:val="Closing"/>
    <w:basedOn w:val="a"/>
    <w:rsid w:val="001E0C3D"/>
    <w:pPr>
      <w:ind w:leftChars="1800" w:left="100"/>
    </w:pPr>
    <w:rPr>
      <w:rFonts w:eastAsia="標楷體"/>
      <w:sz w:val="26"/>
      <w:szCs w:val="26"/>
    </w:rPr>
  </w:style>
  <w:style w:type="paragraph" w:customStyle="1" w:styleId="content">
    <w:name w:val="content"/>
    <w:basedOn w:val="a"/>
    <w:rsid w:val="00A509CE"/>
    <w:pPr>
      <w:spacing w:before="100" w:beforeAutospacing="1" w:after="100" w:afterAutospacing="1"/>
    </w:pPr>
    <w:rPr>
      <w:rFonts w:ascii="新細明體" w:hAnsi="新細明體" w:cs="新細明體"/>
    </w:rPr>
  </w:style>
  <w:style w:type="character" w:customStyle="1" w:styleId="apple-converted-space">
    <w:name w:val="apple-converted-space"/>
    <w:basedOn w:val="a0"/>
    <w:rsid w:val="00D341E0"/>
  </w:style>
  <w:style w:type="character" w:customStyle="1" w:styleId="maintext">
    <w:name w:val="maintext"/>
    <w:basedOn w:val="a0"/>
    <w:rsid w:val="00050CFA"/>
  </w:style>
  <w:style w:type="character" w:customStyle="1" w:styleId="054">
    <w:name w:val="054 字元 字元"/>
    <w:basedOn w:val="a0"/>
    <w:rsid w:val="00FB2867"/>
    <w:rPr>
      <w:rFonts w:ascii="Arial" w:eastAsia="新細明體" w:hAnsi="Arial" w:cs="新細明體"/>
      <w:sz w:val="36"/>
      <w:szCs w:val="36"/>
      <w:lang w:val="en-US" w:eastAsia="zh-TW" w:bidi="ar-SA"/>
    </w:rPr>
  </w:style>
  <w:style w:type="character" w:customStyle="1" w:styleId="dct-tt">
    <w:name w:val="dct-tt"/>
    <w:rsid w:val="00AA7F8D"/>
    <w:rPr>
      <w:rFonts w:ascii="Arial" w:hAnsi="Arial" w:cs="Arial" w:hint="default"/>
    </w:rPr>
  </w:style>
  <w:style w:type="character" w:customStyle="1" w:styleId="af1">
    <w:name w:val="註腳文字 字元"/>
    <w:basedOn w:val="a0"/>
    <w:link w:val="af0"/>
    <w:rsid w:val="001711F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280A"/>
    <w:rPr>
      <w:sz w:val="24"/>
      <w:szCs w:val="24"/>
    </w:rPr>
  </w:style>
  <w:style w:type="paragraph" w:styleId="1">
    <w:name w:val="heading 1"/>
    <w:aliases w:val="051 Char,Heading 1 Char,051,Heading 1.5"/>
    <w:basedOn w:val="a"/>
    <w:next w:val="a"/>
    <w:qFormat/>
    <w:rsid w:val="00843E4F"/>
    <w:pPr>
      <w:keepNext/>
      <w:numPr>
        <w:numId w:val="2"/>
      </w:numPr>
      <w:spacing w:before="180" w:after="180" w:line="720" w:lineRule="auto"/>
      <w:ind w:left="4816"/>
      <w:outlineLvl w:val="0"/>
    </w:pPr>
    <w:rPr>
      <w:rFonts w:ascii="Arial" w:hAnsi="Arial"/>
      <w:b/>
      <w:bCs/>
      <w:kern w:val="52"/>
      <w:sz w:val="52"/>
      <w:szCs w:val="52"/>
    </w:rPr>
  </w:style>
  <w:style w:type="paragraph" w:styleId="2">
    <w:name w:val="heading 2"/>
    <w:aliases w:val="052,H2"/>
    <w:basedOn w:val="a"/>
    <w:next w:val="a"/>
    <w:qFormat/>
    <w:rsid w:val="00843E4F"/>
    <w:pPr>
      <w:keepNext/>
      <w:numPr>
        <w:ilvl w:val="1"/>
        <w:numId w:val="2"/>
      </w:numPr>
      <w:spacing w:line="720" w:lineRule="auto"/>
      <w:outlineLvl w:val="1"/>
    </w:pPr>
    <w:rPr>
      <w:rFonts w:ascii="Arial" w:hAnsi="Arial"/>
      <w:b/>
      <w:bCs/>
      <w:sz w:val="48"/>
      <w:szCs w:val="48"/>
    </w:rPr>
  </w:style>
  <w:style w:type="paragraph" w:styleId="3">
    <w:name w:val="heading 3"/>
    <w:aliases w:val="053"/>
    <w:basedOn w:val="a"/>
    <w:next w:val="a"/>
    <w:qFormat/>
    <w:rsid w:val="00843E4F"/>
    <w:pPr>
      <w:keepNext/>
      <w:numPr>
        <w:ilvl w:val="2"/>
        <w:numId w:val="2"/>
      </w:numPr>
      <w:spacing w:line="720" w:lineRule="auto"/>
      <w:outlineLvl w:val="2"/>
    </w:pPr>
    <w:rPr>
      <w:rFonts w:ascii="Arial" w:hAnsi="Arial"/>
      <w:b/>
      <w:bCs/>
      <w:sz w:val="36"/>
      <w:szCs w:val="36"/>
    </w:rPr>
  </w:style>
  <w:style w:type="paragraph" w:styleId="4">
    <w:name w:val="heading 4"/>
    <w:aliases w:val="054"/>
    <w:basedOn w:val="a"/>
    <w:next w:val="a"/>
    <w:link w:val="40"/>
    <w:qFormat/>
    <w:rsid w:val="00843E4F"/>
    <w:pPr>
      <w:keepNext/>
      <w:numPr>
        <w:ilvl w:val="3"/>
        <w:numId w:val="2"/>
      </w:numPr>
      <w:spacing w:line="720" w:lineRule="auto"/>
      <w:outlineLvl w:val="3"/>
    </w:pPr>
    <w:rPr>
      <w:rFonts w:ascii="Arial" w:hAnsi="Arial"/>
      <w:sz w:val="36"/>
      <w:szCs w:val="36"/>
    </w:rPr>
  </w:style>
  <w:style w:type="paragraph" w:styleId="5">
    <w:name w:val="heading 5"/>
    <w:basedOn w:val="a"/>
    <w:next w:val="a"/>
    <w:qFormat/>
    <w:rsid w:val="00843E4F"/>
    <w:pPr>
      <w:keepNext/>
      <w:numPr>
        <w:ilvl w:val="4"/>
        <w:numId w:val="2"/>
      </w:numPr>
      <w:spacing w:line="720" w:lineRule="auto"/>
      <w:outlineLvl w:val="4"/>
    </w:pPr>
    <w:rPr>
      <w:rFonts w:ascii="Arial" w:hAnsi="Arial"/>
      <w:b/>
      <w:bCs/>
      <w:sz w:val="36"/>
      <w:szCs w:val="36"/>
    </w:rPr>
  </w:style>
  <w:style w:type="paragraph" w:styleId="6">
    <w:name w:val="heading 6"/>
    <w:basedOn w:val="a"/>
    <w:next w:val="a"/>
    <w:qFormat/>
    <w:rsid w:val="00843E4F"/>
    <w:pPr>
      <w:keepNext/>
      <w:numPr>
        <w:ilvl w:val="5"/>
        <w:numId w:val="2"/>
      </w:numPr>
      <w:spacing w:line="720" w:lineRule="auto"/>
      <w:outlineLvl w:val="5"/>
    </w:pPr>
    <w:rPr>
      <w:rFonts w:ascii="Arial" w:hAnsi="Arial"/>
      <w:sz w:val="36"/>
      <w:szCs w:val="36"/>
    </w:rPr>
  </w:style>
  <w:style w:type="paragraph" w:styleId="7">
    <w:name w:val="heading 7"/>
    <w:basedOn w:val="a"/>
    <w:next w:val="a"/>
    <w:qFormat/>
    <w:rsid w:val="00843E4F"/>
    <w:pPr>
      <w:keepNext/>
      <w:numPr>
        <w:ilvl w:val="6"/>
        <w:numId w:val="2"/>
      </w:numPr>
      <w:spacing w:line="720" w:lineRule="auto"/>
      <w:outlineLvl w:val="6"/>
    </w:pPr>
    <w:rPr>
      <w:rFonts w:ascii="Arial" w:hAnsi="Arial"/>
      <w:b/>
      <w:bCs/>
      <w:sz w:val="36"/>
      <w:szCs w:val="36"/>
    </w:rPr>
  </w:style>
  <w:style w:type="paragraph" w:styleId="8">
    <w:name w:val="heading 8"/>
    <w:aliases w:val="Appendix"/>
    <w:basedOn w:val="a"/>
    <w:next w:val="a"/>
    <w:qFormat/>
    <w:rsid w:val="00843E4F"/>
    <w:pPr>
      <w:keepNext/>
      <w:numPr>
        <w:ilvl w:val="7"/>
        <w:numId w:val="2"/>
      </w:numPr>
      <w:spacing w:line="720" w:lineRule="auto"/>
      <w:outlineLvl w:val="7"/>
    </w:pPr>
    <w:rPr>
      <w:rFonts w:ascii="Arial" w:hAnsi="Arial"/>
      <w:sz w:val="36"/>
      <w:szCs w:val="36"/>
    </w:rPr>
  </w:style>
  <w:style w:type="paragraph" w:styleId="9">
    <w:name w:val="heading 9"/>
    <w:aliases w:val="AppendixBodyHead"/>
    <w:basedOn w:val="a"/>
    <w:next w:val="a"/>
    <w:qFormat/>
    <w:rsid w:val="00843E4F"/>
    <w:pPr>
      <w:keepNext/>
      <w:numPr>
        <w:ilvl w:val="8"/>
        <w:numId w:val="2"/>
      </w:numPr>
      <w:spacing w:line="720" w:lineRule="auto"/>
      <w:outlineLvl w:val="8"/>
    </w:pPr>
    <w:rPr>
      <w:rFonts w:ascii="Arial"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rsid w:val="00843E4F"/>
    <w:pPr>
      <w:spacing w:after="120"/>
      <w:ind w:leftChars="200" w:left="480"/>
    </w:pPr>
  </w:style>
  <w:style w:type="paragraph" w:styleId="20">
    <w:name w:val="Body Text Indent 2"/>
    <w:basedOn w:val="a"/>
    <w:rsid w:val="00843E4F"/>
    <w:pPr>
      <w:spacing w:after="120" w:line="480" w:lineRule="auto"/>
      <w:ind w:leftChars="200" w:left="480"/>
    </w:pPr>
  </w:style>
  <w:style w:type="character" w:styleId="a4">
    <w:name w:val="Hyperlink"/>
    <w:basedOn w:val="a0"/>
    <w:uiPriority w:val="99"/>
    <w:rsid w:val="00843E4F"/>
    <w:rPr>
      <w:color w:val="0000FF"/>
      <w:u w:val="single"/>
    </w:rPr>
  </w:style>
  <w:style w:type="paragraph" w:styleId="10">
    <w:name w:val="toc 1"/>
    <w:basedOn w:val="a"/>
    <w:next w:val="a"/>
    <w:autoRedefine/>
    <w:uiPriority w:val="39"/>
    <w:rsid w:val="000123AB"/>
    <w:pPr>
      <w:tabs>
        <w:tab w:val="right" w:leader="dot" w:pos="8296"/>
      </w:tabs>
      <w:spacing w:beforeLines="50" w:afterLines="50" w:line="360" w:lineRule="auto"/>
      <w:jc w:val="center"/>
    </w:pPr>
    <w:rPr>
      <w:rFonts w:eastAsia="標楷體"/>
      <w:noProof/>
      <w:sz w:val="2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styleId="a5">
    <w:name w:val="annotation text"/>
    <w:basedOn w:val="a"/>
    <w:semiHidden/>
    <w:rsid w:val="00843E4F"/>
  </w:style>
  <w:style w:type="character" w:customStyle="1" w:styleId="a6">
    <w:name w:val="字元 字元"/>
    <w:basedOn w:val="a0"/>
    <w:semiHidden/>
    <w:locked/>
    <w:rsid w:val="00843E4F"/>
    <w:rPr>
      <w:rFonts w:eastAsia="新細明體"/>
      <w:kern w:val="2"/>
      <w:sz w:val="24"/>
      <w:szCs w:val="24"/>
      <w:lang w:val="en-US" w:eastAsia="zh-TW" w:bidi="ar-SA"/>
    </w:rPr>
  </w:style>
  <w:style w:type="character" w:customStyle="1" w:styleId="09">
    <w:name w:val="書籤字型09"/>
    <w:basedOn w:val="a0"/>
    <w:rsid w:val="00843E4F"/>
    <w:rPr>
      <w:rFonts w:ascii="Book Antiqua" w:eastAsia="標楷體" w:hAnsi="Book Antiqua" w:hint="default"/>
      <w:spacing w:val="0"/>
      <w:w w:val="100"/>
      <w:position w:val="0"/>
      <w:sz w:val="18"/>
    </w:rPr>
  </w:style>
  <w:style w:type="paragraph" w:styleId="a7">
    <w:name w:val="header"/>
    <w:basedOn w:val="a"/>
    <w:rsid w:val="00843E4F"/>
    <w:pPr>
      <w:tabs>
        <w:tab w:val="center" w:pos="4153"/>
        <w:tab w:val="right" w:pos="8306"/>
      </w:tabs>
      <w:snapToGrid w:val="0"/>
    </w:pPr>
    <w:rPr>
      <w:sz w:val="20"/>
      <w:szCs w:val="20"/>
    </w:rPr>
  </w:style>
  <w:style w:type="paragraph" w:styleId="a8">
    <w:name w:val="footer"/>
    <w:basedOn w:val="a"/>
    <w:link w:val="a9"/>
    <w:uiPriority w:val="99"/>
    <w:rsid w:val="00843E4F"/>
    <w:pPr>
      <w:tabs>
        <w:tab w:val="center" w:pos="4153"/>
        <w:tab w:val="right" w:pos="8306"/>
      </w:tabs>
      <w:snapToGrid w:val="0"/>
    </w:pPr>
    <w:rPr>
      <w:sz w:val="20"/>
      <w:szCs w:val="20"/>
    </w:rPr>
  </w:style>
  <w:style w:type="character" w:styleId="aa">
    <w:name w:val="page number"/>
    <w:basedOn w:val="a0"/>
    <w:rsid w:val="00843E4F"/>
  </w:style>
  <w:style w:type="character" w:styleId="ab">
    <w:name w:val="Strong"/>
    <w:basedOn w:val="a0"/>
    <w:qFormat/>
    <w:rsid w:val="00843E4F"/>
    <w:rPr>
      <w:b/>
      <w:bCs/>
    </w:rPr>
  </w:style>
  <w:style w:type="paragraph" w:styleId="Web">
    <w:name w:val="Normal (Web)"/>
    <w:basedOn w:val="a"/>
    <w:rsid w:val="00843E4F"/>
    <w:pPr>
      <w:spacing w:before="100" w:beforeAutospacing="1" w:after="100" w:afterAutospacing="1"/>
    </w:pPr>
    <w:rPr>
      <w:rFonts w:ascii="新細明體" w:hAnsi="新細明體"/>
    </w:rPr>
  </w:style>
  <w:style w:type="paragraph" w:styleId="ac">
    <w:name w:val="Date"/>
    <w:basedOn w:val="a"/>
    <w:next w:val="a"/>
    <w:rsid w:val="00843E4F"/>
    <w:pPr>
      <w:jc w:val="right"/>
    </w:pPr>
  </w:style>
  <w:style w:type="paragraph" w:styleId="30">
    <w:name w:val="Body Text Indent 3"/>
    <w:basedOn w:val="a"/>
    <w:rsid w:val="00843E4F"/>
    <w:pPr>
      <w:spacing w:beforeLines="50" w:afterLines="50" w:line="360" w:lineRule="auto"/>
      <w:ind w:leftChars="216" w:left="518" w:firstLineChars="200" w:firstLine="520"/>
      <w:jc w:val="both"/>
    </w:pPr>
    <w:rPr>
      <w:rFonts w:eastAsia="標楷體"/>
      <w:sz w:val="26"/>
      <w:szCs w:val="26"/>
    </w:rPr>
  </w:style>
  <w:style w:type="character" w:styleId="ad">
    <w:name w:val="FollowedHyperlink"/>
    <w:basedOn w:val="a0"/>
    <w:rsid w:val="00843E4F"/>
    <w:rPr>
      <w:color w:val="800080"/>
      <w:u w:val="single"/>
    </w:rPr>
  </w:style>
  <w:style w:type="paragraph" w:customStyle="1" w:styleId="aa0">
    <w:name w:val="aa"/>
    <w:basedOn w:val="a"/>
    <w:rsid w:val="00843E4F"/>
    <w:pPr>
      <w:spacing w:line="280" w:lineRule="exact"/>
      <w:ind w:firstLine="240"/>
      <w:jc w:val="both"/>
    </w:pPr>
    <w:rPr>
      <w:rFonts w:ascii="標楷體" w:eastAsia="標楷體"/>
      <w:spacing w:val="-20"/>
      <w:szCs w:val="20"/>
    </w:rPr>
  </w:style>
  <w:style w:type="paragraph" w:styleId="11">
    <w:name w:val="index 1"/>
    <w:basedOn w:val="a"/>
    <w:next w:val="a"/>
    <w:autoRedefine/>
    <w:semiHidden/>
    <w:rsid w:val="00843E4F"/>
  </w:style>
  <w:style w:type="paragraph" w:styleId="21">
    <w:name w:val="index 2"/>
    <w:basedOn w:val="a"/>
    <w:next w:val="a"/>
    <w:autoRedefine/>
    <w:semiHidden/>
    <w:rsid w:val="00843E4F"/>
    <w:pPr>
      <w:ind w:leftChars="200" w:left="200"/>
    </w:pPr>
  </w:style>
  <w:style w:type="paragraph" w:styleId="31">
    <w:name w:val="index 3"/>
    <w:basedOn w:val="a"/>
    <w:next w:val="a"/>
    <w:autoRedefine/>
    <w:semiHidden/>
    <w:rsid w:val="00843E4F"/>
    <w:pPr>
      <w:ind w:leftChars="400" w:left="400"/>
    </w:pPr>
  </w:style>
  <w:style w:type="paragraph" w:styleId="41">
    <w:name w:val="index 4"/>
    <w:basedOn w:val="a"/>
    <w:next w:val="a"/>
    <w:autoRedefine/>
    <w:semiHidden/>
    <w:rsid w:val="00843E4F"/>
    <w:pPr>
      <w:ind w:leftChars="600" w:left="600"/>
    </w:pPr>
  </w:style>
  <w:style w:type="paragraph" w:styleId="50">
    <w:name w:val="index 5"/>
    <w:basedOn w:val="a"/>
    <w:next w:val="a"/>
    <w:autoRedefine/>
    <w:semiHidden/>
    <w:rsid w:val="00843E4F"/>
    <w:pPr>
      <w:ind w:leftChars="800" w:left="800"/>
    </w:pPr>
  </w:style>
  <w:style w:type="paragraph" w:styleId="60">
    <w:name w:val="index 6"/>
    <w:basedOn w:val="a"/>
    <w:next w:val="a"/>
    <w:autoRedefine/>
    <w:semiHidden/>
    <w:rsid w:val="00843E4F"/>
    <w:pPr>
      <w:ind w:leftChars="1000" w:left="1000"/>
    </w:pPr>
  </w:style>
  <w:style w:type="paragraph" w:styleId="70">
    <w:name w:val="index 7"/>
    <w:basedOn w:val="a"/>
    <w:next w:val="a"/>
    <w:autoRedefine/>
    <w:semiHidden/>
    <w:rsid w:val="00843E4F"/>
    <w:pPr>
      <w:ind w:leftChars="1200" w:left="1200"/>
    </w:pPr>
  </w:style>
  <w:style w:type="paragraph" w:styleId="80">
    <w:name w:val="index 8"/>
    <w:basedOn w:val="a"/>
    <w:next w:val="a"/>
    <w:autoRedefine/>
    <w:semiHidden/>
    <w:rsid w:val="00843E4F"/>
    <w:pPr>
      <w:ind w:leftChars="1400" w:left="1400"/>
    </w:pPr>
  </w:style>
  <w:style w:type="paragraph" w:styleId="90">
    <w:name w:val="index 9"/>
    <w:basedOn w:val="a"/>
    <w:next w:val="a"/>
    <w:autoRedefine/>
    <w:semiHidden/>
    <w:rsid w:val="00843E4F"/>
    <w:pPr>
      <w:ind w:leftChars="1600" w:left="1600"/>
    </w:pPr>
  </w:style>
  <w:style w:type="paragraph" w:styleId="ae">
    <w:name w:val="index heading"/>
    <w:basedOn w:val="a"/>
    <w:next w:val="11"/>
    <w:semiHidden/>
    <w:rsid w:val="00843E4F"/>
  </w:style>
  <w:style w:type="character" w:styleId="af">
    <w:name w:val="annotation reference"/>
    <w:basedOn w:val="a0"/>
    <w:semiHidden/>
    <w:rsid w:val="00843E4F"/>
    <w:rPr>
      <w:sz w:val="18"/>
      <w:szCs w:val="18"/>
    </w:rPr>
  </w:style>
  <w:style w:type="paragraph" w:styleId="af0">
    <w:name w:val="footnote text"/>
    <w:basedOn w:val="a"/>
    <w:link w:val="af1"/>
    <w:rsid w:val="00843E4F"/>
    <w:pPr>
      <w:snapToGrid w:val="0"/>
    </w:pPr>
    <w:rPr>
      <w:sz w:val="20"/>
      <w:szCs w:val="20"/>
    </w:rPr>
  </w:style>
  <w:style w:type="character" w:styleId="af2">
    <w:name w:val="footnote reference"/>
    <w:basedOn w:val="a0"/>
    <w:rsid w:val="00843E4F"/>
    <w:rPr>
      <w:vertAlign w:val="superscript"/>
    </w:rPr>
  </w:style>
  <w:style w:type="paragraph" w:styleId="af3">
    <w:name w:val="annotation subject"/>
    <w:basedOn w:val="a5"/>
    <w:next w:val="a5"/>
    <w:semiHidden/>
    <w:rsid w:val="00843E4F"/>
    <w:rPr>
      <w:b/>
      <w:bCs/>
    </w:rPr>
  </w:style>
  <w:style w:type="paragraph" w:styleId="af4">
    <w:name w:val="Balloon Text"/>
    <w:basedOn w:val="a"/>
    <w:semiHidden/>
    <w:rsid w:val="00843E4F"/>
    <w:rPr>
      <w:rFonts w:ascii="Arial" w:hAnsi="Arial"/>
      <w:sz w:val="18"/>
      <w:szCs w:val="18"/>
    </w:rPr>
  </w:style>
  <w:style w:type="paragraph" w:styleId="32">
    <w:name w:val="Body Text 3"/>
    <w:basedOn w:val="a"/>
    <w:rsid w:val="00843E4F"/>
    <w:rPr>
      <w:rFonts w:eastAsia="標楷體"/>
      <w:sz w:val="26"/>
    </w:rPr>
  </w:style>
  <w:style w:type="paragraph" w:styleId="22">
    <w:name w:val="Body Text 2"/>
    <w:basedOn w:val="a"/>
    <w:rsid w:val="00843E4F"/>
    <w:pPr>
      <w:spacing w:after="120" w:line="480" w:lineRule="auto"/>
    </w:pPr>
  </w:style>
  <w:style w:type="paragraph" w:styleId="af5">
    <w:name w:val="Body Text"/>
    <w:basedOn w:val="a"/>
    <w:rsid w:val="00843E4F"/>
    <w:pPr>
      <w:spacing w:after="120"/>
    </w:pPr>
  </w:style>
  <w:style w:type="table" w:styleId="af6">
    <w:name w:val="Table Grid"/>
    <w:basedOn w:val="a1"/>
    <w:rsid w:val="00C06D0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大標 字元"/>
    <w:basedOn w:val="a"/>
    <w:next w:val="a"/>
    <w:autoRedefine/>
    <w:rsid w:val="000B570B"/>
    <w:pPr>
      <w:spacing w:after="160" w:line="240" w:lineRule="exact"/>
    </w:pPr>
    <w:rPr>
      <w:rFonts w:ascii="Arial" w:eastAsia="標楷體" w:hAnsi="Arial" w:cs="Arial"/>
      <w:szCs w:val="20"/>
      <w:lang w:eastAsia="en-US"/>
    </w:rPr>
  </w:style>
  <w:style w:type="paragraph" w:styleId="af8">
    <w:name w:val="Document Map"/>
    <w:basedOn w:val="a"/>
    <w:semiHidden/>
    <w:rsid w:val="00BB739B"/>
    <w:pPr>
      <w:shd w:val="clear" w:color="auto" w:fill="000080"/>
    </w:pPr>
    <w:rPr>
      <w:rFonts w:ascii="Arial" w:hAnsi="Arial" w:cs="新細明體"/>
    </w:rPr>
  </w:style>
  <w:style w:type="paragraph" w:customStyle="1" w:styleId="cjk">
    <w:name w:val="cjk"/>
    <w:basedOn w:val="a"/>
    <w:rsid w:val="00A31F77"/>
    <w:pPr>
      <w:spacing w:before="100" w:beforeAutospacing="1"/>
    </w:pPr>
    <w:rPr>
      <w:rFonts w:ascii="標楷體" w:eastAsia="標楷體" w:hAnsi="標楷體" w:cs="新細明體"/>
      <w:color w:val="000000"/>
    </w:rPr>
  </w:style>
  <w:style w:type="paragraph" w:styleId="af9">
    <w:name w:val="Revision"/>
    <w:hidden/>
    <w:uiPriority w:val="99"/>
    <w:semiHidden/>
    <w:rsid w:val="00C73AAC"/>
    <w:rPr>
      <w:kern w:val="2"/>
      <w:sz w:val="24"/>
      <w:szCs w:val="24"/>
    </w:rPr>
  </w:style>
  <w:style w:type="character" w:customStyle="1" w:styleId="a9">
    <w:name w:val="頁尾 字元"/>
    <w:basedOn w:val="a0"/>
    <w:link w:val="a8"/>
    <w:uiPriority w:val="99"/>
    <w:rsid w:val="008469CA"/>
    <w:rPr>
      <w:kern w:val="2"/>
    </w:rPr>
  </w:style>
  <w:style w:type="character" w:customStyle="1" w:styleId="dowonloadpoint1">
    <w:name w:val="dowonloadpoint1"/>
    <w:basedOn w:val="a0"/>
    <w:rsid w:val="007B4993"/>
    <w:rPr>
      <w:color w:val="3465CB"/>
    </w:rPr>
  </w:style>
  <w:style w:type="character" w:customStyle="1" w:styleId="40">
    <w:name w:val="標題 4 字元"/>
    <w:aliases w:val="054 字元"/>
    <w:basedOn w:val="a0"/>
    <w:link w:val="4"/>
    <w:rsid w:val="00E54C6B"/>
    <w:rPr>
      <w:rFonts w:ascii="Arial" w:hAnsi="Arial"/>
      <w:sz w:val="36"/>
      <w:szCs w:val="36"/>
    </w:rPr>
  </w:style>
  <w:style w:type="table" w:styleId="2-1">
    <w:name w:val="Medium List 2 Accent 1"/>
    <w:basedOn w:val="a1"/>
    <w:uiPriority w:val="66"/>
    <w:rsid w:val="00A14326"/>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afa">
    <w:name w:val="List Paragraph"/>
    <w:basedOn w:val="a"/>
    <w:qFormat/>
    <w:rsid w:val="00A14326"/>
    <w:pPr>
      <w:ind w:leftChars="200" w:left="480"/>
    </w:pPr>
  </w:style>
  <w:style w:type="table" w:customStyle="1" w:styleId="-11">
    <w:name w:val="淺色清單 - 輔色 11"/>
    <w:basedOn w:val="a1"/>
    <w:uiPriority w:val="61"/>
    <w:rsid w:val="00A1432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4">
    <w:name w:val="Light List Accent 4"/>
    <w:basedOn w:val="a1"/>
    <w:uiPriority w:val="61"/>
    <w:rsid w:val="008E1573"/>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paragraph" w:styleId="afb">
    <w:name w:val="caption"/>
    <w:basedOn w:val="a"/>
    <w:next w:val="a"/>
    <w:qFormat/>
    <w:rsid w:val="00E6033D"/>
    <w:pPr>
      <w:autoSpaceDE w:val="0"/>
      <w:autoSpaceDN w:val="0"/>
      <w:adjustRightInd w:val="0"/>
    </w:pPr>
    <w:rPr>
      <w:rFonts w:ascii="新細明體" w:hAnsi="新細明體" w:cs="新細明體"/>
    </w:rPr>
  </w:style>
  <w:style w:type="paragraph" w:customStyle="1" w:styleId="rptmsonormal">
    <w:name w:val="rpt_msonormal"/>
    <w:basedOn w:val="a"/>
    <w:rsid w:val="0052531E"/>
    <w:pPr>
      <w:spacing w:before="100" w:beforeAutospacing="1" w:after="100" w:afterAutospacing="1"/>
    </w:pPr>
    <w:rPr>
      <w:rFonts w:ascii="新細明體" w:hAnsi="新細明體" w:cs="新細明體"/>
    </w:rPr>
  </w:style>
  <w:style w:type="character" w:customStyle="1" w:styleId="googqs-tidbit1">
    <w:name w:val="goog_qs-tidbit1"/>
    <w:basedOn w:val="a0"/>
    <w:rsid w:val="0052531E"/>
    <w:rPr>
      <w:vanish w:val="0"/>
      <w:webHidden w:val="0"/>
      <w:specVanish w:val="0"/>
    </w:rPr>
  </w:style>
  <w:style w:type="paragraph" w:styleId="afc">
    <w:name w:val="Salutation"/>
    <w:basedOn w:val="a"/>
    <w:next w:val="a"/>
    <w:rsid w:val="001E0C3D"/>
    <w:rPr>
      <w:rFonts w:eastAsia="標楷體"/>
      <w:sz w:val="26"/>
      <w:szCs w:val="26"/>
    </w:rPr>
  </w:style>
  <w:style w:type="paragraph" w:styleId="afd">
    <w:name w:val="Closing"/>
    <w:basedOn w:val="a"/>
    <w:rsid w:val="001E0C3D"/>
    <w:pPr>
      <w:ind w:leftChars="1800" w:left="100"/>
    </w:pPr>
    <w:rPr>
      <w:rFonts w:eastAsia="標楷體"/>
      <w:sz w:val="26"/>
      <w:szCs w:val="26"/>
    </w:rPr>
  </w:style>
  <w:style w:type="paragraph" w:customStyle="1" w:styleId="content">
    <w:name w:val="content"/>
    <w:basedOn w:val="a"/>
    <w:rsid w:val="00A509CE"/>
    <w:pPr>
      <w:spacing w:before="100" w:beforeAutospacing="1" w:after="100" w:afterAutospacing="1"/>
    </w:pPr>
    <w:rPr>
      <w:rFonts w:ascii="新細明體" w:hAnsi="新細明體" w:cs="新細明體"/>
    </w:rPr>
  </w:style>
  <w:style w:type="character" w:customStyle="1" w:styleId="apple-converted-space">
    <w:name w:val="apple-converted-space"/>
    <w:basedOn w:val="a0"/>
    <w:rsid w:val="00D341E0"/>
  </w:style>
  <w:style w:type="character" w:customStyle="1" w:styleId="maintext">
    <w:name w:val="maintext"/>
    <w:basedOn w:val="a0"/>
    <w:rsid w:val="00050CFA"/>
  </w:style>
  <w:style w:type="character" w:customStyle="1" w:styleId="054">
    <w:name w:val="054 字元 字元"/>
    <w:basedOn w:val="a0"/>
    <w:rsid w:val="00FB2867"/>
    <w:rPr>
      <w:rFonts w:ascii="Arial" w:eastAsia="新細明體" w:hAnsi="Arial" w:cs="新細明體"/>
      <w:sz w:val="36"/>
      <w:szCs w:val="36"/>
      <w:lang w:val="en-US" w:eastAsia="zh-TW" w:bidi="ar-SA"/>
    </w:rPr>
  </w:style>
  <w:style w:type="character" w:customStyle="1" w:styleId="dct-tt">
    <w:name w:val="dct-tt"/>
    <w:rsid w:val="00AA7F8D"/>
    <w:rPr>
      <w:rFonts w:ascii="Arial" w:hAnsi="Arial" w:cs="Arial" w:hint="default"/>
    </w:rPr>
  </w:style>
  <w:style w:type="character" w:customStyle="1" w:styleId="af1">
    <w:name w:val="註腳文字 字元"/>
    <w:basedOn w:val="a0"/>
    <w:link w:val="af0"/>
    <w:rsid w:val="001711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86097">
      <w:bodyDiv w:val="1"/>
      <w:marLeft w:val="0"/>
      <w:marRight w:val="0"/>
      <w:marTop w:val="0"/>
      <w:marBottom w:val="0"/>
      <w:divBdr>
        <w:top w:val="none" w:sz="0" w:space="0" w:color="auto"/>
        <w:left w:val="none" w:sz="0" w:space="0" w:color="auto"/>
        <w:bottom w:val="none" w:sz="0" w:space="0" w:color="auto"/>
        <w:right w:val="none" w:sz="0" w:space="0" w:color="auto"/>
      </w:divBdr>
    </w:div>
    <w:div w:id="74321824">
      <w:bodyDiv w:val="1"/>
      <w:marLeft w:val="0"/>
      <w:marRight w:val="0"/>
      <w:marTop w:val="0"/>
      <w:marBottom w:val="0"/>
      <w:divBdr>
        <w:top w:val="none" w:sz="0" w:space="0" w:color="auto"/>
        <w:left w:val="none" w:sz="0" w:space="0" w:color="auto"/>
        <w:bottom w:val="none" w:sz="0" w:space="0" w:color="auto"/>
        <w:right w:val="none" w:sz="0" w:space="0" w:color="auto"/>
      </w:divBdr>
    </w:div>
    <w:div w:id="92286424">
      <w:bodyDiv w:val="1"/>
      <w:marLeft w:val="0"/>
      <w:marRight w:val="0"/>
      <w:marTop w:val="0"/>
      <w:marBottom w:val="0"/>
      <w:divBdr>
        <w:top w:val="none" w:sz="0" w:space="0" w:color="auto"/>
        <w:left w:val="none" w:sz="0" w:space="0" w:color="auto"/>
        <w:bottom w:val="none" w:sz="0" w:space="0" w:color="auto"/>
        <w:right w:val="none" w:sz="0" w:space="0" w:color="auto"/>
      </w:divBdr>
    </w:div>
    <w:div w:id="135341664">
      <w:bodyDiv w:val="1"/>
      <w:marLeft w:val="0"/>
      <w:marRight w:val="0"/>
      <w:marTop w:val="0"/>
      <w:marBottom w:val="0"/>
      <w:divBdr>
        <w:top w:val="none" w:sz="0" w:space="0" w:color="auto"/>
        <w:left w:val="none" w:sz="0" w:space="0" w:color="auto"/>
        <w:bottom w:val="none" w:sz="0" w:space="0" w:color="auto"/>
        <w:right w:val="none" w:sz="0" w:space="0" w:color="auto"/>
      </w:divBdr>
      <w:divsChild>
        <w:div w:id="623000610">
          <w:marLeft w:val="0"/>
          <w:marRight w:val="0"/>
          <w:marTop w:val="0"/>
          <w:marBottom w:val="0"/>
          <w:divBdr>
            <w:top w:val="none" w:sz="0" w:space="0" w:color="auto"/>
            <w:left w:val="none" w:sz="0" w:space="0" w:color="auto"/>
            <w:bottom w:val="none" w:sz="0" w:space="0" w:color="auto"/>
            <w:right w:val="none" w:sz="0" w:space="0" w:color="auto"/>
          </w:divBdr>
        </w:div>
        <w:div w:id="642924585">
          <w:marLeft w:val="0"/>
          <w:marRight w:val="0"/>
          <w:marTop w:val="0"/>
          <w:marBottom w:val="0"/>
          <w:divBdr>
            <w:top w:val="none" w:sz="0" w:space="0" w:color="auto"/>
            <w:left w:val="none" w:sz="0" w:space="0" w:color="auto"/>
            <w:bottom w:val="none" w:sz="0" w:space="0" w:color="auto"/>
            <w:right w:val="none" w:sz="0" w:space="0" w:color="auto"/>
          </w:divBdr>
        </w:div>
        <w:div w:id="779910434">
          <w:marLeft w:val="0"/>
          <w:marRight w:val="0"/>
          <w:marTop w:val="0"/>
          <w:marBottom w:val="0"/>
          <w:divBdr>
            <w:top w:val="none" w:sz="0" w:space="0" w:color="auto"/>
            <w:left w:val="none" w:sz="0" w:space="0" w:color="auto"/>
            <w:bottom w:val="none" w:sz="0" w:space="0" w:color="auto"/>
            <w:right w:val="none" w:sz="0" w:space="0" w:color="auto"/>
          </w:divBdr>
        </w:div>
        <w:div w:id="798954732">
          <w:marLeft w:val="0"/>
          <w:marRight w:val="0"/>
          <w:marTop w:val="0"/>
          <w:marBottom w:val="0"/>
          <w:divBdr>
            <w:top w:val="none" w:sz="0" w:space="0" w:color="auto"/>
            <w:left w:val="none" w:sz="0" w:space="0" w:color="auto"/>
            <w:bottom w:val="none" w:sz="0" w:space="0" w:color="auto"/>
            <w:right w:val="none" w:sz="0" w:space="0" w:color="auto"/>
          </w:divBdr>
        </w:div>
        <w:div w:id="814951936">
          <w:marLeft w:val="0"/>
          <w:marRight w:val="0"/>
          <w:marTop w:val="0"/>
          <w:marBottom w:val="0"/>
          <w:divBdr>
            <w:top w:val="none" w:sz="0" w:space="0" w:color="auto"/>
            <w:left w:val="none" w:sz="0" w:space="0" w:color="auto"/>
            <w:bottom w:val="none" w:sz="0" w:space="0" w:color="auto"/>
            <w:right w:val="none" w:sz="0" w:space="0" w:color="auto"/>
          </w:divBdr>
        </w:div>
        <w:div w:id="1414358851">
          <w:marLeft w:val="0"/>
          <w:marRight w:val="0"/>
          <w:marTop w:val="0"/>
          <w:marBottom w:val="0"/>
          <w:divBdr>
            <w:top w:val="none" w:sz="0" w:space="0" w:color="auto"/>
            <w:left w:val="none" w:sz="0" w:space="0" w:color="auto"/>
            <w:bottom w:val="none" w:sz="0" w:space="0" w:color="auto"/>
            <w:right w:val="none" w:sz="0" w:space="0" w:color="auto"/>
          </w:divBdr>
        </w:div>
        <w:div w:id="2128620191">
          <w:marLeft w:val="0"/>
          <w:marRight w:val="0"/>
          <w:marTop w:val="0"/>
          <w:marBottom w:val="0"/>
          <w:divBdr>
            <w:top w:val="none" w:sz="0" w:space="0" w:color="auto"/>
            <w:left w:val="none" w:sz="0" w:space="0" w:color="auto"/>
            <w:bottom w:val="none" w:sz="0" w:space="0" w:color="auto"/>
            <w:right w:val="none" w:sz="0" w:space="0" w:color="auto"/>
          </w:divBdr>
        </w:div>
      </w:divsChild>
    </w:div>
    <w:div w:id="152532557">
      <w:bodyDiv w:val="1"/>
      <w:marLeft w:val="0"/>
      <w:marRight w:val="0"/>
      <w:marTop w:val="0"/>
      <w:marBottom w:val="0"/>
      <w:divBdr>
        <w:top w:val="none" w:sz="0" w:space="0" w:color="auto"/>
        <w:left w:val="none" w:sz="0" w:space="0" w:color="auto"/>
        <w:bottom w:val="none" w:sz="0" w:space="0" w:color="auto"/>
        <w:right w:val="none" w:sz="0" w:space="0" w:color="auto"/>
      </w:divBdr>
    </w:div>
    <w:div w:id="180359255">
      <w:bodyDiv w:val="1"/>
      <w:marLeft w:val="0"/>
      <w:marRight w:val="0"/>
      <w:marTop w:val="0"/>
      <w:marBottom w:val="0"/>
      <w:divBdr>
        <w:top w:val="none" w:sz="0" w:space="0" w:color="auto"/>
        <w:left w:val="none" w:sz="0" w:space="0" w:color="auto"/>
        <w:bottom w:val="none" w:sz="0" w:space="0" w:color="auto"/>
        <w:right w:val="none" w:sz="0" w:space="0" w:color="auto"/>
      </w:divBdr>
    </w:div>
    <w:div w:id="197353626">
      <w:bodyDiv w:val="1"/>
      <w:marLeft w:val="0"/>
      <w:marRight w:val="0"/>
      <w:marTop w:val="0"/>
      <w:marBottom w:val="0"/>
      <w:divBdr>
        <w:top w:val="none" w:sz="0" w:space="0" w:color="auto"/>
        <w:left w:val="none" w:sz="0" w:space="0" w:color="auto"/>
        <w:bottom w:val="none" w:sz="0" w:space="0" w:color="auto"/>
        <w:right w:val="none" w:sz="0" w:space="0" w:color="auto"/>
      </w:divBdr>
    </w:div>
    <w:div w:id="275408307">
      <w:bodyDiv w:val="1"/>
      <w:marLeft w:val="0"/>
      <w:marRight w:val="0"/>
      <w:marTop w:val="0"/>
      <w:marBottom w:val="0"/>
      <w:divBdr>
        <w:top w:val="none" w:sz="0" w:space="0" w:color="auto"/>
        <w:left w:val="none" w:sz="0" w:space="0" w:color="auto"/>
        <w:bottom w:val="none" w:sz="0" w:space="0" w:color="auto"/>
        <w:right w:val="none" w:sz="0" w:space="0" w:color="auto"/>
      </w:divBdr>
    </w:div>
    <w:div w:id="319161681">
      <w:bodyDiv w:val="1"/>
      <w:marLeft w:val="0"/>
      <w:marRight w:val="0"/>
      <w:marTop w:val="0"/>
      <w:marBottom w:val="0"/>
      <w:divBdr>
        <w:top w:val="none" w:sz="0" w:space="0" w:color="auto"/>
        <w:left w:val="none" w:sz="0" w:space="0" w:color="auto"/>
        <w:bottom w:val="none" w:sz="0" w:space="0" w:color="auto"/>
        <w:right w:val="none" w:sz="0" w:space="0" w:color="auto"/>
      </w:divBdr>
    </w:div>
    <w:div w:id="323776458">
      <w:bodyDiv w:val="1"/>
      <w:marLeft w:val="0"/>
      <w:marRight w:val="0"/>
      <w:marTop w:val="0"/>
      <w:marBottom w:val="0"/>
      <w:divBdr>
        <w:top w:val="none" w:sz="0" w:space="0" w:color="auto"/>
        <w:left w:val="none" w:sz="0" w:space="0" w:color="auto"/>
        <w:bottom w:val="none" w:sz="0" w:space="0" w:color="auto"/>
        <w:right w:val="none" w:sz="0" w:space="0" w:color="auto"/>
      </w:divBdr>
    </w:div>
    <w:div w:id="338000207">
      <w:bodyDiv w:val="1"/>
      <w:marLeft w:val="0"/>
      <w:marRight w:val="0"/>
      <w:marTop w:val="0"/>
      <w:marBottom w:val="0"/>
      <w:divBdr>
        <w:top w:val="none" w:sz="0" w:space="0" w:color="auto"/>
        <w:left w:val="none" w:sz="0" w:space="0" w:color="auto"/>
        <w:bottom w:val="none" w:sz="0" w:space="0" w:color="auto"/>
        <w:right w:val="none" w:sz="0" w:space="0" w:color="auto"/>
      </w:divBdr>
    </w:div>
    <w:div w:id="346979708">
      <w:bodyDiv w:val="1"/>
      <w:marLeft w:val="0"/>
      <w:marRight w:val="0"/>
      <w:marTop w:val="0"/>
      <w:marBottom w:val="0"/>
      <w:divBdr>
        <w:top w:val="none" w:sz="0" w:space="0" w:color="auto"/>
        <w:left w:val="none" w:sz="0" w:space="0" w:color="auto"/>
        <w:bottom w:val="none" w:sz="0" w:space="0" w:color="auto"/>
        <w:right w:val="none" w:sz="0" w:space="0" w:color="auto"/>
      </w:divBdr>
    </w:div>
    <w:div w:id="350373239">
      <w:bodyDiv w:val="1"/>
      <w:marLeft w:val="0"/>
      <w:marRight w:val="0"/>
      <w:marTop w:val="0"/>
      <w:marBottom w:val="0"/>
      <w:divBdr>
        <w:top w:val="none" w:sz="0" w:space="0" w:color="auto"/>
        <w:left w:val="none" w:sz="0" w:space="0" w:color="auto"/>
        <w:bottom w:val="none" w:sz="0" w:space="0" w:color="auto"/>
        <w:right w:val="none" w:sz="0" w:space="0" w:color="auto"/>
      </w:divBdr>
    </w:div>
    <w:div w:id="351884790">
      <w:bodyDiv w:val="1"/>
      <w:marLeft w:val="0"/>
      <w:marRight w:val="0"/>
      <w:marTop w:val="0"/>
      <w:marBottom w:val="0"/>
      <w:divBdr>
        <w:top w:val="none" w:sz="0" w:space="0" w:color="auto"/>
        <w:left w:val="none" w:sz="0" w:space="0" w:color="auto"/>
        <w:bottom w:val="none" w:sz="0" w:space="0" w:color="auto"/>
        <w:right w:val="none" w:sz="0" w:space="0" w:color="auto"/>
      </w:divBdr>
      <w:divsChild>
        <w:div w:id="1505776032">
          <w:marLeft w:val="84"/>
          <w:marRight w:val="100"/>
          <w:marTop w:val="67"/>
          <w:marBottom w:val="167"/>
          <w:divBdr>
            <w:top w:val="none" w:sz="0" w:space="0" w:color="auto"/>
            <w:left w:val="none" w:sz="0" w:space="0" w:color="auto"/>
            <w:bottom w:val="none" w:sz="0" w:space="0" w:color="auto"/>
            <w:right w:val="none" w:sz="0" w:space="0" w:color="auto"/>
          </w:divBdr>
          <w:divsChild>
            <w:div w:id="1099909141">
              <w:marLeft w:val="0"/>
              <w:marRight w:val="0"/>
              <w:marTop w:val="84"/>
              <w:marBottom w:val="0"/>
              <w:divBdr>
                <w:top w:val="none" w:sz="0" w:space="0" w:color="auto"/>
                <w:left w:val="single" w:sz="48" w:space="0" w:color="E7F3FF"/>
                <w:bottom w:val="none" w:sz="0" w:space="0" w:color="auto"/>
                <w:right w:val="single" w:sz="48" w:space="0" w:color="FFFFFF"/>
              </w:divBdr>
              <w:divsChild>
                <w:div w:id="80878188">
                  <w:marLeft w:val="0"/>
                  <w:marRight w:val="0"/>
                  <w:marTop w:val="0"/>
                  <w:marBottom w:val="0"/>
                  <w:divBdr>
                    <w:top w:val="none" w:sz="0" w:space="0" w:color="auto"/>
                    <w:left w:val="none" w:sz="0" w:space="0" w:color="auto"/>
                    <w:bottom w:val="none" w:sz="0" w:space="0" w:color="auto"/>
                    <w:right w:val="none" w:sz="0" w:space="0" w:color="auto"/>
                  </w:divBdr>
                  <w:divsChild>
                    <w:div w:id="1279067980">
                      <w:marLeft w:val="-33"/>
                      <w:marRight w:val="-50"/>
                      <w:marTop w:val="0"/>
                      <w:marBottom w:val="0"/>
                      <w:divBdr>
                        <w:top w:val="none" w:sz="0" w:space="0" w:color="auto"/>
                        <w:left w:val="none" w:sz="0" w:space="0" w:color="auto"/>
                        <w:bottom w:val="none" w:sz="0" w:space="0" w:color="auto"/>
                        <w:right w:val="none" w:sz="0" w:space="0" w:color="auto"/>
                      </w:divBdr>
                      <w:divsChild>
                        <w:div w:id="152527170">
                          <w:marLeft w:val="251"/>
                          <w:marRight w:val="84"/>
                          <w:marTop w:val="84"/>
                          <w:marBottom w:val="84"/>
                          <w:divBdr>
                            <w:top w:val="none" w:sz="0" w:space="0" w:color="auto"/>
                            <w:left w:val="none" w:sz="0" w:space="0" w:color="auto"/>
                            <w:bottom w:val="none" w:sz="0" w:space="0" w:color="auto"/>
                            <w:right w:val="none" w:sz="0" w:space="0" w:color="auto"/>
                          </w:divBdr>
                          <w:divsChild>
                            <w:div w:id="329873864">
                              <w:marLeft w:val="240"/>
                              <w:marRight w:val="240"/>
                              <w:marTop w:val="240"/>
                              <w:marBottom w:val="240"/>
                              <w:divBdr>
                                <w:top w:val="none" w:sz="0" w:space="0" w:color="auto"/>
                                <w:left w:val="none" w:sz="0" w:space="0" w:color="auto"/>
                                <w:bottom w:val="none" w:sz="0" w:space="0" w:color="auto"/>
                                <w:right w:val="none" w:sz="0" w:space="0" w:color="auto"/>
                              </w:divBdr>
                              <w:divsChild>
                                <w:div w:id="229273795">
                                  <w:marLeft w:val="0"/>
                                  <w:marRight w:val="0"/>
                                  <w:marTop w:val="0"/>
                                  <w:marBottom w:val="0"/>
                                  <w:divBdr>
                                    <w:top w:val="none" w:sz="0" w:space="0" w:color="auto"/>
                                    <w:left w:val="none" w:sz="0" w:space="0" w:color="auto"/>
                                    <w:bottom w:val="none" w:sz="0" w:space="0" w:color="auto"/>
                                    <w:right w:val="none" w:sz="0" w:space="0" w:color="auto"/>
                                  </w:divBdr>
                                  <w:divsChild>
                                    <w:div w:id="120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5083379">
      <w:bodyDiv w:val="1"/>
      <w:marLeft w:val="0"/>
      <w:marRight w:val="0"/>
      <w:marTop w:val="0"/>
      <w:marBottom w:val="0"/>
      <w:divBdr>
        <w:top w:val="none" w:sz="0" w:space="0" w:color="auto"/>
        <w:left w:val="none" w:sz="0" w:space="0" w:color="auto"/>
        <w:bottom w:val="none" w:sz="0" w:space="0" w:color="auto"/>
        <w:right w:val="none" w:sz="0" w:space="0" w:color="auto"/>
      </w:divBdr>
    </w:div>
    <w:div w:id="433326779">
      <w:bodyDiv w:val="1"/>
      <w:marLeft w:val="0"/>
      <w:marRight w:val="0"/>
      <w:marTop w:val="0"/>
      <w:marBottom w:val="0"/>
      <w:divBdr>
        <w:top w:val="none" w:sz="0" w:space="0" w:color="auto"/>
        <w:left w:val="none" w:sz="0" w:space="0" w:color="auto"/>
        <w:bottom w:val="none" w:sz="0" w:space="0" w:color="auto"/>
        <w:right w:val="none" w:sz="0" w:space="0" w:color="auto"/>
      </w:divBdr>
    </w:div>
    <w:div w:id="433744890">
      <w:bodyDiv w:val="1"/>
      <w:marLeft w:val="0"/>
      <w:marRight w:val="0"/>
      <w:marTop w:val="0"/>
      <w:marBottom w:val="0"/>
      <w:divBdr>
        <w:top w:val="none" w:sz="0" w:space="0" w:color="auto"/>
        <w:left w:val="none" w:sz="0" w:space="0" w:color="auto"/>
        <w:bottom w:val="none" w:sz="0" w:space="0" w:color="auto"/>
        <w:right w:val="none" w:sz="0" w:space="0" w:color="auto"/>
      </w:divBdr>
    </w:div>
    <w:div w:id="456221958">
      <w:bodyDiv w:val="1"/>
      <w:marLeft w:val="0"/>
      <w:marRight w:val="0"/>
      <w:marTop w:val="0"/>
      <w:marBottom w:val="0"/>
      <w:divBdr>
        <w:top w:val="none" w:sz="0" w:space="0" w:color="auto"/>
        <w:left w:val="none" w:sz="0" w:space="0" w:color="auto"/>
        <w:bottom w:val="none" w:sz="0" w:space="0" w:color="auto"/>
        <w:right w:val="none" w:sz="0" w:space="0" w:color="auto"/>
      </w:divBdr>
    </w:div>
    <w:div w:id="475418383">
      <w:bodyDiv w:val="1"/>
      <w:marLeft w:val="0"/>
      <w:marRight w:val="0"/>
      <w:marTop w:val="0"/>
      <w:marBottom w:val="0"/>
      <w:divBdr>
        <w:top w:val="none" w:sz="0" w:space="0" w:color="auto"/>
        <w:left w:val="none" w:sz="0" w:space="0" w:color="auto"/>
        <w:bottom w:val="none" w:sz="0" w:space="0" w:color="auto"/>
        <w:right w:val="none" w:sz="0" w:space="0" w:color="auto"/>
      </w:divBdr>
    </w:div>
    <w:div w:id="531844720">
      <w:bodyDiv w:val="1"/>
      <w:marLeft w:val="0"/>
      <w:marRight w:val="0"/>
      <w:marTop w:val="0"/>
      <w:marBottom w:val="0"/>
      <w:divBdr>
        <w:top w:val="none" w:sz="0" w:space="0" w:color="auto"/>
        <w:left w:val="none" w:sz="0" w:space="0" w:color="auto"/>
        <w:bottom w:val="none" w:sz="0" w:space="0" w:color="auto"/>
        <w:right w:val="none" w:sz="0" w:space="0" w:color="auto"/>
      </w:divBdr>
    </w:div>
    <w:div w:id="581642783">
      <w:bodyDiv w:val="1"/>
      <w:marLeft w:val="0"/>
      <w:marRight w:val="0"/>
      <w:marTop w:val="0"/>
      <w:marBottom w:val="0"/>
      <w:divBdr>
        <w:top w:val="none" w:sz="0" w:space="0" w:color="auto"/>
        <w:left w:val="none" w:sz="0" w:space="0" w:color="auto"/>
        <w:bottom w:val="none" w:sz="0" w:space="0" w:color="auto"/>
        <w:right w:val="none" w:sz="0" w:space="0" w:color="auto"/>
      </w:divBdr>
    </w:div>
    <w:div w:id="618340456">
      <w:bodyDiv w:val="1"/>
      <w:marLeft w:val="0"/>
      <w:marRight w:val="0"/>
      <w:marTop w:val="0"/>
      <w:marBottom w:val="0"/>
      <w:divBdr>
        <w:top w:val="none" w:sz="0" w:space="0" w:color="auto"/>
        <w:left w:val="none" w:sz="0" w:space="0" w:color="auto"/>
        <w:bottom w:val="none" w:sz="0" w:space="0" w:color="auto"/>
        <w:right w:val="none" w:sz="0" w:space="0" w:color="auto"/>
      </w:divBdr>
    </w:div>
    <w:div w:id="627318205">
      <w:bodyDiv w:val="1"/>
      <w:marLeft w:val="0"/>
      <w:marRight w:val="0"/>
      <w:marTop w:val="0"/>
      <w:marBottom w:val="0"/>
      <w:divBdr>
        <w:top w:val="none" w:sz="0" w:space="0" w:color="auto"/>
        <w:left w:val="none" w:sz="0" w:space="0" w:color="auto"/>
        <w:bottom w:val="none" w:sz="0" w:space="0" w:color="auto"/>
        <w:right w:val="none" w:sz="0" w:space="0" w:color="auto"/>
      </w:divBdr>
    </w:div>
    <w:div w:id="641279257">
      <w:bodyDiv w:val="1"/>
      <w:marLeft w:val="0"/>
      <w:marRight w:val="0"/>
      <w:marTop w:val="0"/>
      <w:marBottom w:val="0"/>
      <w:divBdr>
        <w:top w:val="none" w:sz="0" w:space="0" w:color="auto"/>
        <w:left w:val="none" w:sz="0" w:space="0" w:color="auto"/>
        <w:bottom w:val="none" w:sz="0" w:space="0" w:color="auto"/>
        <w:right w:val="none" w:sz="0" w:space="0" w:color="auto"/>
      </w:divBdr>
    </w:div>
    <w:div w:id="696542922">
      <w:bodyDiv w:val="1"/>
      <w:marLeft w:val="0"/>
      <w:marRight w:val="0"/>
      <w:marTop w:val="0"/>
      <w:marBottom w:val="0"/>
      <w:divBdr>
        <w:top w:val="none" w:sz="0" w:space="0" w:color="auto"/>
        <w:left w:val="none" w:sz="0" w:space="0" w:color="auto"/>
        <w:bottom w:val="none" w:sz="0" w:space="0" w:color="auto"/>
        <w:right w:val="none" w:sz="0" w:space="0" w:color="auto"/>
      </w:divBdr>
    </w:div>
    <w:div w:id="702445082">
      <w:bodyDiv w:val="1"/>
      <w:marLeft w:val="0"/>
      <w:marRight w:val="0"/>
      <w:marTop w:val="0"/>
      <w:marBottom w:val="0"/>
      <w:divBdr>
        <w:top w:val="none" w:sz="0" w:space="0" w:color="auto"/>
        <w:left w:val="none" w:sz="0" w:space="0" w:color="auto"/>
        <w:bottom w:val="none" w:sz="0" w:space="0" w:color="auto"/>
        <w:right w:val="none" w:sz="0" w:space="0" w:color="auto"/>
      </w:divBdr>
    </w:div>
    <w:div w:id="713966204">
      <w:bodyDiv w:val="1"/>
      <w:marLeft w:val="0"/>
      <w:marRight w:val="0"/>
      <w:marTop w:val="0"/>
      <w:marBottom w:val="0"/>
      <w:divBdr>
        <w:top w:val="none" w:sz="0" w:space="0" w:color="auto"/>
        <w:left w:val="none" w:sz="0" w:space="0" w:color="auto"/>
        <w:bottom w:val="none" w:sz="0" w:space="0" w:color="auto"/>
        <w:right w:val="none" w:sz="0" w:space="0" w:color="auto"/>
      </w:divBdr>
      <w:divsChild>
        <w:div w:id="297880622">
          <w:marLeft w:val="0"/>
          <w:marRight w:val="0"/>
          <w:marTop w:val="0"/>
          <w:marBottom w:val="0"/>
          <w:divBdr>
            <w:top w:val="none" w:sz="0" w:space="0" w:color="auto"/>
            <w:left w:val="none" w:sz="0" w:space="0" w:color="auto"/>
            <w:bottom w:val="none" w:sz="0" w:space="0" w:color="auto"/>
            <w:right w:val="none" w:sz="0" w:space="0" w:color="auto"/>
          </w:divBdr>
          <w:divsChild>
            <w:div w:id="1292133590">
              <w:marLeft w:val="0"/>
              <w:marRight w:val="0"/>
              <w:marTop w:val="0"/>
              <w:marBottom w:val="0"/>
              <w:divBdr>
                <w:top w:val="none" w:sz="0" w:space="0" w:color="auto"/>
                <w:left w:val="none" w:sz="0" w:space="0" w:color="auto"/>
                <w:bottom w:val="none" w:sz="0" w:space="0" w:color="auto"/>
                <w:right w:val="none" w:sz="0" w:space="0" w:color="auto"/>
              </w:divBdr>
              <w:divsChild>
                <w:div w:id="466052245">
                  <w:marLeft w:val="0"/>
                  <w:marRight w:val="0"/>
                  <w:marTop w:val="0"/>
                  <w:marBottom w:val="0"/>
                  <w:divBdr>
                    <w:top w:val="none" w:sz="0" w:space="0" w:color="auto"/>
                    <w:left w:val="none" w:sz="0" w:space="0" w:color="auto"/>
                    <w:bottom w:val="none" w:sz="0" w:space="0" w:color="auto"/>
                    <w:right w:val="none" w:sz="0" w:space="0" w:color="auto"/>
                  </w:divBdr>
                  <w:divsChild>
                    <w:div w:id="285432382">
                      <w:marLeft w:val="0"/>
                      <w:marRight w:val="0"/>
                      <w:marTop w:val="0"/>
                      <w:marBottom w:val="0"/>
                      <w:divBdr>
                        <w:top w:val="none" w:sz="0" w:space="0" w:color="auto"/>
                        <w:left w:val="none" w:sz="0" w:space="0" w:color="auto"/>
                        <w:bottom w:val="none" w:sz="0" w:space="0" w:color="auto"/>
                        <w:right w:val="none" w:sz="0" w:space="0" w:color="auto"/>
                      </w:divBdr>
                      <w:divsChild>
                        <w:div w:id="844173303">
                          <w:marLeft w:val="0"/>
                          <w:marRight w:val="0"/>
                          <w:marTop w:val="0"/>
                          <w:marBottom w:val="0"/>
                          <w:divBdr>
                            <w:top w:val="none" w:sz="0" w:space="0" w:color="auto"/>
                            <w:left w:val="none" w:sz="0" w:space="0" w:color="auto"/>
                            <w:bottom w:val="none" w:sz="0" w:space="0" w:color="auto"/>
                            <w:right w:val="none" w:sz="0" w:space="0" w:color="auto"/>
                          </w:divBdr>
                          <w:divsChild>
                            <w:div w:id="642660207">
                              <w:marLeft w:val="0"/>
                              <w:marRight w:val="0"/>
                              <w:marTop w:val="0"/>
                              <w:marBottom w:val="0"/>
                              <w:divBdr>
                                <w:top w:val="none" w:sz="0" w:space="0" w:color="auto"/>
                                <w:left w:val="none" w:sz="0" w:space="0" w:color="auto"/>
                                <w:bottom w:val="none" w:sz="0" w:space="0" w:color="auto"/>
                                <w:right w:val="none" w:sz="0" w:space="0" w:color="auto"/>
                              </w:divBdr>
                              <w:divsChild>
                                <w:div w:id="1460220255">
                                  <w:marLeft w:val="0"/>
                                  <w:marRight w:val="0"/>
                                  <w:marTop w:val="0"/>
                                  <w:marBottom w:val="0"/>
                                  <w:divBdr>
                                    <w:top w:val="none" w:sz="0" w:space="0" w:color="auto"/>
                                    <w:left w:val="none" w:sz="0" w:space="0" w:color="auto"/>
                                    <w:bottom w:val="none" w:sz="0" w:space="0" w:color="auto"/>
                                    <w:right w:val="none" w:sz="0" w:space="0" w:color="auto"/>
                                  </w:divBdr>
                                  <w:divsChild>
                                    <w:div w:id="533268336">
                                      <w:marLeft w:val="0"/>
                                      <w:marRight w:val="0"/>
                                      <w:marTop w:val="0"/>
                                      <w:marBottom w:val="0"/>
                                      <w:divBdr>
                                        <w:top w:val="none" w:sz="0" w:space="0" w:color="auto"/>
                                        <w:left w:val="none" w:sz="0" w:space="0" w:color="auto"/>
                                        <w:bottom w:val="none" w:sz="0" w:space="0" w:color="auto"/>
                                        <w:right w:val="none" w:sz="0" w:space="0" w:color="auto"/>
                                      </w:divBdr>
                                      <w:divsChild>
                                        <w:div w:id="4540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102616">
      <w:bodyDiv w:val="1"/>
      <w:marLeft w:val="0"/>
      <w:marRight w:val="0"/>
      <w:marTop w:val="0"/>
      <w:marBottom w:val="0"/>
      <w:divBdr>
        <w:top w:val="none" w:sz="0" w:space="0" w:color="auto"/>
        <w:left w:val="none" w:sz="0" w:space="0" w:color="auto"/>
        <w:bottom w:val="none" w:sz="0" w:space="0" w:color="auto"/>
        <w:right w:val="none" w:sz="0" w:space="0" w:color="auto"/>
      </w:divBdr>
    </w:div>
    <w:div w:id="939675851">
      <w:bodyDiv w:val="1"/>
      <w:marLeft w:val="0"/>
      <w:marRight w:val="0"/>
      <w:marTop w:val="0"/>
      <w:marBottom w:val="0"/>
      <w:divBdr>
        <w:top w:val="none" w:sz="0" w:space="0" w:color="auto"/>
        <w:left w:val="none" w:sz="0" w:space="0" w:color="auto"/>
        <w:bottom w:val="none" w:sz="0" w:space="0" w:color="auto"/>
        <w:right w:val="none" w:sz="0" w:space="0" w:color="auto"/>
      </w:divBdr>
    </w:div>
    <w:div w:id="966814660">
      <w:bodyDiv w:val="1"/>
      <w:marLeft w:val="0"/>
      <w:marRight w:val="0"/>
      <w:marTop w:val="0"/>
      <w:marBottom w:val="0"/>
      <w:divBdr>
        <w:top w:val="none" w:sz="0" w:space="0" w:color="auto"/>
        <w:left w:val="none" w:sz="0" w:space="0" w:color="auto"/>
        <w:bottom w:val="none" w:sz="0" w:space="0" w:color="auto"/>
        <w:right w:val="none" w:sz="0" w:space="0" w:color="auto"/>
      </w:divBdr>
    </w:div>
    <w:div w:id="981081037">
      <w:bodyDiv w:val="1"/>
      <w:marLeft w:val="0"/>
      <w:marRight w:val="0"/>
      <w:marTop w:val="0"/>
      <w:marBottom w:val="0"/>
      <w:divBdr>
        <w:top w:val="none" w:sz="0" w:space="0" w:color="auto"/>
        <w:left w:val="none" w:sz="0" w:space="0" w:color="auto"/>
        <w:bottom w:val="none" w:sz="0" w:space="0" w:color="auto"/>
        <w:right w:val="none" w:sz="0" w:space="0" w:color="auto"/>
      </w:divBdr>
    </w:div>
    <w:div w:id="1018628287">
      <w:bodyDiv w:val="1"/>
      <w:marLeft w:val="0"/>
      <w:marRight w:val="0"/>
      <w:marTop w:val="0"/>
      <w:marBottom w:val="0"/>
      <w:divBdr>
        <w:top w:val="none" w:sz="0" w:space="0" w:color="auto"/>
        <w:left w:val="none" w:sz="0" w:space="0" w:color="auto"/>
        <w:bottom w:val="none" w:sz="0" w:space="0" w:color="auto"/>
        <w:right w:val="none" w:sz="0" w:space="0" w:color="auto"/>
      </w:divBdr>
    </w:div>
    <w:div w:id="1022130588">
      <w:bodyDiv w:val="1"/>
      <w:marLeft w:val="0"/>
      <w:marRight w:val="0"/>
      <w:marTop w:val="0"/>
      <w:marBottom w:val="0"/>
      <w:divBdr>
        <w:top w:val="none" w:sz="0" w:space="0" w:color="auto"/>
        <w:left w:val="none" w:sz="0" w:space="0" w:color="auto"/>
        <w:bottom w:val="none" w:sz="0" w:space="0" w:color="auto"/>
        <w:right w:val="none" w:sz="0" w:space="0" w:color="auto"/>
      </w:divBdr>
    </w:div>
    <w:div w:id="1072774047">
      <w:bodyDiv w:val="1"/>
      <w:marLeft w:val="0"/>
      <w:marRight w:val="0"/>
      <w:marTop w:val="0"/>
      <w:marBottom w:val="0"/>
      <w:divBdr>
        <w:top w:val="none" w:sz="0" w:space="0" w:color="auto"/>
        <w:left w:val="none" w:sz="0" w:space="0" w:color="auto"/>
        <w:bottom w:val="none" w:sz="0" w:space="0" w:color="auto"/>
        <w:right w:val="none" w:sz="0" w:space="0" w:color="auto"/>
      </w:divBdr>
    </w:div>
    <w:div w:id="1081950119">
      <w:bodyDiv w:val="1"/>
      <w:marLeft w:val="0"/>
      <w:marRight w:val="0"/>
      <w:marTop w:val="0"/>
      <w:marBottom w:val="0"/>
      <w:divBdr>
        <w:top w:val="none" w:sz="0" w:space="0" w:color="auto"/>
        <w:left w:val="none" w:sz="0" w:space="0" w:color="auto"/>
        <w:bottom w:val="none" w:sz="0" w:space="0" w:color="auto"/>
        <w:right w:val="none" w:sz="0" w:space="0" w:color="auto"/>
      </w:divBdr>
    </w:div>
    <w:div w:id="1134912255">
      <w:bodyDiv w:val="1"/>
      <w:marLeft w:val="0"/>
      <w:marRight w:val="0"/>
      <w:marTop w:val="0"/>
      <w:marBottom w:val="0"/>
      <w:divBdr>
        <w:top w:val="none" w:sz="0" w:space="0" w:color="auto"/>
        <w:left w:val="none" w:sz="0" w:space="0" w:color="auto"/>
        <w:bottom w:val="none" w:sz="0" w:space="0" w:color="auto"/>
        <w:right w:val="none" w:sz="0" w:space="0" w:color="auto"/>
      </w:divBdr>
    </w:div>
    <w:div w:id="1150563382">
      <w:bodyDiv w:val="1"/>
      <w:marLeft w:val="0"/>
      <w:marRight w:val="0"/>
      <w:marTop w:val="0"/>
      <w:marBottom w:val="0"/>
      <w:divBdr>
        <w:top w:val="none" w:sz="0" w:space="0" w:color="auto"/>
        <w:left w:val="none" w:sz="0" w:space="0" w:color="auto"/>
        <w:bottom w:val="none" w:sz="0" w:space="0" w:color="auto"/>
        <w:right w:val="none" w:sz="0" w:space="0" w:color="auto"/>
      </w:divBdr>
    </w:div>
    <w:div w:id="1165899110">
      <w:bodyDiv w:val="1"/>
      <w:marLeft w:val="0"/>
      <w:marRight w:val="0"/>
      <w:marTop w:val="0"/>
      <w:marBottom w:val="0"/>
      <w:divBdr>
        <w:top w:val="none" w:sz="0" w:space="0" w:color="auto"/>
        <w:left w:val="none" w:sz="0" w:space="0" w:color="auto"/>
        <w:bottom w:val="none" w:sz="0" w:space="0" w:color="auto"/>
        <w:right w:val="none" w:sz="0" w:space="0" w:color="auto"/>
      </w:divBdr>
    </w:div>
    <w:div w:id="1181747474">
      <w:bodyDiv w:val="1"/>
      <w:marLeft w:val="0"/>
      <w:marRight w:val="0"/>
      <w:marTop w:val="0"/>
      <w:marBottom w:val="0"/>
      <w:divBdr>
        <w:top w:val="none" w:sz="0" w:space="0" w:color="auto"/>
        <w:left w:val="none" w:sz="0" w:space="0" w:color="auto"/>
        <w:bottom w:val="none" w:sz="0" w:space="0" w:color="auto"/>
        <w:right w:val="none" w:sz="0" w:space="0" w:color="auto"/>
      </w:divBdr>
    </w:div>
    <w:div w:id="1186358862">
      <w:bodyDiv w:val="1"/>
      <w:marLeft w:val="0"/>
      <w:marRight w:val="0"/>
      <w:marTop w:val="0"/>
      <w:marBottom w:val="0"/>
      <w:divBdr>
        <w:top w:val="none" w:sz="0" w:space="0" w:color="auto"/>
        <w:left w:val="none" w:sz="0" w:space="0" w:color="auto"/>
        <w:bottom w:val="none" w:sz="0" w:space="0" w:color="auto"/>
        <w:right w:val="none" w:sz="0" w:space="0" w:color="auto"/>
      </w:divBdr>
    </w:div>
    <w:div w:id="1209759665">
      <w:bodyDiv w:val="1"/>
      <w:marLeft w:val="0"/>
      <w:marRight w:val="0"/>
      <w:marTop w:val="0"/>
      <w:marBottom w:val="0"/>
      <w:divBdr>
        <w:top w:val="none" w:sz="0" w:space="0" w:color="auto"/>
        <w:left w:val="none" w:sz="0" w:space="0" w:color="auto"/>
        <w:bottom w:val="none" w:sz="0" w:space="0" w:color="auto"/>
        <w:right w:val="none" w:sz="0" w:space="0" w:color="auto"/>
      </w:divBdr>
    </w:div>
    <w:div w:id="1245991690">
      <w:bodyDiv w:val="1"/>
      <w:marLeft w:val="0"/>
      <w:marRight w:val="0"/>
      <w:marTop w:val="0"/>
      <w:marBottom w:val="0"/>
      <w:divBdr>
        <w:top w:val="none" w:sz="0" w:space="0" w:color="auto"/>
        <w:left w:val="none" w:sz="0" w:space="0" w:color="auto"/>
        <w:bottom w:val="none" w:sz="0" w:space="0" w:color="auto"/>
        <w:right w:val="none" w:sz="0" w:space="0" w:color="auto"/>
      </w:divBdr>
    </w:div>
    <w:div w:id="1256666876">
      <w:bodyDiv w:val="1"/>
      <w:marLeft w:val="0"/>
      <w:marRight w:val="0"/>
      <w:marTop w:val="0"/>
      <w:marBottom w:val="0"/>
      <w:divBdr>
        <w:top w:val="none" w:sz="0" w:space="0" w:color="auto"/>
        <w:left w:val="none" w:sz="0" w:space="0" w:color="auto"/>
        <w:bottom w:val="none" w:sz="0" w:space="0" w:color="auto"/>
        <w:right w:val="none" w:sz="0" w:space="0" w:color="auto"/>
      </w:divBdr>
    </w:div>
    <w:div w:id="1263953075">
      <w:bodyDiv w:val="1"/>
      <w:marLeft w:val="0"/>
      <w:marRight w:val="0"/>
      <w:marTop w:val="0"/>
      <w:marBottom w:val="0"/>
      <w:divBdr>
        <w:top w:val="none" w:sz="0" w:space="0" w:color="auto"/>
        <w:left w:val="none" w:sz="0" w:space="0" w:color="auto"/>
        <w:bottom w:val="none" w:sz="0" w:space="0" w:color="auto"/>
        <w:right w:val="none" w:sz="0" w:space="0" w:color="auto"/>
      </w:divBdr>
    </w:div>
    <w:div w:id="1281111382">
      <w:bodyDiv w:val="1"/>
      <w:marLeft w:val="0"/>
      <w:marRight w:val="0"/>
      <w:marTop w:val="0"/>
      <w:marBottom w:val="0"/>
      <w:divBdr>
        <w:top w:val="none" w:sz="0" w:space="0" w:color="auto"/>
        <w:left w:val="none" w:sz="0" w:space="0" w:color="auto"/>
        <w:bottom w:val="none" w:sz="0" w:space="0" w:color="auto"/>
        <w:right w:val="none" w:sz="0" w:space="0" w:color="auto"/>
      </w:divBdr>
    </w:div>
    <w:div w:id="1289050713">
      <w:bodyDiv w:val="1"/>
      <w:marLeft w:val="0"/>
      <w:marRight w:val="0"/>
      <w:marTop w:val="0"/>
      <w:marBottom w:val="0"/>
      <w:divBdr>
        <w:top w:val="none" w:sz="0" w:space="0" w:color="auto"/>
        <w:left w:val="none" w:sz="0" w:space="0" w:color="auto"/>
        <w:bottom w:val="none" w:sz="0" w:space="0" w:color="auto"/>
        <w:right w:val="none" w:sz="0" w:space="0" w:color="auto"/>
      </w:divBdr>
    </w:div>
    <w:div w:id="1331835546">
      <w:bodyDiv w:val="1"/>
      <w:marLeft w:val="0"/>
      <w:marRight w:val="0"/>
      <w:marTop w:val="0"/>
      <w:marBottom w:val="0"/>
      <w:divBdr>
        <w:top w:val="none" w:sz="0" w:space="0" w:color="auto"/>
        <w:left w:val="none" w:sz="0" w:space="0" w:color="auto"/>
        <w:bottom w:val="none" w:sz="0" w:space="0" w:color="auto"/>
        <w:right w:val="none" w:sz="0" w:space="0" w:color="auto"/>
      </w:divBdr>
    </w:div>
    <w:div w:id="1340697894">
      <w:bodyDiv w:val="1"/>
      <w:marLeft w:val="0"/>
      <w:marRight w:val="0"/>
      <w:marTop w:val="0"/>
      <w:marBottom w:val="0"/>
      <w:divBdr>
        <w:top w:val="none" w:sz="0" w:space="0" w:color="auto"/>
        <w:left w:val="none" w:sz="0" w:space="0" w:color="auto"/>
        <w:bottom w:val="none" w:sz="0" w:space="0" w:color="auto"/>
        <w:right w:val="none" w:sz="0" w:space="0" w:color="auto"/>
      </w:divBdr>
    </w:div>
    <w:div w:id="1352337493">
      <w:bodyDiv w:val="1"/>
      <w:marLeft w:val="0"/>
      <w:marRight w:val="0"/>
      <w:marTop w:val="0"/>
      <w:marBottom w:val="0"/>
      <w:divBdr>
        <w:top w:val="none" w:sz="0" w:space="0" w:color="auto"/>
        <w:left w:val="none" w:sz="0" w:space="0" w:color="auto"/>
        <w:bottom w:val="none" w:sz="0" w:space="0" w:color="auto"/>
        <w:right w:val="none" w:sz="0" w:space="0" w:color="auto"/>
      </w:divBdr>
      <w:divsChild>
        <w:div w:id="768084985">
          <w:marLeft w:val="84"/>
          <w:marRight w:val="100"/>
          <w:marTop w:val="67"/>
          <w:marBottom w:val="167"/>
          <w:divBdr>
            <w:top w:val="none" w:sz="0" w:space="0" w:color="auto"/>
            <w:left w:val="none" w:sz="0" w:space="0" w:color="auto"/>
            <w:bottom w:val="none" w:sz="0" w:space="0" w:color="auto"/>
            <w:right w:val="none" w:sz="0" w:space="0" w:color="auto"/>
          </w:divBdr>
          <w:divsChild>
            <w:div w:id="1335064512">
              <w:marLeft w:val="0"/>
              <w:marRight w:val="0"/>
              <w:marTop w:val="84"/>
              <w:marBottom w:val="0"/>
              <w:divBdr>
                <w:top w:val="none" w:sz="0" w:space="0" w:color="auto"/>
                <w:left w:val="single" w:sz="48" w:space="0" w:color="E7F3FF"/>
                <w:bottom w:val="none" w:sz="0" w:space="0" w:color="auto"/>
                <w:right w:val="single" w:sz="48" w:space="0" w:color="FFFFFF"/>
              </w:divBdr>
              <w:divsChild>
                <w:div w:id="1127771022">
                  <w:marLeft w:val="0"/>
                  <w:marRight w:val="0"/>
                  <w:marTop w:val="0"/>
                  <w:marBottom w:val="0"/>
                  <w:divBdr>
                    <w:top w:val="none" w:sz="0" w:space="0" w:color="auto"/>
                    <w:left w:val="none" w:sz="0" w:space="0" w:color="auto"/>
                    <w:bottom w:val="none" w:sz="0" w:space="0" w:color="auto"/>
                    <w:right w:val="none" w:sz="0" w:space="0" w:color="auto"/>
                  </w:divBdr>
                  <w:divsChild>
                    <w:div w:id="2057195420">
                      <w:marLeft w:val="-33"/>
                      <w:marRight w:val="-50"/>
                      <w:marTop w:val="0"/>
                      <w:marBottom w:val="0"/>
                      <w:divBdr>
                        <w:top w:val="none" w:sz="0" w:space="0" w:color="auto"/>
                        <w:left w:val="none" w:sz="0" w:space="0" w:color="auto"/>
                        <w:bottom w:val="none" w:sz="0" w:space="0" w:color="auto"/>
                        <w:right w:val="none" w:sz="0" w:space="0" w:color="auto"/>
                      </w:divBdr>
                      <w:divsChild>
                        <w:div w:id="823787583">
                          <w:marLeft w:val="251"/>
                          <w:marRight w:val="84"/>
                          <w:marTop w:val="84"/>
                          <w:marBottom w:val="84"/>
                          <w:divBdr>
                            <w:top w:val="none" w:sz="0" w:space="0" w:color="auto"/>
                            <w:left w:val="none" w:sz="0" w:space="0" w:color="auto"/>
                            <w:bottom w:val="none" w:sz="0" w:space="0" w:color="auto"/>
                            <w:right w:val="none" w:sz="0" w:space="0" w:color="auto"/>
                          </w:divBdr>
                          <w:divsChild>
                            <w:div w:id="978459935">
                              <w:marLeft w:val="240"/>
                              <w:marRight w:val="240"/>
                              <w:marTop w:val="240"/>
                              <w:marBottom w:val="240"/>
                              <w:divBdr>
                                <w:top w:val="none" w:sz="0" w:space="0" w:color="auto"/>
                                <w:left w:val="none" w:sz="0" w:space="0" w:color="auto"/>
                                <w:bottom w:val="none" w:sz="0" w:space="0" w:color="auto"/>
                                <w:right w:val="none" w:sz="0" w:space="0" w:color="auto"/>
                              </w:divBdr>
                              <w:divsChild>
                                <w:div w:id="566647162">
                                  <w:marLeft w:val="0"/>
                                  <w:marRight w:val="0"/>
                                  <w:marTop w:val="0"/>
                                  <w:marBottom w:val="0"/>
                                  <w:divBdr>
                                    <w:top w:val="none" w:sz="0" w:space="0" w:color="auto"/>
                                    <w:left w:val="none" w:sz="0" w:space="0" w:color="auto"/>
                                    <w:bottom w:val="none" w:sz="0" w:space="0" w:color="auto"/>
                                    <w:right w:val="none" w:sz="0" w:space="0" w:color="auto"/>
                                  </w:divBdr>
                                  <w:divsChild>
                                    <w:div w:id="1793591077">
                                      <w:marLeft w:val="0"/>
                                      <w:marRight w:val="0"/>
                                      <w:marTop w:val="0"/>
                                      <w:marBottom w:val="0"/>
                                      <w:divBdr>
                                        <w:top w:val="none" w:sz="0" w:space="0" w:color="auto"/>
                                        <w:left w:val="none" w:sz="0" w:space="0" w:color="auto"/>
                                        <w:bottom w:val="none" w:sz="0" w:space="0" w:color="auto"/>
                                        <w:right w:val="none" w:sz="0" w:space="0" w:color="auto"/>
                                      </w:divBdr>
                                    </w:div>
                                  </w:divsChild>
                                </w:div>
                                <w:div w:id="1241057363">
                                  <w:marLeft w:val="0"/>
                                  <w:marRight w:val="0"/>
                                  <w:marTop w:val="0"/>
                                  <w:marBottom w:val="0"/>
                                  <w:divBdr>
                                    <w:top w:val="none" w:sz="0" w:space="0" w:color="auto"/>
                                    <w:left w:val="none" w:sz="0" w:space="0" w:color="auto"/>
                                    <w:bottom w:val="none" w:sz="0" w:space="0" w:color="auto"/>
                                    <w:right w:val="none" w:sz="0" w:space="0" w:color="auto"/>
                                  </w:divBdr>
                                  <w:divsChild>
                                    <w:div w:id="635725523">
                                      <w:marLeft w:val="0"/>
                                      <w:marRight w:val="0"/>
                                      <w:marTop w:val="0"/>
                                      <w:marBottom w:val="0"/>
                                      <w:divBdr>
                                        <w:top w:val="none" w:sz="0" w:space="0" w:color="auto"/>
                                        <w:left w:val="none" w:sz="0" w:space="0" w:color="auto"/>
                                        <w:bottom w:val="none" w:sz="0" w:space="0" w:color="auto"/>
                                        <w:right w:val="none" w:sz="0" w:space="0" w:color="auto"/>
                                      </w:divBdr>
                                    </w:div>
                                    <w:div w:id="1837958613">
                                      <w:marLeft w:val="0"/>
                                      <w:marRight w:val="0"/>
                                      <w:marTop w:val="0"/>
                                      <w:marBottom w:val="0"/>
                                      <w:divBdr>
                                        <w:top w:val="none" w:sz="0" w:space="0" w:color="auto"/>
                                        <w:left w:val="none" w:sz="0" w:space="0" w:color="auto"/>
                                        <w:bottom w:val="none" w:sz="0" w:space="0" w:color="auto"/>
                                        <w:right w:val="none" w:sz="0" w:space="0" w:color="auto"/>
                                      </w:divBdr>
                                    </w:div>
                                  </w:divsChild>
                                </w:div>
                                <w:div w:id="151140475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4259473">
      <w:bodyDiv w:val="1"/>
      <w:marLeft w:val="0"/>
      <w:marRight w:val="0"/>
      <w:marTop w:val="0"/>
      <w:marBottom w:val="0"/>
      <w:divBdr>
        <w:top w:val="none" w:sz="0" w:space="0" w:color="auto"/>
        <w:left w:val="none" w:sz="0" w:space="0" w:color="auto"/>
        <w:bottom w:val="none" w:sz="0" w:space="0" w:color="auto"/>
        <w:right w:val="none" w:sz="0" w:space="0" w:color="auto"/>
      </w:divBdr>
    </w:div>
    <w:div w:id="1363091457">
      <w:bodyDiv w:val="1"/>
      <w:marLeft w:val="500"/>
      <w:marRight w:val="0"/>
      <w:marTop w:val="500"/>
      <w:marBottom w:val="0"/>
      <w:divBdr>
        <w:top w:val="none" w:sz="0" w:space="0" w:color="auto"/>
        <w:left w:val="none" w:sz="0" w:space="0" w:color="auto"/>
        <w:bottom w:val="none" w:sz="0" w:space="0" w:color="auto"/>
        <w:right w:val="none" w:sz="0" w:space="0" w:color="auto"/>
      </w:divBdr>
      <w:divsChild>
        <w:div w:id="75901687">
          <w:marLeft w:val="0"/>
          <w:marRight w:val="0"/>
          <w:marTop w:val="0"/>
          <w:marBottom w:val="0"/>
          <w:divBdr>
            <w:top w:val="none" w:sz="0" w:space="0" w:color="auto"/>
            <w:left w:val="none" w:sz="0" w:space="0" w:color="auto"/>
            <w:bottom w:val="none" w:sz="0" w:space="0" w:color="auto"/>
            <w:right w:val="none" w:sz="0" w:space="0" w:color="auto"/>
          </w:divBdr>
        </w:div>
      </w:divsChild>
    </w:div>
    <w:div w:id="1375420659">
      <w:bodyDiv w:val="1"/>
      <w:marLeft w:val="0"/>
      <w:marRight w:val="0"/>
      <w:marTop w:val="0"/>
      <w:marBottom w:val="0"/>
      <w:divBdr>
        <w:top w:val="none" w:sz="0" w:space="0" w:color="auto"/>
        <w:left w:val="none" w:sz="0" w:space="0" w:color="auto"/>
        <w:bottom w:val="none" w:sz="0" w:space="0" w:color="auto"/>
        <w:right w:val="none" w:sz="0" w:space="0" w:color="auto"/>
      </w:divBdr>
    </w:div>
    <w:div w:id="1391542489">
      <w:bodyDiv w:val="1"/>
      <w:marLeft w:val="0"/>
      <w:marRight w:val="0"/>
      <w:marTop w:val="0"/>
      <w:marBottom w:val="0"/>
      <w:divBdr>
        <w:top w:val="none" w:sz="0" w:space="0" w:color="auto"/>
        <w:left w:val="none" w:sz="0" w:space="0" w:color="auto"/>
        <w:bottom w:val="none" w:sz="0" w:space="0" w:color="auto"/>
        <w:right w:val="none" w:sz="0" w:space="0" w:color="auto"/>
      </w:divBdr>
    </w:div>
    <w:div w:id="1467626122">
      <w:bodyDiv w:val="1"/>
      <w:marLeft w:val="0"/>
      <w:marRight w:val="0"/>
      <w:marTop w:val="0"/>
      <w:marBottom w:val="0"/>
      <w:divBdr>
        <w:top w:val="none" w:sz="0" w:space="0" w:color="auto"/>
        <w:left w:val="none" w:sz="0" w:space="0" w:color="auto"/>
        <w:bottom w:val="none" w:sz="0" w:space="0" w:color="auto"/>
        <w:right w:val="none" w:sz="0" w:space="0" w:color="auto"/>
      </w:divBdr>
    </w:div>
    <w:div w:id="1468082324">
      <w:bodyDiv w:val="1"/>
      <w:marLeft w:val="0"/>
      <w:marRight w:val="0"/>
      <w:marTop w:val="0"/>
      <w:marBottom w:val="0"/>
      <w:divBdr>
        <w:top w:val="none" w:sz="0" w:space="0" w:color="auto"/>
        <w:left w:val="none" w:sz="0" w:space="0" w:color="auto"/>
        <w:bottom w:val="none" w:sz="0" w:space="0" w:color="auto"/>
        <w:right w:val="none" w:sz="0" w:space="0" w:color="auto"/>
      </w:divBdr>
    </w:div>
    <w:div w:id="1562017206">
      <w:bodyDiv w:val="1"/>
      <w:marLeft w:val="0"/>
      <w:marRight w:val="0"/>
      <w:marTop w:val="0"/>
      <w:marBottom w:val="0"/>
      <w:divBdr>
        <w:top w:val="none" w:sz="0" w:space="0" w:color="auto"/>
        <w:left w:val="none" w:sz="0" w:space="0" w:color="auto"/>
        <w:bottom w:val="none" w:sz="0" w:space="0" w:color="auto"/>
        <w:right w:val="none" w:sz="0" w:space="0" w:color="auto"/>
      </w:divBdr>
    </w:div>
    <w:div w:id="1569808444">
      <w:bodyDiv w:val="1"/>
      <w:marLeft w:val="0"/>
      <w:marRight w:val="0"/>
      <w:marTop w:val="0"/>
      <w:marBottom w:val="0"/>
      <w:divBdr>
        <w:top w:val="none" w:sz="0" w:space="0" w:color="auto"/>
        <w:left w:val="none" w:sz="0" w:space="0" w:color="auto"/>
        <w:bottom w:val="none" w:sz="0" w:space="0" w:color="auto"/>
        <w:right w:val="none" w:sz="0" w:space="0" w:color="auto"/>
      </w:divBdr>
    </w:div>
    <w:div w:id="1611543308">
      <w:bodyDiv w:val="1"/>
      <w:marLeft w:val="0"/>
      <w:marRight w:val="0"/>
      <w:marTop w:val="0"/>
      <w:marBottom w:val="0"/>
      <w:divBdr>
        <w:top w:val="none" w:sz="0" w:space="0" w:color="auto"/>
        <w:left w:val="none" w:sz="0" w:space="0" w:color="auto"/>
        <w:bottom w:val="none" w:sz="0" w:space="0" w:color="auto"/>
        <w:right w:val="none" w:sz="0" w:space="0" w:color="auto"/>
      </w:divBdr>
    </w:div>
    <w:div w:id="1613366122">
      <w:bodyDiv w:val="1"/>
      <w:marLeft w:val="500"/>
      <w:marRight w:val="0"/>
      <w:marTop w:val="500"/>
      <w:marBottom w:val="0"/>
      <w:divBdr>
        <w:top w:val="none" w:sz="0" w:space="0" w:color="auto"/>
        <w:left w:val="none" w:sz="0" w:space="0" w:color="auto"/>
        <w:bottom w:val="none" w:sz="0" w:space="0" w:color="auto"/>
        <w:right w:val="none" w:sz="0" w:space="0" w:color="auto"/>
      </w:divBdr>
      <w:divsChild>
        <w:div w:id="718748211">
          <w:marLeft w:val="0"/>
          <w:marRight w:val="0"/>
          <w:marTop w:val="0"/>
          <w:marBottom w:val="0"/>
          <w:divBdr>
            <w:top w:val="none" w:sz="0" w:space="0" w:color="auto"/>
            <w:left w:val="none" w:sz="0" w:space="0" w:color="auto"/>
            <w:bottom w:val="none" w:sz="0" w:space="0" w:color="auto"/>
            <w:right w:val="none" w:sz="0" w:space="0" w:color="auto"/>
          </w:divBdr>
        </w:div>
      </w:divsChild>
    </w:div>
    <w:div w:id="1646814757">
      <w:bodyDiv w:val="1"/>
      <w:marLeft w:val="0"/>
      <w:marRight w:val="0"/>
      <w:marTop w:val="0"/>
      <w:marBottom w:val="0"/>
      <w:divBdr>
        <w:top w:val="none" w:sz="0" w:space="0" w:color="auto"/>
        <w:left w:val="none" w:sz="0" w:space="0" w:color="auto"/>
        <w:bottom w:val="none" w:sz="0" w:space="0" w:color="auto"/>
        <w:right w:val="none" w:sz="0" w:space="0" w:color="auto"/>
      </w:divBdr>
    </w:div>
    <w:div w:id="1685286107">
      <w:bodyDiv w:val="1"/>
      <w:marLeft w:val="0"/>
      <w:marRight w:val="0"/>
      <w:marTop w:val="0"/>
      <w:marBottom w:val="0"/>
      <w:divBdr>
        <w:top w:val="none" w:sz="0" w:space="0" w:color="auto"/>
        <w:left w:val="none" w:sz="0" w:space="0" w:color="auto"/>
        <w:bottom w:val="none" w:sz="0" w:space="0" w:color="auto"/>
        <w:right w:val="none" w:sz="0" w:space="0" w:color="auto"/>
      </w:divBdr>
    </w:div>
    <w:div w:id="1755276690">
      <w:bodyDiv w:val="1"/>
      <w:marLeft w:val="0"/>
      <w:marRight w:val="0"/>
      <w:marTop w:val="0"/>
      <w:marBottom w:val="0"/>
      <w:divBdr>
        <w:top w:val="none" w:sz="0" w:space="0" w:color="auto"/>
        <w:left w:val="none" w:sz="0" w:space="0" w:color="auto"/>
        <w:bottom w:val="none" w:sz="0" w:space="0" w:color="auto"/>
        <w:right w:val="none" w:sz="0" w:space="0" w:color="auto"/>
      </w:divBdr>
    </w:div>
    <w:div w:id="1789422300">
      <w:bodyDiv w:val="1"/>
      <w:marLeft w:val="0"/>
      <w:marRight w:val="0"/>
      <w:marTop w:val="0"/>
      <w:marBottom w:val="0"/>
      <w:divBdr>
        <w:top w:val="none" w:sz="0" w:space="0" w:color="auto"/>
        <w:left w:val="none" w:sz="0" w:space="0" w:color="auto"/>
        <w:bottom w:val="none" w:sz="0" w:space="0" w:color="auto"/>
        <w:right w:val="none" w:sz="0" w:space="0" w:color="auto"/>
      </w:divBdr>
    </w:div>
    <w:div w:id="1791430506">
      <w:bodyDiv w:val="1"/>
      <w:marLeft w:val="0"/>
      <w:marRight w:val="0"/>
      <w:marTop w:val="0"/>
      <w:marBottom w:val="0"/>
      <w:divBdr>
        <w:top w:val="none" w:sz="0" w:space="0" w:color="auto"/>
        <w:left w:val="none" w:sz="0" w:space="0" w:color="auto"/>
        <w:bottom w:val="none" w:sz="0" w:space="0" w:color="auto"/>
        <w:right w:val="none" w:sz="0" w:space="0" w:color="auto"/>
      </w:divBdr>
    </w:div>
    <w:div w:id="1828277929">
      <w:bodyDiv w:val="1"/>
      <w:marLeft w:val="0"/>
      <w:marRight w:val="0"/>
      <w:marTop w:val="0"/>
      <w:marBottom w:val="0"/>
      <w:divBdr>
        <w:top w:val="none" w:sz="0" w:space="0" w:color="auto"/>
        <w:left w:val="none" w:sz="0" w:space="0" w:color="auto"/>
        <w:bottom w:val="none" w:sz="0" w:space="0" w:color="auto"/>
        <w:right w:val="none" w:sz="0" w:space="0" w:color="auto"/>
      </w:divBdr>
    </w:div>
    <w:div w:id="1829126185">
      <w:bodyDiv w:val="1"/>
      <w:marLeft w:val="0"/>
      <w:marRight w:val="0"/>
      <w:marTop w:val="0"/>
      <w:marBottom w:val="0"/>
      <w:divBdr>
        <w:top w:val="none" w:sz="0" w:space="0" w:color="auto"/>
        <w:left w:val="none" w:sz="0" w:space="0" w:color="auto"/>
        <w:bottom w:val="none" w:sz="0" w:space="0" w:color="auto"/>
        <w:right w:val="none" w:sz="0" w:space="0" w:color="auto"/>
      </w:divBdr>
    </w:div>
    <w:div w:id="1853715525">
      <w:bodyDiv w:val="1"/>
      <w:marLeft w:val="0"/>
      <w:marRight w:val="0"/>
      <w:marTop w:val="0"/>
      <w:marBottom w:val="0"/>
      <w:divBdr>
        <w:top w:val="none" w:sz="0" w:space="0" w:color="auto"/>
        <w:left w:val="none" w:sz="0" w:space="0" w:color="auto"/>
        <w:bottom w:val="none" w:sz="0" w:space="0" w:color="auto"/>
        <w:right w:val="none" w:sz="0" w:space="0" w:color="auto"/>
      </w:divBdr>
    </w:div>
    <w:div w:id="1883250295">
      <w:bodyDiv w:val="1"/>
      <w:marLeft w:val="0"/>
      <w:marRight w:val="0"/>
      <w:marTop w:val="0"/>
      <w:marBottom w:val="0"/>
      <w:divBdr>
        <w:top w:val="none" w:sz="0" w:space="0" w:color="auto"/>
        <w:left w:val="none" w:sz="0" w:space="0" w:color="auto"/>
        <w:bottom w:val="none" w:sz="0" w:space="0" w:color="auto"/>
        <w:right w:val="none" w:sz="0" w:space="0" w:color="auto"/>
      </w:divBdr>
    </w:div>
    <w:div w:id="1922253472">
      <w:bodyDiv w:val="1"/>
      <w:marLeft w:val="0"/>
      <w:marRight w:val="0"/>
      <w:marTop w:val="0"/>
      <w:marBottom w:val="0"/>
      <w:divBdr>
        <w:top w:val="none" w:sz="0" w:space="0" w:color="auto"/>
        <w:left w:val="none" w:sz="0" w:space="0" w:color="auto"/>
        <w:bottom w:val="none" w:sz="0" w:space="0" w:color="auto"/>
        <w:right w:val="none" w:sz="0" w:space="0" w:color="auto"/>
      </w:divBdr>
      <w:divsChild>
        <w:div w:id="1534027923">
          <w:marLeft w:val="0"/>
          <w:marRight w:val="0"/>
          <w:marTop w:val="0"/>
          <w:marBottom w:val="0"/>
          <w:divBdr>
            <w:top w:val="none" w:sz="0" w:space="0" w:color="auto"/>
            <w:left w:val="none" w:sz="0" w:space="0" w:color="auto"/>
            <w:bottom w:val="none" w:sz="0" w:space="0" w:color="auto"/>
            <w:right w:val="none" w:sz="0" w:space="0" w:color="auto"/>
          </w:divBdr>
          <w:divsChild>
            <w:div w:id="1960717534">
              <w:marLeft w:val="0"/>
              <w:marRight w:val="0"/>
              <w:marTop w:val="0"/>
              <w:marBottom w:val="0"/>
              <w:divBdr>
                <w:top w:val="none" w:sz="0" w:space="0" w:color="auto"/>
                <w:left w:val="none" w:sz="0" w:space="0" w:color="auto"/>
                <w:bottom w:val="none" w:sz="0" w:space="0" w:color="auto"/>
                <w:right w:val="none" w:sz="0" w:space="0" w:color="auto"/>
              </w:divBdr>
              <w:divsChild>
                <w:div w:id="1121532531">
                  <w:marLeft w:val="0"/>
                  <w:marRight w:val="0"/>
                  <w:marTop w:val="0"/>
                  <w:marBottom w:val="0"/>
                  <w:divBdr>
                    <w:top w:val="none" w:sz="0" w:space="0" w:color="auto"/>
                    <w:left w:val="none" w:sz="0" w:space="0" w:color="auto"/>
                    <w:bottom w:val="none" w:sz="0" w:space="0" w:color="auto"/>
                    <w:right w:val="none" w:sz="0" w:space="0" w:color="auto"/>
                  </w:divBdr>
                  <w:divsChild>
                    <w:div w:id="2081049997">
                      <w:marLeft w:val="0"/>
                      <w:marRight w:val="0"/>
                      <w:marTop w:val="0"/>
                      <w:marBottom w:val="0"/>
                      <w:divBdr>
                        <w:top w:val="none" w:sz="0" w:space="0" w:color="auto"/>
                        <w:left w:val="none" w:sz="0" w:space="0" w:color="auto"/>
                        <w:bottom w:val="none" w:sz="0" w:space="0" w:color="auto"/>
                        <w:right w:val="none" w:sz="0" w:space="0" w:color="auto"/>
                      </w:divBdr>
                      <w:divsChild>
                        <w:div w:id="625114908">
                          <w:marLeft w:val="0"/>
                          <w:marRight w:val="0"/>
                          <w:marTop w:val="0"/>
                          <w:marBottom w:val="0"/>
                          <w:divBdr>
                            <w:top w:val="none" w:sz="0" w:space="0" w:color="auto"/>
                            <w:left w:val="none" w:sz="0" w:space="0" w:color="auto"/>
                            <w:bottom w:val="none" w:sz="0" w:space="0" w:color="auto"/>
                            <w:right w:val="none" w:sz="0" w:space="0" w:color="auto"/>
                          </w:divBdr>
                          <w:divsChild>
                            <w:div w:id="91126550">
                              <w:marLeft w:val="0"/>
                              <w:marRight w:val="0"/>
                              <w:marTop w:val="0"/>
                              <w:marBottom w:val="0"/>
                              <w:divBdr>
                                <w:top w:val="none" w:sz="0" w:space="0" w:color="auto"/>
                                <w:left w:val="none" w:sz="0" w:space="0" w:color="auto"/>
                                <w:bottom w:val="none" w:sz="0" w:space="0" w:color="auto"/>
                                <w:right w:val="none" w:sz="0" w:space="0" w:color="auto"/>
                              </w:divBdr>
                              <w:divsChild>
                                <w:div w:id="1022248478">
                                  <w:marLeft w:val="0"/>
                                  <w:marRight w:val="0"/>
                                  <w:marTop w:val="0"/>
                                  <w:marBottom w:val="0"/>
                                  <w:divBdr>
                                    <w:top w:val="none" w:sz="0" w:space="0" w:color="auto"/>
                                    <w:left w:val="none" w:sz="0" w:space="0" w:color="auto"/>
                                    <w:bottom w:val="none" w:sz="0" w:space="0" w:color="auto"/>
                                    <w:right w:val="none" w:sz="0" w:space="0" w:color="auto"/>
                                  </w:divBdr>
                                  <w:divsChild>
                                    <w:div w:id="154035562">
                                      <w:marLeft w:val="0"/>
                                      <w:marRight w:val="0"/>
                                      <w:marTop w:val="0"/>
                                      <w:marBottom w:val="0"/>
                                      <w:divBdr>
                                        <w:top w:val="none" w:sz="0" w:space="0" w:color="auto"/>
                                        <w:left w:val="none" w:sz="0" w:space="0" w:color="auto"/>
                                        <w:bottom w:val="none" w:sz="0" w:space="0" w:color="auto"/>
                                        <w:right w:val="none" w:sz="0" w:space="0" w:color="auto"/>
                                      </w:divBdr>
                                      <w:divsChild>
                                        <w:div w:id="28721173">
                                          <w:marLeft w:val="0"/>
                                          <w:marRight w:val="0"/>
                                          <w:marTop w:val="0"/>
                                          <w:marBottom w:val="0"/>
                                          <w:divBdr>
                                            <w:top w:val="none" w:sz="0" w:space="0" w:color="auto"/>
                                            <w:left w:val="none" w:sz="0" w:space="0" w:color="auto"/>
                                            <w:bottom w:val="none" w:sz="0" w:space="0" w:color="auto"/>
                                            <w:right w:val="none" w:sz="0" w:space="0" w:color="auto"/>
                                          </w:divBdr>
                                        </w:div>
                                        <w:div w:id="104204477">
                                          <w:marLeft w:val="0"/>
                                          <w:marRight w:val="0"/>
                                          <w:marTop w:val="0"/>
                                          <w:marBottom w:val="0"/>
                                          <w:divBdr>
                                            <w:top w:val="none" w:sz="0" w:space="0" w:color="auto"/>
                                            <w:left w:val="none" w:sz="0" w:space="0" w:color="auto"/>
                                            <w:bottom w:val="none" w:sz="0" w:space="0" w:color="auto"/>
                                            <w:right w:val="none" w:sz="0" w:space="0" w:color="auto"/>
                                          </w:divBdr>
                                        </w:div>
                                        <w:div w:id="106044922">
                                          <w:marLeft w:val="0"/>
                                          <w:marRight w:val="0"/>
                                          <w:marTop w:val="0"/>
                                          <w:marBottom w:val="0"/>
                                          <w:divBdr>
                                            <w:top w:val="none" w:sz="0" w:space="0" w:color="auto"/>
                                            <w:left w:val="none" w:sz="0" w:space="0" w:color="auto"/>
                                            <w:bottom w:val="none" w:sz="0" w:space="0" w:color="auto"/>
                                            <w:right w:val="none" w:sz="0" w:space="0" w:color="auto"/>
                                          </w:divBdr>
                                        </w:div>
                                        <w:div w:id="143544881">
                                          <w:marLeft w:val="0"/>
                                          <w:marRight w:val="0"/>
                                          <w:marTop w:val="0"/>
                                          <w:marBottom w:val="0"/>
                                          <w:divBdr>
                                            <w:top w:val="none" w:sz="0" w:space="0" w:color="auto"/>
                                            <w:left w:val="none" w:sz="0" w:space="0" w:color="auto"/>
                                            <w:bottom w:val="none" w:sz="0" w:space="0" w:color="auto"/>
                                            <w:right w:val="none" w:sz="0" w:space="0" w:color="auto"/>
                                          </w:divBdr>
                                        </w:div>
                                        <w:div w:id="152718906">
                                          <w:marLeft w:val="0"/>
                                          <w:marRight w:val="0"/>
                                          <w:marTop w:val="0"/>
                                          <w:marBottom w:val="0"/>
                                          <w:divBdr>
                                            <w:top w:val="none" w:sz="0" w:space="0" w:color="auto"/>
                                            <w:left w:val="none" w:sz="0" w:space="0" w:color="auto"/>
                                            <w:bottom w:val="none" w:sz="0" w:space="0" w:color="auto"/>
                                            <w:right w:val="none" w:sz="0" w:space="0" w:color="auto"/>
                                          </w:divBdr>
                                        </w:div>
                                        <w:div w:id="154222459">
                                          <w:marLeft w:val="0"/>
                                          <w:marRight w:val="0"/>
                                          <w:marTop w:val="0"/>
                                          <w:marBottom w:val="0"/>
                                          <w:divBdr>
                                            <w:top w:val="none" w:sz="0" w:space="0" w:color="auto"/>
                                            <w:left w:val="none" w:sz="0" w:space="0" w:color="auto"/>
                                            <w:bottom w:val="none" w:sz="0" w:space="0" w:color="auto"/>
                                            <w:right w:val="none" w:sz="0" w:space="0" w:color="auto"/>
                                          </w:divBdr>
                                        </w:div>
                                        <w:div w:id="157617292">
                                          <w:marLeft w:val="0"/>
                                          <w:marRight w:val="0"/>
                                          <w:marTop w:val="0"/>
                                          <w:marBottom w:val="0"/>
                                          <w:divBdr>
                                            <w:top w:val="none" w:sz="0" w:space="0" w:color="auto"/>
                                            <w:left w:val="none" w:sz="0" w:space="0" w:color="auto"/>
                                            <w:bottom w:val="none" w:sz="0" w:space="0" w:color="auto"/>
                                            <w:right w:val="none" w:sz="0" w:space="0" w:color="auto"/>
                                          </w:divBdr>
                                        </w:div>
                                        <w:div w:id="208151306">
                                          <w:marLeft w:val="0"/>
                                          <w:marRight w:val="0"/>
                                          <w:marTop w:val="0"/>
                                          <w:marBottom w:val="0"/>
                                          <w:divBdr>
                                            <w:top w:val="none" w:sz="0" w:space="0" w:color="auto"/>
                                            <w:left w:val="none" w:sz="0" w:space="0" w:color="auto"/>
                                            <w:bottom w:val="none" w:sz="0" w:space="0" w:color="auto"/>
                                            <w:right w:val="none" w:sz="0" w:space="0" w:color="auto"/>
                                          </w:divBdr>
                                        </w:div>
                                        <w:div w:id="226721236">
                                          <w:marLeft w:val="0"/>
                                          <w:marRight w:val="0"/>
                                          <w:marTop w:val="0"/>
                                          <w:marBottom w:val="0"/>
                                          <w:divBdr>
                                            <w:top w:val="none" w:sz="0" w:space="0" w:color="auto"/>
                                            <w:left w:val="none" w:sz="0" w:space="0" w:color="auto"/>
                                            <w:bottom w:val="none" w:sz="0" w:space="0" w:color="auto"/>
                                            <w:right w:val="none" w:sz="0" w:space="0" w:color="auto"/>
                                          </w:divBdr>
                                        </w:div>
                                        <w:div w:id="257059343">
                                          <w:marLeft w:val="0"/>
                                          <w:marRight w:val="0"/>
                                          <w:marTop w:val="0"/>
                                          <w:marBottom w:val="0"/>
                                          <w:divBdr>
                                            <w:top w:val="none" w:sz="0" w:space="0" w:color="auto"/>
                                            <w:left w:val="none" w:sz="0" w:space="0" w:color="auto"/>
                                            <w:bottom w:val="none" w:sz="0" w:space="0" w:color="auto"/>
                                            <w:right w:val="none" w:sz="0" w:space="0" w:color="auto"/>
                                          </w:divBdr>
                                        </w:div>
                                        <w:div w:id="264385108">
                                          <w:marLeft w:val="0"/>
                                          <w:marRight w:val="0"/>
                                          <w:marTop w:val="0"/>
                                          <w:marBottom w:val="0"/>
                                          <w:divBdr>
                                            <w:top w:val="none" w:sz="0" w:space="0" w:color="auto"/>
                                            <w:left w:val="none" w:sz="0" w:space="0" w:color="auto"/>
                                            <w:bottom w:val="none" w:sz="0" w:space="0" w:color="auto"/>
                                            <w:right w:val="none" w:sz="0" w:space="0" w:color="auto"/>
                                          </w:divBdr>
                                        </w:div>
                                        <w:div w:id="265239760">
                                          <w:marLeft w:val="0"/>
                                          <w:marRight w:val="0"/>
                                          <w:marTop w:val="0"/>
                                          <w:marBottom w:val="0"/>
                                          <w:divBdr>
                                            <w:top w:val="none" w:sz="0" w:space="0" w:color="auto"/>
                                            <w:left w:val="none" w:sz="0" w:space="0" w:color="auto"/>
                                            <w:bottom w:val="none" w:sz="0" w:space="0" w:color="auto"/>
                                            <w:right w:val="none" w:sz="0" w:space="0" w:color="auto"/>
                                          </w:divBdr>
                                          <w:divsChild>
                                            <w:div w:id="771703920">
                                              <w:marLeft w:val="0"/>
                                              <w:marRight w:val="0"/>
                                              <w:marTop w:val="0"/>
                                              <w:marBottom w:val="0"/>
                                              <w:divBdr>
                                                <w:top w:val="none" w:sz="0" w:space="0" w:color="auto"/>
                                                <w:left w:val="none" w:sz="0" w:space="0" w:color="auto"/>
                                                <w:bottom w:val="none" w:sz="0" w:space="0" w:color="auto"/>
                                                <w:right w:val="none" w:sz="0" w:space="0" w:color="auto"/>
                                              </w:divBdr>
                                            </w:div>
                                          </w:divsChild>
                                        </w:div>
                                        <w:div w:id="279336666">
                                          <w:marLeft w:val="0"/>
                                          <w:marRight w:val="0"/>
                                          <w:marTop w:val="0"/>
                                          <w:marBottom w:val="0"/>
                                          <w:divBdr>
                                            <w:top w:val="none" w:sz="0" w:space="0" w:color="auto"/>
                                            <w:left w:val="none" w:sz="0" w:space="0" w:color="auto"/>
                                            <w:bottom w:val="none" w:sz="0" w:space="0" w:color="auto"/>
                                            <w:right w:val="none" w:sz="0" w:space="0" w:color="auto"/>
                                          </w:divBdr>
                                        </w:div>
                                        <w:div w:id="297732364">
                                          <w:marLeft w:val="0"/>
                                          <w:marRight w:val="0"/>
                                          <w:marTop w:val="0"/>
                                          <w:marBottom w:val="0"/>
                                          <w:divBdr>
                                            <w:top w:val="none" w:sz="0" w:space="0" w:color="auto"/>
                                            <w:left w:val="none" w:sz="0" w:space="0" w:color="auto"/>
                                            <w:bottom w:val="none" w:sz="0" w:space="0" w:color="auto"/>
                                            <w:right w:val="none" w:sz="0" w:space="0" w:color="auto"/>
                                          </w:divBdr>
                                        </w:div>
                                        <w:div w:id="302776807">
                                          <w:marLeft w:val="0"/>
                                          <w:marRight w:val="0"/>
                                          <w:marTop w:val="0"/>
                                          <w:marBottom w:val="0"/>
                                          <w:divBdr>
                                            <w:top w:val="none" w:sz="0" w:space="0" w:color="auto"/>
                                            <w:left w:val="none" w:sz="0" w:space="0" w:color="auto"/>
                                            <w:bottom w:val="none" w:sz="0" w:space="0" w:color="auto"/>
                                            <w:right w:val="none" w:sz="0" w:space="0" w:color="auto"/>
                                          </w:divBdr>
                                        </w:div>
                                        <w:div w:id="324863750">
                                          <w:marLeft w:val="0"/>
                                          <w:marRight w:val="0"/>
                                          <w:marTop w:val="0"/>
                                          <w:marBottom w:val="0"/>
                                          <w:divBdr>
                                            <w:top w:val="none" w:sz="0" w:space="0" w:color="auto"/>
                                            <w:left w:val="none" w:sz="0" w:space="0" w:color="auto"/>
                                            <w:bottom w:val="none" w:sz="0" w:space="0" w:color="auto"/>
                                            <w:right w:val="none" w:sz="0" w:space="0" w:color="auto"/>
                                          </w:divBdr>
                                        </w:div>
                                        <w:div w:id="343360902">
                                          <w:marLeft w:val="0"/>
                                          <w:marRight w:val="0"/>
                                          <w:marTop w:val="0"/>
                                          <w:marBottom w:val="0"/>
                                          <w:divBdr>
                                            <w:top w:val="none" w:sz="0" w:space="0" w:color="auto"/>
                                            <w:left w:val="none" w:sz="0" w:space="0" w:color="auto"/>
                                            <w:bottom w:val="none" w:sz="0" w:space="0" w:color="auto"/>
                                            <w:right w:val="none" w:sz="0" w:space="0" w:color="auto"/>
                                          </w:divBdr>
                                        </w:div>
                                        <w:div w:id="499783366">
                                          <w:marLeft w:val="0"/>
                                          <w:marRight w:val="0"/>
                                          <w:marTop w:val="0"/>
                                          <w:marBottom w:val="0"/>
                                          <w:divBdr>
                                            <w:top w:val="none" w:sz="0" w:space="0" w:color="auto"/>
                                            <w:left w:val="none" w:sz="0" w:space="0" w:color="auto"/>
                                            <w:bottom w:val="none" w:sz="0" w:space="0" w:color="auto"/>
                                            <w:right w:val="none" w:sz="0" w:space="0" w:color="auto"/>
                                          </w:divBdr>
                                        </w:div>
                                        <w:div w:id="509173937">
                                          <w:marLeft w:val="0"/>
                                          <w:marRight w:val="0"/>
                                          <w:marTop w:val="0"/>
                                          <w:marBottom w:val="0"/>
                                          <w:divBdr>
                                            <w:top w:val="none" w:sz="0" w:space="0" w:color="auto"/>
                                            <w:left w:val="none" w:sz="0" w:space="0" w:color="auto"/>
                                            <w:bottom w:val="none" w:sz="0" w:space="0" w:color="auto"/>
                                            <w:right w:val="none" w:sz="0" w:space="0" w:color="auto"/>
                                          </w:divBdr>
                                          <w:divsChild>
                                            <w:div w:id="1774787820">
                                              <w:marLeft w:val="0"/>
                                              <w:marRight w:val="0"/>
                                              <w:marTop w:val="0"/>
                                              <w:marBottom w:val="0"/>
                                              <w:divBdr>
                                                <w:top w:val="none" w:sz="0" w:space="0" w:color="auto"/>
                                                <w:left w:val="none" w:sz="0" w:space="0" w:color="auto"/>
                                                <w:bottom w:val="none" w:sz="0" w:space="0" w:color="auto"/>
                                                <w:right w:val="none" w:sz="0" w:space="0" w:color="auto"/>
                                              </w:divBdr>
                                            </w:div>
                                          </w:divsChild>
                                        </w:div>
                                        <w:div w:id="520511630">
                                          <w:marLeft w:val="0"/>
                                          <w:marRight w:val="0"/>
                                          <w:marTop w:val="0"/>
                                          <w:marBottom w:val="0"/>
                                          <w:divBdr>
                                            <w:top w:val="none" w:sz="0" w:space="0" w:color="auto"/>
                                            <w:left w:val="none" w:sz="0" w:space="0" w:color="auto"/>
                                            <w:bottom w:val="none" w:sz="0" w:space="0" w:color="auto"/>
                                            <w:right w:val="none" w:sz="0" w:space="0" w:color="auto"/>
                                          </w:divBdr>
                                        </w:div>
                                        <w:div w:id="523131334">
                                          <w:marLeft w:val="0"/>
                                          <w:marRight w:val="0"/>
                                          <w:marTop w:val="0"/>
                                          <w:marBottom w:val="0"/>
                                          <w:divBdr>
                                            <w:top w:val="none" w:sz="0" w:space="0" w:color="auto"/>
                                            <w:left w:val="none" w:sz="0" w:space="0" w:color="auto"/>
                                            <w:bottom w:val="none" w:sz="0" w:space="0" w:color="auto"/>
                                            <w:right w:val="none" w:sz="0" w:space="0" w:color="auto"/>
                                          </w:divBdr>
                                        </w:div>
                                        <w:div w:id="566652499">
                                          <w:marLeft w:val="0"/>
                                          <w:marRight w:val="0"/>
                                          <w:marTop w:val="0"/>
                                          <w:marBottom w:val="0"/>
                                          <w:divBdr>
                                            <w:top w:val="none" w:sz="0" w:space="0" w:color="auto"/>
                                            <w:left w:val="none" w:sz="0" w:space="0" w:color="auto"/>
                                            <w:bottom w:val="none" w:sz="0" w:space="0" w:color="auto"/>
                                            <w:right w:val="none" w:sz="0" w:space="0" w:color="auto"/>
                                          </w:divBdr>
                                          <w:divsChild>
                                            <w:div w:id="1409036452">
                                              <w:marLeft w:val="0"/>
                                              <w:marRight w:val="0"/>
                                              <w:marTop w:val="0"/>
                                              <w:marBottom w:val="0"/>
                                              <w:divBdr>
                                                <w:top w:val="none" w:sz="0" w:space="0" w:color="auto"/>
                                                <w:left w:val="none" w:sz="0" w:space="0" w:color="auto"/>
                                                <w:bottom w:val="none" w:sz="0" w:space="0" w:color="auto"/>
                                                <w:right w:val="none" w:sz="0" w:space="0" w:color="auto"/>
                                              </w:divBdr>
                                            </w:div>
                                          </w:divsChild>
                                        </w:div>
                                        <w:div w:id="649285474">
                                          <w:marLeft w:val="0"/>
                                          <w:marRight w:val="0"/>
                                          <w:marTop w:val="0"/>
                                          <w:marBottom w:val="0"/>
                                          <w:divBdr>
                                            <w:top w:val="none" w:sz="0" w:space="0" w:color="auto"/>
                                            <w:left w:val="none" w:sz="0" w:space="0" w:color="auto"/>
                                            <w:bottom w:val="none" w:sz="0" w:space="0" w:color="auto"/>
                                            <w:right w:val="none" w:sz="0" w:space="0" w:color="auto"/>
                                          </w:divBdr>
                                        </w:div>
                                        <w:div w:id="661081446">
                                          <w:marLeft w:val="0"/>
                                          <w:marRight w:val="0"/>
                                          <w:marTop w:val="0"/>
                                          <w:marBottom w:val="0"/>
                                          <w:divBdr>
                                            <w:top w:val="none" w:sz="0" w:space="0" w:color="auto"/>
                                            <w:left w:val="none" w:sz="0" w:space="0" w:color="auto"/>
                                            <w:bottom w:val="none" w:sz="0" w:space="0" w:color="auto"/>
                                            <w:right w:val="none" w:sz="0" w:space="0" w:color="auto"/>
                                          </w:divBdr>
                                        </w:div>
                                        <w:div w:id="719521618">
                                          <w:marLeft w:val="0"/>
                                          <w:marRight w:val="0"/>
                                          <w:marTop w:val="0"/>
                                          <w:marBottom w:val="0"/>
                                          <w:divBdr>
                                            <w:top w:val="none" w:sz="0" w:space="0" w:color="auto"/>
                                            <w:left w:val="none" w:sz="0" w:space="0" w:color="auto"/>
                                            <w:bottom w:val="none" w:sz="0" w:space="0" w:color="auto"/>
                                            <w:right w:val="none" w:sz="0" w:space="0" w:color="auto"/>
                                          </w:divBdr>
                                        </w:div>
                                        <w:div w:id="762992797">
                                          <w:marLeft w:val="0"/>
                                          <w:marRight w:val="0"/>
                                          <w:marTop w:val="0"/>
                                          <w:marBottom w:val="0"/>
                                          <w:divBdr>
                                            <w:top w:val="none" w:sz="0" w:space="0" w:color="auto"/>
                                            <w:left w:val="none" w:sz="0" w:space="0" w:color="auto"/>
                                            <w:bottom w:val="none" w:sz="0" w:space="0" w:color="auto"/>
                                            <w:right w:val="none" w:sz="0" w:space="0" w:color="auto"/>
                                          </w:divBdr>
                                        </w:div>
                                        <w:div w:id="816798559">
                                          <w:marLeft w:val="0"/>
                                          <w:marRight w:val="0"/>
                                          <w:marTop w:val="0"/>
                                          <w:marBottom w:val="0"/>
                                          <w:divBdr>
                                            <w:top w:val="none" w:sz="0" w:space="0" w:color="auto"/>
                                            <w:left w:val="none" w:sz="0" w:space="0" w:color="auto"/>
                                            <w:bottom w:val="none" w:sz="0" w:space="0" w:color="auto"/>
                                            <w:right w:val="none" w:sz="0" w:space="0" w:color="auto"/>
                                          </w:divBdr>
                                        </w:div>
                                        <w:div w:id="829953505">
                                          <w:marLeft w:val="0"/>
                                          <w:marRight w:val="0"/>
                                          <w:marTop w:val="0"/>
                                          <w:marBottom w:val="0"/>
                                          <w:divBdr>
                                            <w:top w:val="none" w:sz="0" w:space="0" w:color="auto"/>
                                            <w:left w:val="none" w:sz="0" w:space="0" w:color="auto"/>
                                            <w:bottom w:val="none" w:sz="0" w:space="0" w:color="auto"/>
                                            <w:right w:val="none" w:sz="0" w:space="0" w:color="auto"/>
                                          </w:divBdr>
                                        </w:div>
                                        <w:div w:id="879172573">
                                          <w:marLeft w:val="0"/>
                                          <w:marRight w:val="0"/>
                                          <w:marTop w:val="0"/>
                                          <w:marBottom w:val="0"/>
                                          <w:divBdr>
                                            <w:top w:val="none" w:sz="0" w:space="0" w:color="auto"/>
                                            <w:left w:val="none" w:sz="0" w:space="0" w:color="auto"/>
                                            <w:bottom w:val="none" w:sz="0" w:space="0" w:color="auto"/>
                                            <w:right w:val="none" w:sz="0" w:space="0" w:color="auto"/>
                                          </w:divBdr>
                                        </w:div>
                                        <w:div w:id="881133083">
                                          <w:marLeft w:val="0"/>
                                          <w:marRight w:val="0"/>
                                          <w:marTop w:val="0"/>
                                          <w:marBottom w:val="0"/>
                                          <w:divBdr>
                                            <w:top w:val="none" w:sz="0" w:space="0" w:color="auto"/>
                                            <w:left w:val="none" w:sz="0" w:space="0" w:color="auto"/>
                                            <w:bottom w:val="none" w:sz="0" w:space="0" w:color="auto"/>
                                            <w:right w:val="none" w:sz="0" w:space="0" w:color="auto"/>
                                          </w:divBdr>
                                        </w:div>
                                        <w:div w:id="901910332">
                                          <w:marLeft w:val="0"/>
                                          <w:marRight w:val="0"/>
                                          <w:marTop w:val="0"/>
                                          <w:marBottom w:val="0"/>
                                          <w:divBdr>
                                            <w:top w:val="none" w:sz="0" w:space="0" w:color="auto"/>
                                            <w:left w:val="none" w:sz="0" w:space="0" w:color="auto"/>
                                            <w:bottom w:val="none" w:sz="0" w:space="0" w:color="auto"/>
                                            <w:right w:val="none" w:sz="0" w:space="0" w:color="auto"/>
                                          </w:divBdr>
                                          <w:divsChild>
                                            <w:div w:id="748961798">
                                              <w:marLeft w:val="0"/>
                                              <w:marRight w:val="0"/>
                                              <w:marTop w:val="0"/>
                                              <w:marBottom w:val="0"/>
                                              <w:divBdr>
                                                <w:top w:val="none" w:sz="0" w:space="0" w:color="auto"/>
                                                <w:left w:val="none" w:sz="0" w:space="0" w:color="auto"/>
                                                <w:bottom w:val="none" w:sz="0" w:space="0" w:color="auto"/>
                                                <w:right w:val="none" w:sz="0" w:space="0" w:color="auto"/>
                                              </w:divBdr>
                                            </w:div>
                                          </w:divsChild>
                                        </w:div>
                                        <w:div w:id="965967193">
                                          <w:marLeft w:val="0"/>
                                          <w:marRight w:val="0"/>
                                          <w:marTop w:val="0"/>
                                          <w:marBottom w:val="0"/>
                                          <w:divBdr>
                                            <w:top w:val="none" w:sz="0" w:space="0" w:color="auto"/>
                                            <w:left w:val="none" w:sz="0" w:space="0" w:color="auto"/>
                                            <w:bottom w:val="none" w:sz="0" w:space="0" w:color="auto"/>
                                            <w:right w:val="none" w:sz="0" w:space="0" w:color="auto"/>
                                          </w:divBdr>
                                        </w:div>
                                        <w:div w:id="1024283598">
                                          <w:marLeft w:val="0"/>
                                          <w:marRight w:val="0"/>
                                          <w:marTop w:val="0"/>
                                          <w:marBottom w:val="0"/>
                                          <w:divBdr>
                                            <w:top w:val="none" w:sz="0" w:space="0" w:color="auto"/>
                                            <w:left w:val="none" w:sz="0" w:space="0" w:color="auto"/>
                                            <w:bottom w:val="none" w:sz="0" w:space="0" w:color="auto"/>
                                            <w:right w:val="none" w:sz="0" w:space="0" w:color="auto"/>
                                          </w:divBdr>
                                          <w:divsChild>
                                            <w:div w:id="552010790">
                                              <w:marLeft w:val="0"/>
                                              <w:marRight w:val="0"/>
                                              <w:marTop w:val="0"/>
                                              <w:marBottom w:val="0"/>
                                              <w:divBdr>
                                                <w:top w:val="none" w:sz="0" w:space="0" w:color="auto"/>
                                                <w:left w:val="none" w:sz="0" w:space="0" w:color="auto"/>
                                                <w:bottom w:val="none" w:sz="0" w:space="0" w:color="auto"/>
                                                <w:right w:val="none" w:sz="0" w:space="0" w:color="auto"/>
                                              </w:divBdr>
                                            </w:div>
                                          </w:divsChild>
                                        </w:div>
                                        <w:div w:id="1025012142">
                                          <w:marLeft w:val="0"/>
                                          <w:marRight w:val="0"/>
                                          <w:marTop w:val="0"/>
                                          <w:marBottom w:val="0"/>
                                          <w:divBdr>
                                            <w:top w:val="none" w:sz="0" w:space="0" w:color="auto"/>
                                            <w:left w:val="none" w:sz="0" w:space="0" w:color="auto"/>
                                            <w:bottom w:val="none" w:sz="0" w:space="0" w:color="auto"/>
                                            <w:right w:val="none" w:sz="0" w:space="0" w:color="auto"/>
                                          </w:divBdr>
                                        </w:div>
                                        <w:div w:id="1057777364">
                                          <w:marLeft w:val="0"/>
                                          <w:marRight w:val="0"/>
                                          <w:marTop w:val="0"/>
                                          <w:marBottom w:val="0"/>
                                          <w:divBdr>
                                            <w:top w:val="none" w:sz="0" w:space="0" w:color="auto"/>
                                            <w:left w:val="none" w:sz="0" w:space="0" w:color="auto"/>
                                            <w:bottom w:val="none" w:sz="0" w:space="0" w:color="auto"/>
                                            <w:right w:val="none" w:sz="0" w:space="0" w:color="auto"/>
                                          </w:divBdr>
                                        </w:div>
                                        <w:div w:id="1060641514">
                                          <w:marLeft w:val="0"/>
                                          <w:marRight w:val="0"/>
                                          <w:marTop w:val="0"/>
                                          <w:marBottom w:val="0"/>
                                          <w:divBdr>
                                            <w:top w:val="none" w:sz="0" w:space="0" w:color="auto"/>
                                            <w:left w:val="none" w:sz="0" w:space="0" w:color="auto"/>
                                            <w:bottom w:val="none" w:sz="0" w:space="0" w:color="auto"/>
                                            <w:right w:val="none" w:sz="0" w:space="0" w:color="auto"/>
                                          </w:divBdr>
                                        </w:div>
                                        <w:div w:id="1090931731">
                                          <w:marLeft w:val="0"/>
                                          <w:marRight w:val="0"/>
                                          <w:marTop w:val="0"/>
                                          <w:marBottom w:val="0"/>
                                          <w:divBdr>
                                            <w:top w:val="none" w:sz="0" w:space="0" w:color="auto"/>
                                            <w:left w:val="none" w:sz="0" w:space="0" w:color="auto"/>
                                            <w:bottom w:val="none" w:sz="0" w:space="0" w:color="auto"/>
                                            <w:right w:val="none" w:sz="0" w:space="0" w:color="auto"/>
                                          </w:divBdr>
                                          <w:divsChild>
                                            <w:div w:id="622150185">
                                              <w:marLeft w:val="0"/>
                                              <w:marRight w:val="0"/>
                                              <w:marTop w:val="0"/>
                                              <w:marBottom w:val="0"/>
                                              <w:divBdr>
                                                <w:top w:val="none" w:sz="0" w:space="0" w:color="auto"/>
                                                <w:left w:val="none" w:sz="0" w:space="0" w:color="auto"/>
                                                <w:bottom w:val="none" w:sz="0" w:space="0" w:color="auto"/>
                                                <w:right w:val="none" w:sz="0" w:space="0" w:color="auto"/>
                                              </w:divBdr>
                                            </w:div>
                                          </w:divsChild>
                                        </w:div>
                                        <w:div w:id="1100221225">
                                          <w:marLeft w:val="0"/>
                                          <w:marRight w:val="0"/>
                                          <w:marTop w:val="0"/>
                                          <w:marBottom w:val="0"/>
                                          <w:divBdr>
                                            <w:top w:val="none" w:sz="0" w:space="0" w:color="auto"/>
                                            <w:left w:val="none" w:sz="0" w:space="0" w:color="auto"/>
                                            <w:bottom w:val="none" w:sz="0" w:space="0" w:color="auto"/>
                                            <w:right w:val="none" w:sz="0" w:space="0" w:color="auto"/>
                                          </w:divBdr>
                                        </w:div>
                                        <w:div w:id="1195729580">
                                          <w:marLeft w:val="0"/>
                                          <w:marRight w:val="0"/>
                                          <w:marTop w:val="0"/>
                                          <w:marBottom w:val="0"/>
                                          <w:divBdr>
                                            <w:top w:val="none" w:sz="0" w:space="0" w:color="auto"/>
                                            <w:left w:val="none" w:sz="0" w:space="0" w:color="auto"/>
                                            <w:bottom w:val="none" w:sz="0" w:space="0" w:color="auto"/>
                                            <w:right w:val="none" w:sz="0" w:space="0" w:color="auto"/>
                                          </w:divBdr>
                                        </w:div>
                                        <w:div w:id="1250046084">
                                          <w:marLeft w:val="0"/>
                                          <w:marRight w:val="0"/>
                                          <w:marTop w:val="0"/>
                                          <w:marBottom w:val="0"/>
                                          <w:divBdr>
                                            <w:top w:val="none" w:sz="0" w:space="0" w:color="auto"/>
                                            <w:left w:val="none" w:sz="0" w:space="0" w:color="auto"/>
                                            <w:bottom w:val="none" w:sz="0" w:space="0" w:color="auto"/>
                                            <w:right w:val="none" w:sz="0" w:space="0" w:color="auto"/>
                                          </w:divBdr>
                                        </w:div>
                                        <w:div w:id="1255167965">
                                          <w:marLeft w:val="0"/>
                                          <w:marRight w:val="0"/>
                                          <w:marTop w:val="0"/>
                                          <w:marBottom w:val="0"/>
                                          <w:divBdr>
                                            <w:top w:val="none" w:sz="0" w:space="0" w:color="auto"/>
                                            <w:left w:val="none" w:sz="0" w:space="0" w:color="auto"/>
                                            <w:bottom w:val="none" w:sz="0" w:space="0" w:color="auto"/>
                                            <w:right w:val="none" w:sz="0" w:space="0" w:color="auto"/>
                                          </w:divBdr>
                                        </w:div>
                                        <w:div w:id="1258444123">
                                          <w:marLeft w:val="0"/>
                                          <w:marRight w:val="0"/>
                                          <w:marTop w:val="0"/>
                                          <w:marBottom w:val="0"/>
                                          <w:divBdr>
                                            <w:top w:val="none" w:sz="0" w:space="0" w:color="auto"/>
                                            <w:left w:val="none" w:sz="0" w:space="0" w:color="auto"/>
                                            <w:bottom w:val="none" w:sz="0" w:space="0" w:color="auto"/>
                                            <w:right w:val="none" w:sz="0" w:space="0" w:color="auto"/>
                                          </w:divBdr>
                                        </w:div>
                                        <w:div w:id="1366827493">
                                          <w:marLeft w:val="0"/>
                                          <w:marRight w:val="0"/>
                                          <w:marTop w:val="0"/>
                                          <w:marBottom w:val="0"/>
                                          <w:divBdr>
                                            <w:top w:val="none" w:sz="0" w:space="0" w:color="auto"/>
                                            <w:left w:val="none" w:sz="0" w:space="0" w:color="auto"/>
                                            <w:bottom w:val="none" w:sz="0" w:space="0" w:color="auto"/>
                                            <w:right w:val="none" w:sz="0" w:space="0" w:color="auto"/>
                                          </w:divBdr>
                                          <w:divsChild>
                                            <w:div w:id="818424523">
                                              <w:marLeft w:val="0"/>
                                              <w:marRight w:val="0"/>
                                              <w:marTop w:val="0"/>
                                              <w:marBottom w:val="0"/>
                                              <w:divBdr>
                                                <w:top w:val="none" w:sz="0" w:space="0" w:color="auto"/>
                                                <w:left w:val="none" w:sz="0" w:space="0" w:color="auto"/>
                                                <w:bottom w:val="none" w:sz="0" w:space="0" w:color="auto"/>
                                                <w:right w:val="none" w:sz="0" w:space="0" w:color="auto"/>
                                              </w:divBdr>
                                            </w:div>
                                          </w:divsChild>
                                        </w:div>
                                        <w:div w:id="1409184277">
                                          <w:marLeft w:val="0"/>
                                          <w:marRight w:val="0"/>
                                          <w:marTop w:val="0"/>
                                          <w:marBottom w:val="0"/>
                                          <w:divBdr>
                                            <w:top w:val="none" w:sz="0" w:space="0" w:color="auto"/>
                                            <w:left w:val="none" w:sz="0" w:space="0" w:color="auto"/>
                                            <w:bottom w:val="none" w:sz="0" w:space="0" w:color="auto"/>
                                            <w:right w:val="none" w:sz="0" w:space="0" w:color="auto"/>
                                          </w:divBdr>
                                        </w:div>
                                        <w:div w:id="1467233116">
                                          <w:marLeft w:val="0"/>
                                          <w:marRight w:val="0"/>
                                          <w:marTop w:val="0"/>
                                          <w:marBottom w:val="0"/>
                                          <w:divBdr>
                                            <w:top w:val="none" w:sz="0" w:space="0" w:color="auto"/>
                                            <w:left w:val="none" w:sz="0" w:space="0" w:color="auto"/>
                                            <w:bottom w:val="none" w:sz="0" w:space="0" w:color="auto"/>
                                            <w:right w:val="none" w:sz="0" w:space="0" w:color="auto"/>
                                          </w:divBdr>
                                        </w:div>
                                        <w:div w:id="1471091435">
                                          <w:marLeft w:val="0"/>
                                          <w:marRight w:val="0"/>
                                          <w:marTop w:val="0"/>
                                          <w:marBottom w:val="0"/>
                                          <w:divBdr>
                                            <w:top w:val="none" w:sz="0" w:space="0" w:color="auto"/>
                                            <w:left w:val="none" w:sz="0" w:space="0" w:color="auto"/>
                                            <w:bottom w:val="none" w:sz="0" w:space="0" w:color="auto"/>
                                            <w:right w:val="none" w:sz="0" w:space="0" w:color="auto"/>
                                          </w:divBdr>
                                        </w:div>
                                        <w:div w:id="1473674826">
                                          <w:marLeft w:val="0"/>
                                          <w:marRight w:val="0"/>
                                          <w:marTop w:val="0"/>
                                          <w:marBottom w:val="0"/>
                                          <w:divBdr>
                                            <w:top w:val="none" w:sz="0" w:space="0" w:color="auto"/>
                                            <w:left w:val="none" w:sz="0" w:space="0" w:color="auto"/>
                                            <w:bottom w:val="none" w:sz="0" w:space="0" w:color="auto"/>
                                            <w:right w:val="none" w:sz="0" w:space="0" w:color="auto"/>
                                          </w:divBdr>
                                          <w:divsChild>
                                            <w:div w:id="173694494">
                                              <w:marLeft w:val="0"/>
                                              <w:marRight w:val="0"/>
                                              <w:marTop w:val="0"/>
                                              <w:marBottom w:val="0"/>
                                              <w:divBdr>
                                                <w:top w:val="none" w:sz="0" w:space="0" w:color="auto"/>
                                                <w:left w:val="none" w:sz="0" w:space="0" w:color="auto"/>
                                                <w:bottom w:val="none" w:sz="0" w:space="0" w:color="auto"/>
                                                <w:right w:val="none" w:sz="0" w:space="0" w:color="auto"/>
                                              </w:divBdr>
                                            </w:div>
                                          </w:divsChild>
                                        </w:div>
                                        <w:div w:id="1480657792">
                                          <w:marLeft w:val="0"/>
                                          <w:marRight w:val="0"/>
                                          <w:marTop w:val="0"/>
                                          <w:marBottom w:val="0"/>
                                          <w:divBdr>
                                            <w:top w:val="none" w:sz="0" w:space="0" w:color="auto"/>
                                            <w:left w:val="none" w:sz="0" w:space="0" w:color="auto"/>
                                            <w:bottom w:val="none" w:sz="0" w:space="0" w:color="auto"/>
                                            <w:right w:val="none" w:sz="0" w:space="0" w:color="auto"/>
                                          </w:divBdr>
                                        </w:div>
                                        <w:div w:id="1489249736">
                                          <w:marLeft w:val="0"/>
                                          <w:marRight w:val="0"/>
                                          <w:marTop w:val="0"/>
                                          <w:marBottom w:val="0"/>
                                          <w:divBdr>
                                            <w:top w:val="none" w:sz="0" w:space="0" w:color="auto"/>
                                            <w:left w:val="none" w:sz="0" w:space="0" w:color="auto"/>
                                            <w:bottom w:val="none" w:sz="0" w:space="0" w:color="auto"/>
                                            <w:right w:val="none" w:sz="0" w:space="0" w:color="auto"/>
                                          </w:divBdr>
                                        </w:div>
                                        <w:div w:id="1493638886">
                                          <w:marLeft w:val="0"/>
                                          <w:marRight w:val="0"/>
                                          <w:marTop w:val="0"/>
                                          <w:marBottom w:val="0"/>
                                          <w:divBdr>
                                            <w:top w:val="none" w:sz="0" w:space="0" w:color="auto"/>
                                            <w:left w:val="none" w:sz="0" w:space="0" w:color="auto"/>
                                            <w:bottom w:val="none" w:sz="0" w:space="0" w:color="auto"/>
                                            <w:right w:val="none" w:sz="0" w:space="0" w:color="auto"/>
                                          </w:divBdr>
                                        </w:div>
                                        <w:div w:id="1547258719">
                                          <w:marLeft w:val="0"/>
                                          <w:marRight w:val="0"/>
                                          <w:marTop w:val="0"/>
                                          <w:marBottom w:val="0"/>
                                          <w:divBdr>
                                            <w:top w:val="none" w:sz="0" w:space="0" w:color="auto"/>
                                            <w:left w:val="none" w:sz="0" w:space="0" w:color="auto"/>
                                            <w:bottom w:val="none" w:sz="0" w:space="0" w:color="auto"/>
                                            <w:right w:val="none" w:sz="0" w:space="0" w:color="auto"/>
                                          </w:divBdr>
                                        </w:div>
                                        <w:div w:id="1572302849">
                                          <w:marLeft w:val="0"/>
                                          <w:marRight w:val="0"/>
                                          <w:marTop w:val="0"/>
                                          <w:marBottom w:val="0"/>
                                          <w:divBdr>
                                            <w:top w:val="none" w:sz="0" w:space="0" w:color="auto"/>
                                            <w:left w:val="none" w:sz="0" w:space="0" w:color="auto"/>
                                            <w:bottom w:val="none" w:sz="0" w:space="0" w:color="auto"/>
                                            <w:right w:val="none" w:sz="0" w:space="0" w:color="auto"/>
                                          </w:divBdr>
                                        </w:div>
                                        <w:div w:id="1590501603">
                                          <w:marLeft w:val="0"/>
                                          <w:marRight w:val="0"/>
                                          <w:marTop w:val="0"/>
                                          <w:marBottom w:val="0"/>
                                          <w:divBdr>
                                            <w:top w:val="none" w:sz="0" w:space="0" w:color="auto"/>
                                            <w:left w:val="none" w:sz="0" w:space="0" w:color="auto"/>
                                            <w:bottom w:val="none" w:sz="0" w:space="0" w:color="auto"/>
                                            <w:right w:val="none" w:sz="0" w:space="0" w:color="auto"/>
                                          </w:divBdr>
                                        </w:div>
                                        <w:div w:id="1630283260">
                                          <w:marLeft w:val="0"/>
                                          <w:marRight w:val="0"/>
                                          <w:marTop w:val="0"/>
                                          <w:marBottom w:val="0"/>
                                          <w:divBdr>
                                            <w:top w:val="none" w:sz="0" w:space="0" w:color="auto"/>
                                            <w:left w:val="none" w:sz="0" w:space="0" w:color="auto"/>
                                            <w:bottom w:val="none" w:sz="0" w:space="0" w:color="auto"/>
                                            <w:right w:val="none" w:sz="0" w:space="0" w:color="auto"/>
                                          </w:divBdr>
                                        </w:div>
                                        <w:div w:id="1659306088">
                                          <w:marLeft w:val="0"/>
                                          <w:marRight w:val="0"/>
                                          <w:marTop w:val="0"/>
                                          <w:marBottom w:val="0"/>
                                          <w:divBdr>
                                            <w:top w:val="none" w:sz="0" w:space="0" w:color="auto"/>
                                            <w:left w:val="none" w:sz="0" w:space="0" w:color="auto"/>
                                            <w:bottom w:val="none" w:sz="0" w:space="0" w:color="auto"/>
                                            <w:right w:val="none" w:sz="0" w:space="0" w:color="auto"/>
                                          </w:divBdr>
                                          <w:divsChild>
                                            <w:div w:id="1203322703">
                                              <w:marLeft w:val="0"/>
                                              <w:marRight w:val="0"/>
                                              <w:marTop w:val="0"/>
                                              <w:marBottom w:val="0"/>
                                              <w:divBdr>
                                                <w:top w:val="none" w:sz="0" w:space="0" w:color="auto"/>
                                                <w:left w:val="none" w:sz="0" w:space="0" w:color="auto"/>
                                                <w:bottom w:val="none" w:sz="0" w:space="0" w:color="auto"/>
                                                <w:right w:val="none" w:sz="0" w:space="0" w:color="auto"/>
                                              </w:divBdr>
                                            </w:div>
                                          </w:divsChild>
                                        </w:div>
                                        <w:div w:id="1669596663">
                                          <w:marLeft w:val="0"/>
                                          <w:marRight w:val="0"/>
                                          <w:marTop w:val="0"/>
                                          <w:marBottom w:val="0"/>
                                          <w:divBdr>
                                            <w:top w:val="none" w:sz="0" w:space="0" w:color="auto"/>
                                            <w:left w:val="none" w:sz="0" w:space="0" w:color="auto"/>
                                            <w:bottom w:val="none" w:sz="0" w:space="0" w:color="auto"/>
                                            <w:right w:val="none" w:sz="0" w:space="0" w:color="auto"/>
                                          </w:divBdr>
                                        </w:div>
                                        <w:div w:id="1670869607">
                                          <w:marLeft w:val="0"/>
                                          <w:marRight w:val="0"/>
                                          <w:marTop w:val="0"/>
                                          <w:marBottom w:val="0"/>
                                          <w:divBdr>
                                            <w:top w:val="none" w:sz="0" w:space="0" w:color="auto"/>
                                            <w:left w:val="none" w:sz="0" w:space="0" w:color="auto"/>
                                            <w:bottom w:val="none" w:sz="0" w:space="0" w:color="auto"/>
                                            <w:right w:val="none" w:sz="0" w:space="0" w:color="auto"/>
                                          </w:divBdr>
                                        </w:div>
                                        <w:div w:id="1695113713">
                                          <w:marLeft w:val="0"/>
                                          <w:marRight w:val="0"/>
                                          <w:marTop w:val="0"/>
                                          <w:marBottom w:val="0"/>
                                          <w:divBdr>
                                            <w:top w:val="none" w:sz="0" w:space="0" w:color="auto"/>
                                            <w:left w:val="none" w:sz="0" w:space="0" w:color="auto"/>
                                            <w:bottom w:val="none" w:sz="0" w:space="0" w:color="auto"/>
                                            <w:right w:val="none" w:sz="0" w:space="0" w:color="auto"/>
                                          </w:divBdr>
                                        </w:div>
                                        <w:div w:id="1695382466">
                                          <w:marLeft w:val="0"/>
                                          <w:marRight w:val="0"/>
                                          <w:marTop w:val="0"/>
                                          <w:marBottom w:val="0"/>
                                          <w:divBdr>
                                            <w:top w:val="none" w:sz="0" w:space="0" w:color="auto"/>
                                            <w:left w:val="none" w:sz="0" w:space="0" w:color="auto"/>
                                            <w:bottom w:val="none" w:sz="0" w:space="0" w:color="auto"/>
                                            <w:right w:val="none" w:sz="0" w:space="0" w:color="auto"/>
                                          </w:divBdr>
                                        </w:div>
                                        <w:div w:id="1729954816">
                                          <w:marLeft w:val="0"/>
                                          <w:marRight w:val="0"/>
                                          <w:marTop w:val="0"/>
                                          <w:marBottom w:val="0"/>
                                          <w:divBdr>
                                            <w:top w:val="none" w:sz="0" w:space="0" w:color="auto"/>
                                            <w:left w:val="none" w:sz="0" w:space="0" w:color="auto"/>
                                            <w:bottom w:val="none" w:sz="0" w:space="0" w:color="auto"/>
                                            <w:right w:val="none" w:sz="0" w:space="0" w:color="auto"/>
                                          </w:divBdr>
                                        </w:div>
                                        <w:div w:id="1754621904">
                                          <w:marLeft w:val="0"/>
                                          <w:marRight w:val="0"/>
                                          <w:marTop w:val="0"/>
                                          <w:marBottom w:val="0"/>
                                          <w:divBdr>
                                            <w:top w:val="none" w:sz="0" w:space="0" w:color="auto"/>
                                            <w:left w:val="none" w:sz="0" w:space="0" w:color="auto"/>
                                            <w:bottom w:val="none" w:sz="0" w:space="0" w:color="auto"/>
                                            <w:right w:val="none" w:sz="0" w:space="0" w:color="auto"/>
                                          </w:divBdr>
                                        </w:div>
                                        <w:div w:id="1832863219">
                                          <w:marLeft w:val="0"/>
                                          <w:marRight w:val="0"/>
                                          <w:marTop w:val="0"/>
                                          <w:marBottom w:val="0"/>
                                          <w:divBdr>
                                            <w:top w:val="none" w:sz="0" w:space="0" w:color="auto"/>
                                            <w:left w:val="none" w:sz="0" w:space="0" w:color="auto"/>
                                            <w:bottom w:val="none" w:sz="0" w:space="0" w:color="auto"/>
                                            <w:right w:val="none" w:sz="0" w:space="0" w:color="auto"/>
                                          </w:divBdr>
                                        </w:div>
                                        <w:div w:id="1842503373">
                                          <w:marLeft w:val="0"/>
                                          <w:marRight w:val="0"/>
                                          <w:marTop w:val="0"/>
                                          <w:marBottom w:val="0"/>
                                          <w:divBdr>
                                            <w:top w:val="none" w:sz="0" w:space="0" w:color="auto"/>
                                            <w:left w:val="none" w:sz="0" w:space="0" w:color="auto"/>
                                            <w:bottom w:val="none" w:sz="0" w:space="0" w:color="auto"/>
                                            <w:right w:val="none" w:sz="0" w:space="0" w:color="auto"/>
                                          </w:divBdr>
                                        </w:div>
                                        <w:div w:id="1866746112">
                                          <w:marLeft w:val="0"/>
                                          <w:marRight w:val="0"/>
                                          <w:marTop w:val="0"/>
                                          <w:marBottom w:val="0"/>
                                          <w:divBdr>
                                            <w:top w:val="none" w:sz="0" w:space="0" w:color="auto"/>
                                            <w:left w:val="none" w:sz="0" w:space="0" w:color="auto"/>
                                            <w:bottom w:val="none" w:sz="0" w:space="0" w:color="auto"/>
                                            <w:right w:val="none" w:sz="0" w:space="0" w:color="auto"/>
                                          </w:divBdr>
                                        </w:div>
                                        <w:div w:id="1947035054">
                                          <w:marLeft w:val="0"/>
                                          <w:marRight w:val="0"/>
                                          <w:marTop w:val="0"/>
                                          <w:marBottom w:val="0"/>
                                          <w:divBdr>
                                            <w:top w:val="none" w:sz="0" w:space="0" w:color="auto"/>
                                            <w:left w:val="none" w:sz="0" w:space="0" w:color="auto"/>
                                            <w:bottom w:val="none" w:sz="0" w:space="0" w:color="auto"/>
                                            <w:right w:val="none" w:sz="0" w:space="0" w:color="auto"/>
                                          </w:divBdr>
                                          <w:divsChild>
                                            <w:div w:id="1396777115">
                                              <w:marLeft w:val="0"/>
                                              <w:marRight w:val="0"/>
                                              <w:marTop w:val="0"/>
                                              <w:marBottom w:val="0"/>
                                              <w:divBdr>
                                                <w:top w:val="none" w:sz="0" w:space="0" w:color="auto"/>
                                                <w:left w:val="none" w:sz="0" w:space="0" w:color="auto"/>
                                                <w:bottom w:val="none" w:sz="0" w:space="0" w:color="auto"/>
                                                <w:right w:val="none" w:sz="0" w:space="0" w:color="auto"/>
                                              </w:divBdr>
                                            </w:div>
                                          </w:divsChild>
                                        </w:div>
                                        <w:div w:id="1953829051">
                                          <w:marLeft w:val="0"/>
                                          <w:marRight w:val="0"/>
                                          <w:marTop w:val="0"/>
                                          <w:marBottom w:val="0"/>
                                          <w:divBdr>
                                            <w:top w:val="none" w:sz="0" w:space="0" w:color="auto"/>
                                            <w:left w:val="none" w:sz="0" w:space="0" w:color="auto"/>
                                            <w:bottom w:val="none" w:sz="0" w:space="0" w:color="auto"/>
                                            <w:right w:val="none" w:sz="0" w:space="0" w:color="auto"/>
                                          </w:divBdr>
                                        </w:div>
                                        <w:div w:id="1962375146">
                                          <w:marLeft w:val="0"/>
                                          <w:marRight w:val="0"/>
                                          <w:marTop w:val="0"/>
                                          <w:marBottom w:val="0"/>
                                          <w:divBdr>
                                            <w:top w:val="none" w:sz="0" w:space="0" w:color="auto"/>
                                            <w:left w:val="none" w:sz="0" w:space="0" w:color="auto"/>
                                            <w:bottom w:val="none" w:sz="0" w:space="0" w:color="auto"/>
                                            <w:right w:val="none" w:sz="0" w:space="0" w:color="auto"/>
                                          </w:divBdr>
                                        </w:div>
                                        <w:div w:id="1977949186">
                                          <w:marLeft w:val="0"/>
                                          <w:marRight w:val="0"/>
                                          <w:marTop w:val="0"/>
                                          <w:marBottom w:val="0"/>
                                          <w:divBdr>
                                            <w:top w:val="none" w:sz="0" w:space="0" w:color="auto"/>
                                            <w:left w:val="none" w:sz="0" w:space="0" w:color="auto"/>
                                            <w:bottom w:val="none" w:sz="0" w:space="0" w:color="auto"/>
                                            <w:right w:val="none" w:sz="0" w:space="0" w:color="auto"/>
                                          </w:divBdr>
                                          <w:divsChild>
                                            <w:div w:id="87233213">
                                              <w:marLeft w:val="0"/>
                                              <w:marRight w:val="0"/>
                                              <w:marTop w:val="0"/>
                                              <w:marBottom w:val="0"/>
                                              <w:divBdr>
                                                <w:top w:val="none" w:sz="0" w:space="0" w:color="auto"/>
                                                <w:left w:val="none" w:sz="0" w:space="0" w:color="auto"/>
                                                <w:bottom w:val="none" w:sz="0" w:space="0" w:color="auto"/>
                                                <w:right w:val="none" w:sz="0" w:space="0" w:color="auto"/>
                                              </w:divBdr>
                                            </w:div>
                                          </w:divsChild>
                                        </w:div>
                                        <w:div w:id="2011519791">
                                          <w:marLeft w:val="0"/>
                                          <w:marRight w:val="0"/>
                                          <w:marTop w:val="0"/>
                                          <w:marBottom w:val="0"/>
                                          <w:divBdr>
                                            <w:top w:val="none" w:sz="0" w:space="0" w:color="auto"/>
                                            <w:left w:val="none" w:sz="0" w:space="0" w:color="auto"/>
                                            <w:bottom w:val="none" w:sz="0" w:space="0" w:color="auto"/>
                                            <w:right w:val="none" w:sz="0" w:space="0" w:color="auto"/>
                                          </w:divBdr>
                                        </w:div>
                                        <w:div w:id="2024084549">
                                          <w:marLeft w:val="0"/>
                                          <w:marRight w:val="0"/>
                                          <w:marTop w:val="0"/>
                                          <w:marBottom w:val="0"/>
                                          <w:divBdr>
                                            <w:top w:val="none" w:sz="0" w:space="0" w:color="auto"/>
                                            <w:left w:val="none" w:sz="0" w:space="0" w:color="auto"/>
                                            <w:bottom w:val="none" w:sz="0" w:space="0" w:color="auto"/>
                                            <w:right w:val="none" w:sz="0" w:space="0" w:color="auto"/>
                                          </w:divBdr>
                                        </w:div>
                                        <w:div w:id="2034569728">
                                          <w:marLeft w:val="0"/>
                                          <w:marRight w:val="0"/>
                                          <w:marTop w:val="0"/>
                                          <w:marBottom w:val="0"/>
                                          <w:divBdr>
                                            <w:top w:val="none" w:sz="0" w:space="0" w:color="auto"/>
                                            <w:left w:val="none" w:sz="0" w:space="0" w:color="auto"/>
                                            <w:bottom w:val="none" w:sz="0" w:space="0" w:color="auto"/>
                                            <w:right w:val="none" w:sz="0" w:space="0" w:color="auto"/>
                                          </w:divBdr>
                                        </w:div>
                                        <w:div w:id="2050105834">
                                          <w:marLeft w:val="0"/>
                                          <w:marRight w:val="0"/>
                                          <w:marTop w:val="0"/>
                                          <w:marBottom w:val="0"/>
                                          <w:divBdr>
                                            <w:top w:val="none" w:sz="0" w:space="0" w:color="auto"/>
                                            <w:left w:val="none" w:sz="0" w:space="0" w:color="auto"/>
                                            <w:bottom w:val="none" w:sz="0" w:space="0" w:color="auto"/>
                                            <w:right w:val="none" w:sz="0" w:space="0" w:color="auto"/>
                                          </w:divBdr>
                                        </w:div>
                                        <w:div w:id="2064862178">
                                          <w:marLeft w:val="0"/>
                                          <w:marRight w:val="0"/>
                                          <w:marTop w:val="0"/>
                                          <w:marBottom w:val="0"/>
                                          <w:divBdr>
                                            <w:top w:val="none" w:sz="0" w:space="0" w:color="auto"/>
                                            <w:left w:val="none" w:sz="0" w:space="0" w:color="auto"/>
                                            <w:bottom w:val="none" w:sz="0" w:space="0" w:color="auto"/>
                                            <w:right w:val="none" w:sz="0" w:space="0" w:color="auto"/>
                                          </w:divBdr>
                                        </w:div>
                                        <w:div w:id="2068872072">
                                          <w:marLeft w:val="0"/>
                                          <w:marRight w:val="0"/>
                                          <w:marTop w:val="0"/>
                                          <w:marBottom w:val="0"/>
                                          <w:divBdr>
                                            <w:top w:val="none" w:sz="0" w:space="0" w:color="auto"/>
                                            <w:left w:val="none" w:sz="0" w:space="0" w:color="auto"/>
                                            <w:bottom w:val="none" w:sz="0" w:space="0" w:color="auto"/>
                                            <w:right w:val="none" w:sz="0" w:space="0" w:color="auto"/>
                                          </w:divBdr>
                                        </w:div>
                                        <w:div w:id="2086491311">
                                          <w:marLeft w:val="0"/>
                                          <w:marRight w:val="0"/>
                                          <w:marTop w:val="0"/>
                                          <w:marBottom w:val="0"/>
                                          <w:divBdr>
                                            <w:top w:val="none" w:sz="0" w:space="0" w:color="auto"/>
                                            <w:left w:val="none" w:sz="0" w:space="0" w:color="auto"/>
                                            <w:bottom w:val="none" w:sz="0" w:space="0" w:color="auto"/>
                                            <w:right w:val="none" w:sz="0" w:space="0" w:color="auto"/>
                                          </w:divBdr>
                                          <w:divsChild>
                                            <w:div w:id="1409501005">
                                              <w:marLeft w:val="0"/>
                                              <w:marRight w:val="0"/>
                                              <w:marTop w:val="0"/>
                                              <w:marBottom w:val="0"/>
                                              <w:divBdr>
                                                <w:top w:val="none" w:sz="0" w:space="0" w:color="auto"/>
                                                <w:left w:val="none" w:sz="0" w:space="0" w:color="auto"/>
                                                <w:bottom w:val="none" w:sz="0" w:space="0" w:color="auto"/>
                                                <w:right w:val="none" w:sz="0" w:space="0" w:color="auto"/>
                                              </w:divBdr>
                                            </w:div>
                                          </w:divsChild>
                                        </w:div>
                                        <w:div w:id="2093507870">
                                          <w:marLeft w:val="0"/>
                                          <w:marRight w:val="0"/>
                                          <w:marTop w:val="0"/>
                                          <w:marBottom w:val="0"/>
                                          <w:divBdr>
                                            <w:top w:val="none" w:sz="0" w:space="0" w:color="auto"/>
                                            <w:left w:val="none" w:sz="0" w:space="0" w:color="auto"/>
                                            <w:bottom w:val="none" w:sz="0" w:space="0" w:color="auto"/>
                                            <w:right w:val="none" w:sz="0" w:space="0" w:color="auto"/>
                                          </w:divBdr>
                                        </w:div>
                                        <w:div w:id="214658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195600">
      <w:bodyDiv w:val="1"/>
      <w:marLeft w:val="0"/>
      <w:marRight w:val="0"/>
      <w:marTop w:val="0"/>
      <w:marBottom w:val="0"/>
      <w:divBdr>
        <w:top w:val="none" w:sz="0" w:space="0" w:color="auto"/>
        <w:left w:val="none" w:sz="0" w:space="0" w:color="auto"/>
        <w:bottom w:val="none" w:sz="0" w:space="0" w:color="auto"/>
        <w:right w:val="none" w:sz="0" w:space="0" w:color="auto"/>
      </w:divBdr>
    </w:div>
    <w:div w:id="1978611004">
      <w:bodyDiv w:val="1"/>
      <w:marLeft w:val="0"/>
      <w:marRight w:val="0"/>
      <w:marTop w:val="0"/>
      <w:marBottom w:val="0"/>
      <w:divBdr>
        <w:top w:val="none" w:sz="0" w:space="0" w:color="auto"/>
        <w:left w:val="none" w:sz="0" w:space="0" w:color="auto"/>
        <w:bottom w:val="none" w:sz="0" w:space="0" w:color="auto"/>
        <w:right w:val="none" w:sz="0" w:space="0" w:color="auto"/>
      </w:divBdr>
    </w:div>
    <w:div w:id="1984581269">
      <w:bodyDiv w:val="1"/>
      <w:marLeft w:val="0"/>
      <w:marRight w:val="0"/>
      <w:marTop w:val="0"/>
      <w:marBottom w:val="0"/>
      <w:divBdr>
        <w:top w:val="none" w:sz="0" w:space="0" w:color="auto"/>
        <w:left w:val="none" w:sz="0" w:space="0" w:color="auto"/>
        <w:bottom w:val="none" w:sz="0" w:space="0" w:color="auto"/>
        <w:right w:val="none" w:sz="0" w:space="0" w:color="auto"/>
      </w:divBdr>
    </w:div>
    <w:div w:id="2017463541">
      <w:bodyDiv w:val="1"/>
      <w:marLeft w:val="0"/>
      <w:marRight w:val="0"/>
      <w:marTop w:val="0"/>
      <w:marBottom w:val="0"/>
      <w:divBdr>
        <w:top w:val="none" w:sz="0" w:space="0" w:color="auto"/>
        <w:left w:val="none" w:sz="0" w:space="0" w:color="auto"/>
        <w:bottom w:val="none" w:sz="0" w:space="0" w:color="auto"/>
        <w:right w:val="none" w:sz="0" w:space="0" w:color="auto"/>
      </w:divBdr>
    </w:div>
    <w:div w:id="2036156239">
      <w:bodyDiv w:val="1"/>
      <w:marLeft w:val="0"/>
      <w:marRight w:val="0"/>
      <w:marTop w:val="0"/>
      <w:marBottom w:val="0"/>
      <w:divBdr>
        <w:top w:val="none" w:sz="0" w:space="0" w:color="auto"/>
        <w:left w:val="none" w:sz="0" w:space="0" w:color="auto"/>
        <w:bottom w:val="none" w:sz="0" w:space="0" w:color="auto"/>
        <w:right w:val="none" w:sz="0" w:space="0" w:color="auto"/>
      </w:divBdr>
    </w:div>
    <w:div w:id="2102485550">
      <w:bodyDiv w:val="1"/>
      <w:marLeft w:val="0"/>
      <w:marRight w:val="0"/>
      <w:marTop w:val="0"/>
      <w:marBottom w:val="0"/>
      <w:divBdr>
        <w:top w:val="none" w:sz="0" w:space="0" w:color="auto"/>
        <w:left w:val="none" w:sz="0" w:space="0" w:color="auto"/>
        <w:bottom w:val="none" w:sz="0" w:space="0" w:color="auto"/>
        <w:right w:val="none" w:sz="0" w:space="0" w:color="auto"/>
      </w:divBdr>
    </w:div>
    <w:div w:id="2146118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yperlink" Target="http://wiki.mbalib.com/zh-tw/%E6%A0%87%E5%87%86%E5%8C%96" TargetMode="External"/><Relationship Id="rId39" Type="http://schemas.openxmlformats.org/officeDocument/2006/relationships/image" Target="media/image6.wmf"/><Relationship Id="rId21" Type="http://schemas.openxmlformats.org/officeDocument/2006/relationships/header" Target="header9.xml"/><Relationship Id="rId34" Type="http://schemas.openxmlformats.org/officeDocument/2006/relationships/header" Target="header18.xml"/><Relationship Id="rId42" Type="http://schemas.openxmlformats.org/officeDocument/2006/relationships/oleObject" Target="embeddings/oleObject4.bin"/><Relationship Id="rId47" Type="http://schemas.openxmlformats.org/officeDocument/2006/relationships/header" Target="header19.xml"/><Relationship Id="rId50" Type="http://schemas.openxmlformats.org/officeDocument/2006/relationships/header" Target="header2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header" Target="header14.xml"/><Relationship Id="rId11" Type="http://schemas.openxmlformats.org/officeDocument/2006/relationships/header" Target="header2.xml"/><Relationship Id="rId24" Type="http://schemas.openxmlformats.org/officeDocument/2006/relationships/footer" Target="footer5.xml"/><Relationship Id="rId32" Type="http://schemas.openxmlformats.org/officeDocument/2006/relationships/header" Target="header17.xml"/><Relationship Id="rId37" Type="http://schemas.openxmlformats.org/officeDocument/2006/relationships/image" Target="media/image5.wmf"/><Relationship Id="rId40" Type="http://schemas.openxmlformats.org/officeDocument/2006/relationships/oleObject" Target="embeddings/oleObject3.bin"/><Relationship Id="rId45"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1.xml"/><Relationship Id="rId28" Type="http://schemas.openxmlformats.org/officeDocument/2006/relationships/header" Target="header13.xml"/><Relationship Id="rId36" Type="http://schemas.openxmlformats.org/officeDocument/2006/relationships/oleObject" Target="embeddings/oleObject1.bin"/><Relationship Id="rId49"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3.xml"/><Relationship Id="rId31" Type="http://schemas.openxmlformats.org/officeDocument/2006/relationships/header" Target="header16.xml"/><Relationship Id="rId44" Type="http://schemas.openxmlformats.org/officeDocument/2006/relationships/oleObject" Target="embeddings/oleObject5.bin"/><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image" Target="media/image3.png"/><Relationship Id="rId30" Type="http://schemas.openxmlformats.org/officeDocument/2006/relationships/header" Target="header15.xml"/><Relationship Id="rId35" Type="http://schemas.openxmlformats.org/officeDocument/2006/relationships/image" Target="media/image4.wmf"/><Relationship Id="rId43" Type="http://schemas.openxmlformats.org/officeDocument/2006/relationships/image" Target="media/image8.wmf"/><Relationship Id="rId48" Type="http://schemas.openxmlformats.org/officeDocument/2006/relationships/header" Target="header20.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header" Target="header12.xml"/><Relationship Id="rId33" Type="http://schemas.openxmlformats.org/officeDocument/2006/relationships/footer" Target="footer6.xml"/><Relationship Id="rId38" Type="http://schemas.openxmlformats.org/officeDocument/2006/relationships/oleObject" Target="embeddings/oleObject2.bin"/><Relationship Id="rId46" Type="http://schemas.openxmlformats.org/officeDocument/2006/relationships/hyperlink" Target="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 TargetMode="External"/><Relationship Id="rId20" Type="http://schemas.openxmlformats.org/officeDocument/2006/relationships/footer" Target="footer4.xml"/><Relationship Id="rId41"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20and%20Settings\User\&#26700;&#38754;\Jay\&#31227;&#36681;&#35330;&#20729;&#22577;&#21578;&#31684;&#26412;991029.do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45EA8F-A6F4-4D34-B9F7-01D03D4DC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移轉訂價報告範本991029</Template>
  <TotalTime>208</TotalTime>
  <Pages>106</Pages>
  <Words>6943</Words>
  <Characters>39576</Characters>
  <Application>Microsoft Office Word</Application>
  <DocSecurity>0</DocSecurity>
  <Lines>329</Lines>
  <Paragraphs>92</Paragraphs>
  <ScaleCrop>false</ScaleCrop>
  <Company/>
  <LinksUpToDate>false</LinksUpToDate>
  <CharactersWithSpaces>46427</CharactersWithSpaces>
  <SharedDoc>false</SharedDoc>
  <HLinks>
    <vt:vector size="126" baseType="variant">
      <vt:variant>
        <vt:i4>2949194</vt:i4>
      </vt:variant>
      <vt:variant>
        <vt:i4>123</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120</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117</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96</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7208974</vt:i4>
      </vt:variant>
      <vt:variant>
        <vt:i4>93</vt:i4>
      </vt:variant>
      <vt:variant>
        <vt:i4>0</vt:i4>
      </vt:variant>
      <vt:variant>
        <vt:i4>5</vt:i4>
      </vt:variant>
      <vt:variant>
        <vt:lpwstr>http://www.osha.gov/pls/imis/sic_manual.display?id=1013&amp;tab=description</vt:lpwstr>
      </vt:variant>
      <vt:variant>
        <vt:lpwstr/>
      </vt:variant>
      <vt:variant>
        <vt:i4>4325485</vt:i4>
      </vt:variant>
      <vt:variant>
        <vt:i4>90</vt:i4>
      </vt:variant>
      <vt:variant>
        <vt:i4>0</vt:i4>
      </vt:variant>
      <vt:variant>
        <vt:i4>5</vt:i4>
      </vt:variant>
      <vt:variant>
        <vt:lpwstr>https://www.osha.gov/pls/imis/sic_manual.display?id=834&amp;tab=description</vt:lpwstr>
      </vt:variant>
      <vt:variant>
        <vt:lpwstr/>
      </vt:variant>
      <vt:variant>
        <vt:i4>4325485</vt:i4>
      </vt:variant>
      <vt:variant>
        <vt:i4>87</vt:i4>
      </vt:variant>
      <vt:variant>
        <vt:i4>0</vt:i4>
      </vt:variant>
      <vt:variant>
        <vt:i4>5</vt:i4>
      </vt:variant>
      <vt:variant>
        <vt:lpwstr>https://www.osha.gov/pls/imis/sic_manual.display?id=834&amp;tab=description</vt:lpwstr>
      </vt:variant>
      <vt:variant>
        <vt:lpwstr/>
      </vt:variant>
      <vt:variant>
        <vt:i4>7208974</vt:i4>
      </vt:variant>
      <vt:variant>
        <vt:i4>84</vt:i4>
      </vt:variant>
      <vt:variant>
        <vt:i4>0</vt:i4>
      </vt:variant>
      <vt:variant>
        <vt:i4>5</vt:i4>
      </vt:variant>
      <vt:variant>
        <vt:lpwstr>http://www.osha.gov/pls/imis/sic_manual.display?id=1013&amp;tab=description</vt:lpwstr>
      </vt:variant>
      <vt:variant>
        <vt:lpwstr/>
      </vt:variant>
      <vt:variant>
        <vt:i4>2949194</vt:i4>
      </vt:variant>
      <vt:variant>
        <vt:i4>69</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66</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2949194</vt:i4>
      </vt:variant>
      <vt:variant>
        <vt:i4>63</vt:i4>
      </vt:variant>
      <vt:variant>
        <vt:i4>0</vt:i4>
      </vt:variant>
      <vt:variant>
        <vt:i4>5</vt:i4>
      </vt:variant>
      <vt:variant>
        <vt:lpwstr>http://translate.googleusercontent.com/translate_c?depth=1&amp;hl=zh-TW&amp;prev=/search%3Fq%3Dbondsonline%26client%3Dfirefox-a%26hs%3Dnhw%26sa%3DX%26rls%3Dorg.mozilla:zh-TW:official%26channel%3Dnp%26biw%3D1440%26bih%3D738&amp;rurl=translate.google.com.tw&amp;sl=en&amp;u=http://www.bondsonline.com/&amp;usg=ALkJrhhonQNtJhZpD_vUl9ow6D8mZSCurg</vt:lpwstr>
      </vt:variant>
      <vt:variant>
        <vt:lpwstr/>
      </vt:variant>
      <vt:variant>
        <vt:i4>1245241</vt:i4>
      </vt:variant>
      <vt:variant>
        <vt:i4>56</vt:i4>
      </vt:variant>
      <vt:variant>
        <vt:i4>0</vt:i4>
      </vt:variant>
      <vt:variant>
        <vt:i4>5</vt:i4>
      </vt:variant>
      <vt:variant>
        <vt:lpwstr/>
      </vt:variant>
      <vt:variant>
        <vt:lpwstr>_Toc355775833</vt:lpwstr>
      </vt:variant>
      <vt:variant>
        <vt:i4>1245241</vt:i4>
      </vt:variant>
      <vt:variant>
        <vt:i4>50</vt:i4>
      </vt:variant>
      <vt:variant>
        <vt:i4>0</vt:i4>
      </vt:variant>
      <vt:variant>
        <vt:i4>5</vt:i4>
      </vt:variant>
      <vt:variant>
        <vt:lpwstr/>
      </vt:variant>
      <vt:variant>
        <vt:lpwstr>_Toc355775832</vt:lpwstr>
      </vt:variant>
      <vt:variant>
        <vt:i4>1245241</vt:i4>
      </vt:variant>
      <vt:variant>
        <vt:i4>44</vt:i4>
      </vt:variant>
      <vt:variant>
        <vt:i4>0</vt:i4>
      </vt:variant>
      <vt:variant>
        <vt:i4>5</vt:i4>
      </vt:variant>
      <vt:variant>
        <vt:lpwstr/>
      </vt:variant>
      <vt:variant>
        <vt:lpwstr>_Toc355775831</vt:lpwstr>
      </vt:variant>
      <vt:variant>
        <vt:i4>1245241</vt:i4>
      </vt:variant>
      <vt:variant>
        <vt:i4>38</vt:i4>
      </vt:variant>
      <vt:variant>
        <vt:i4>0</vt:i4>
      </vt:variant>
      <vt:variant>
        <vt:i4>5</vt:i4>
      </vt:variant>
      <vt:variant>
        <vt:lpwstr/>
      </vt:variant>
      <vt:variant>
        <vt:lpwstr>_Toc355775830</vt:lpwstr>
      </vt:variant>
      <vt:variant>
        <vt:i4>1179705</vt:i4>
      </vt:variant>
      <vt:variant>
        <vt:i4>32</vt:i4>
      </vt:variant>
      <vt:variant>
        <vt:i4>0</vt:i4>
      </vt:variant>
      <vt:variant>
        <vt:i4>5</vt:i4>
      </vt:variant>
      <vt:variant>
        <vt:lpwstr/>
      </vt:variant>
      <vt:variant>
        <vt:lpwstr>_Toc355775829</vt:lpwstr>
      </vt:variant>
      <vt:variant>
        <vt:i4>1179705</vt:i4>
      </vt:variant>
      <vt:variant>
        <vt:i4>26</vt:i4>
      </vt:variant>
      <vt:variant>
        <vt:i4>0</vt:i4>
      </vt:variant>
      <vt:variant>
        <vt:i4>5</vt:i4>
      </vt:variant>
      <vt:variant>
        <vt:lpwstr/>
      </vt:variant>
      <vt:variant>
        <vt:lpwstr>_Toc355775828</vt:lpwstr>
      </vt:variant>
      <vt:variant>
        <vt:i4>1179705</vt:i4>
      </vt:variant>
      <vt:variant>
        <vt:i4>20</vt:i4>
      </vt:variant>
      <vt:variant>
        <vt:i4>0</vt:i4>
      </vt:variant>
      <vt:variant>
        <vt:i4>5</vt:i4>
      </vt:variant>
      <vt:variant>
        <vt:lpwstr/>
      </vt:variant>
      <vt:variant>
        <vt:lpwstr>_Toc355775827</vt:lpwstr>
      </vt:variant>
      <vt:variant>
        <vt:i4>1179705</vt:i4>
      </vt:variant>
      <vt:variant>
        <vt:i4>14</vt:i4>
      </vt:variant>
      <vt:variant>
        <vt:i4>0</vt:i4>
      </vt:variant>
      <vt:variant>
        <vt:i4>5</vt:i4>
      </vt:variant>
      <vt:variant>
        <vt:lpwstr/>
      </vt:variant>
      <vt:variant>
        <vt:lpwstr>_Toc355775826</vt:lpwstr>
      </vt:variant>
      <vt:variant>
        <vt:i4>1179705</vt:i4>
      </vt:variant>
      <vt:variant>
        <vt:i4>8</vt:i4>
      </vt:variant>
      <vt:variant>
        <vt:i4>0</vt:i4>
      </vt:variant>
      <vt:variant>
        <vt:i4>5</vt:i4>
      </vt:variant>
      <vt:variant>
        <vt:lpwstr/>
      </vt:variant>
      <vt:variant>
        <vt:lpwstr>_Toc355775825</vt:lpwstr>
      </vt:variant>
      <vt:variant>
        <vt:i4>1179705</vt:i4>
      </vt:variant>
      <vt:variant>
        <vt:i4>2</vt:i4>
      </vt:variant>
      <vt:variant>
        <vt:i4>0</vt:i4>
      </vt:variant>
      <vt:variant>
        <vt:i4>5</vt:i4>
      </vt:variant>
      <vt:variant>
        <vt:lpwstr/>
      </vt:variant>
      <vt:variant>
        <vt:lpwstr>_Toc355775824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玖、受控交易是否位於常規交易範圍</dc:title>
  <dc:creator>User</dc:creator>
  <cp:lastModifiedBy>User</cp:lastModifiedBy>
  <cp:revision>40</cp:revision>
  <cp:lastPrinted>2017-05-26T10:51:00Z</cp:lastPrinted>
  <dcterms:created xsi:type="dcterms:W3CDTF">2017-05-18T09:08:00Z</dcterms:created>
  <dcterms:modified xsi:type="dcterms:W3CDTF">2017-06-21T01:27:00Z</dcterms:modified>
</cp:coreProperties>
</file>